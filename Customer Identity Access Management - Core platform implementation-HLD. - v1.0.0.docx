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imes New Roman (Headings CS)"/>
          <w:b/>
          <w:bCs/>
          <w:color w:val="0E2841" w:themeColor="text1"/>
          <w:sz w:val="36"/>
          <w:szCs w:val="36"/>
        </w:rPr>
        <w:id w:val="332883963"/>
        <w:docPartObj>
          <w:docPartGallery w:val="Cover Pages"/>
          <w:docPartUnique/>
        </w:docPartObj>
      </w:sdtPr>
      <w:sdtEndPr>
        <w:rPr>
          <w:rFonts w:eastAsiaTheme="minorEastAsia" w:cstheme="minorBidi"/>
          <w:b w:val="0"/>
          <w:bCs w:val="0"/>
          <w:color w:val="001E45"/>
          <w:sz w:val="20"/>
          <w:szCs w:val="20"/>
        </w:rPr>
      </w:sdtEndPr>
      <w:sdtContent>
        <w:p w14:paraId="4E52CB80" w14:textId="63129C74" w:rsidR="00943C6E" w:rsidRDefault="00B92FB6" w:rsidP="006366B3">
          <w:pPr>
            <w:rPr>
              <w:rFonts w:cs="Times New Roman (Body CS)"/>
              <w:b/>
              <w:bCs/>
              <w:color w:val="FFFFFF" w:themeColor="background1"/>
            </w:rPr>
          </w:pPr>
          <w:r w:rsidRPr="00BA6E7F">
            <w:rPr>
              <w:noProof/>
            </w:rPr>
            <mc:AlternateContent>
              <mc:Choice Requires="wps">
                <w:drawing>
                  <wp:anchor distT="0" distB="0" distL="114300" distR="114300" simplePos="0" relativeHeight="251658240" behindDoc="0" locked="0" layoutInCell="1" allowOverlap="1" wp14:anchorId="751962B0" wp14:editId="600D4ED8">
                    <wp:simplePos x="0" y="0"/>
                    <wp:positionH relativeFrom="margin">
                      <wp:align>right</wp:align>
                    </wp:positionH>
                    <wp:positionV relativeFrom="page">
                      <wp:posOffset>2921330</wp:posOffset>
                    </wp:positionV>
                    <wp:extent cx="5557652" cy="575310"/>
                    <wp:effectExtent l="0" t="0" r="5080" b="15240"/>
                    <wp:wrapNone/>
                    <wp:docPr id="863368062" name="Text Box 3"/>
                    <wp:cNvGraphicFramePr/>
                    <a:graphic xmlns:a="http://schemas.openxmlformats.org/drawingml/2006/main">
                      <a:graphicData uri="http://schemas.microsoft.com/office/word/2010/wordprocessingShape">
                        <wps:wsp>
                          <wps:cNvSpPr txBox="1"/>
                          <wps:spPr>
                            <a:xfrm>
                              <a:off x="0" y="0"/>
                              <a:ext cx="5557652" cy="575310"/>
                            </a:xfrm>
                            <a:prstGeom prst="rect">
                              <a:avLst/>
                            </a:prstGeom>
                            <a:noFill/>
                            <a:ln w="6350">
                              <a:noFill/>
                            </a:ln>
                          </wps:spPr>
                          <wps:txbx>
                            <w:txbxContent>
                              <w:p w14:paraId="32672195" w14:textId="1A2AAC8B" w:rsidR="006366B3" w:rsidRPr="00BC4D62" w:rsidRDefault="00092AFD" w:rsidP="006366B3">
                                <w:pPr>
                                  <w:rPr>
                                    <w:b/>
                                    <w:bCs/>
                                    <w:color w:val="FFFFFF" w:themeColor="background1"/>
                                    <w:sz w:val="72"/>
                                    <w:szCs w:val="72"/>
                                    <w:lang w:val="en-US"/>
                                  </w:rPr>
                                </w:pPr>
                                <w:r>
                                  <w:rPr>
                                    <w:b/>
                                    <w:bCs/>
                                    <w:color w:val="FFFFFF" w:themeColor="background1"/>
                                    <w:sz w:val="72"/>
                                    <w:szCs w:val="72"/>
                                    <w:lang w:val="en-US"/>
                                  </w:rPr>
                                  <w:t>High Level Design (HLD)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962B0" id="_x0000_t202" coordsize="21600,21600" o:spt="202" path="m,l,21600r21600,l21600,xe">
                    <v:stroke joinstyle="miter"/>
                    <v:path gradientshapeok="t" o:connecttype="rect"/>
                  </v:shapetype>
                  <v:shape id="Text Box 3" o:spid="_x0000_s1026" type="#_x0000_t202" style="position:absolute;margin-left:386.4pt;margin-top:230.05pt;width:437.6pt;height:45.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" filled="f" stroked="f" strokeweight=".5pt">
                    <v:textbox inset="0,0,0,0">
                      <w:txbxContent>
                        <w:p w14:paraId="32672195" w14:textId="1A2AAC8B" w:rsidR="006366B3" w:rsidRPr="00BC4D62" w:rsidRDefault="00092AFD" w:rsidP="006366B3">
                          <w:pPr>
                            <w:rPr>
                              <w:b/>
                              <w:bCs/>
                              <w:color w:val="FFFFFF" w:themeColor="background1"/>
                              <w:sz w:val="72"/>
                              <w:szCs w:val="72"/>
                              <w:lang w:val="en-US"/>
                            </w:rPr>
                          </w:pPr>
                          <w:r>
                            <w:rPr>
                              <w:b/>
                              <w:bCs/>
                              <w:color w:val="FFFFFF" w:themeColor="background1"/>
                              <w:sz w:val="72"/>
                              <w:szCs w:val="72"/>
                              <w:lang w:val="en-US"/>
                            </w:rPr>
                            <w:t>High Level Design (HLD)</w:t>
                          </w:r>
                        </w:p>
                      </w:txbxContent>
                    </v:textbox>
                    <w10:wrap anchorx="margin" anchory="page"/>
                  </v:shape>
                </w:pict>
              </mc:Fallback>
            </mc:AlternateContent>
          </w:r>
        </w:p>
        <w:p w14:paraId="48EFFBBF" w14:textId="77777777" w:rsidR="001C055F" w:rsidRPr="001C055F" w:rsidRDefault="001C055F" w:rsidP="001C055F"/>
        <w:p w14:paraId="55CF16A4" w14:textId="77777777" w:rsidR="001C055F" w:rsidRPr="001C055F" w:rsidRDefault="001C055F" w:rsidP="001C055F"/>
        <w:p w14:paraId="31FC0214" w14:textId="77777777" w:rsidR="001C055F" w:rsidRPr="001C055F" w:rsidRDefault="001C055F" w:rsidP="001C055F"/>
        <w:p w14:paraId="14D33F4F" w14:textId="77777777" w:rsidR="001C055F" w:rsidRPr="001C055F" w:rsidRDefault="001C055F" w:rsidP="001C055F"/>
        <w:p w14:paraId="6BD2BB3C" w14:textId="77777777" w:rsidR="001C055F" w:rsidRPr="001C055F" w:rsidRDefault="001C055F" w:rsidP="001C055F"/>
        <w:p w14:paraId="77086D55" w14:textId="77777777" w:rsidR="001C055F" w:rsidRPr="001C055F" w:rsidRDefault="001C055F" w:rsidP="001C055F"/>
        <w:p w14:paraId="42A30296" w14:textId="77777777" w:rsidR="001C055F" w:rsidRPr="001C055F" w:rsidRDefault="001C055F" w:rsidP="001C055F"/>
        <w:p w14:paraId="5CF4CF06" w14:textId="77777777" w:rsidR="001C055F" w:rsidRPr="001C055F" w:rsidRDefault="001C055F" w:rsidP="001C055F"/>
        <w:p w14:paraId="278CA1D7" w14:textId="5C09062D" w:rsidR="001C055F" w:rsidRPr="001C055F" w:rsidRDefault="00630FB5" w:rsidP="001C055F">
          <w:r w:rsidRPr="00BA6E7F">
            <w:rPr>
              <w:noProof/>
            </w:rPr>
            <mc:AlternateContent>
              <mc:Choice Requires="wps">
                <w:drawing>
                  <wp:anchor distT="0" distB="0" distL="114300" distR="114300" simplePos="0" relativeHeight="251658241" behindDoc="0" locked="0" layoutInCell="1" allowOverlap="1" wp14:anchorId="1D8BE161" wp14:editId="2C008E62">
                    <wp:simplePos x="0" y="0"/>
                    <wp:positionH relativeFrom="column">
                      <wp:posOffset>191391</wp:posOffset>
                    </wp:positionH>
                    <wp:positionV relativeFrom="page">
                      <wp:posOffset>3671247</wp:posOffset>
                    </wp:positionV>
                    <wp:extent cx="4447309" cy="1050877"/>
                    <wp:effectExtent l="0" t="0" r="10795" b="0"/>
                    <wp:wrapNone/>
                    <wp:docPr id="1405282313" name="Text Box 3"/>
                    <wp:cNvGraphicFramePr/>
                    <a:graphic xmlns:a="http://schemas.openxmlformats.org/drawingml/2006/main">
                      <a:graphicData uri="http://schemas.microsoft.com/office/word/2010/wordprocessingShape">
                        <wps:wsp>
                          <wps:cNvSpPr txBox="1"/>
                          <wps:spPr>
                            <a:xfrm>
                              <a:off x="0" y="0"/>
                              <a:ext cx="4447309" cy="1050877"/>
                            </a:xfrm>
                            <a:prstGeom prst="rect">
                              <a:avLst/>
                            </a:prstGeom>
                            <a:noFill/>
                            <a:ln w="6350">
                              <a:noFill/>
                            </a:ln>
                          </wps:spPr>
                          <wps:txbx>
                            <w:txbxContent>
                              <w:p w14:paraId="26A193B7" w14:textId="012EA99B" w:rsidR="009C7BA1" w:rsidRDefault="00630FB5" w:rsidP="006366B3">
                                <w:pPr>
                                  <w:rPr>
                                    <w:color w:val="FFFFFF" w:themeColor="background1"/>
                                    <w:sz w:val="36"/>
                                    <w:szCs w:val="36"/>
                                    <w:lang w:val="en-US"/>
                                  </w:rPr>
                                </w:pPr>
                                <w:r w:rsidRPr="00654A10">
                                  <w:rPr>
                                    <w:color w:val="FFFFFF"/>
                                    <w:sz w:val="36"/>
                                  </w:rPr>
                                  <w:t>Customer Identity Access Management</w:t>
                                </w:r>
                                <w:r>
                                  <w:rPr>
                                    <w:color w:val="FFFFFF"/>
                                    <w:sz w:val="36"/>
                                  </w:rPr>
                                  <w:t xml:space="preserve"> (CIAM)</w:t>
                                </w:r>
                                <w:r w:rsidR="00C53194">
                                  <w:rPr>
                                    <w:color w:val="FFFFFF" w:themeColor="background1"/>
                                    <w:sz w:val="36"/>
                                    <w:szCs w:val="36"/>
                                    <w:lang w:val="en-US"/>
                                  </w:rPr>
                                  <w:t>,</w:t>
                                </w:r>
                                <w:r w:rsidR="004A434E">
                                  <w:rPr>
                                    <w:color w:val="FFFFFF" w:themeColor="background1"/>
                                    <w:sz w:val="36"/>
                                    <w:szCs w:val="36"/>
                                    <w:lang w:val="en-US"/>
                                  </w:rPr>
                                  <w:t xml:space="preserve"> </w:t>
                                </w:r>
                                <w:r w:rsidR="009C7BA1">
                                  <w:rPr>
                                    <w:color w:val="FFFFFF" w:themeColor="background1"/>
                                    <w:sz w:val="36"/>
                                    <w:szCs w:val="36"/>
                                    <w:lang w:val="en-US"/>
                                  </w:rPr>
                                  <w:t>Core platform implementation</w:t>
                                </w:r>
                                <w:r w:rsidR="00D7095E">
                                  <w:rPr>
                                    <w:color w:val="FFFFFF" w:themeColor="background1"/>
                                    <w:sz w:val="36"/>
                                    <w:szCs w:val="36"/>
                                    <w:lang w:val="en-US"/>
                                  </w:rPr>
                                  <w:t xml:space="preserve"> design</w:t>
                                </w:r>
                                <w:r w:rsidR="00146CFC">
                                  <w:rPr>
                                    <w:color w:val="FFFFFF" w:themeColor="background1"/>
                                    <w:sz w:val="36"/>
                                    <w:szCs w:val="36"/>
                                    <w:lang w:val="en-US"/>
                                  </w:rPr>
                                  <w:t>.</w:t>
                                </w:r>
                              </w:p>
                              <w:p w14:paraId="22699350" w14:textId="1FACA83A" w:rsidR="00DE5935" w:rsidRPr="00092AFD" w:rsidRDefault="00630FB5" w:rsidP="006366B3">
                                <w:pPr>
                                  <w:rPr>
                                    <w:color w:val="FFFFFF" w:themeColor="background1"/>
                                    <w:sz w:val="36"/>
                                    <w:szCs w:val="36"/>
                                    <w:lang w:val="en-US"/>
                                  </w:rPr>
                                </w:pPr>
                                <w:r>
                                  <w:rPr>
                                    <w:color w:val="FFFFFF" w:themeColor="background1"/>
                                    <w:sz w:val="36"/>
                                    <w:szCs w:val="36"/>
                                    <w:lang w:val="en-US"/>
                                  </w:rPr>
                                  <w:t>October 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BE161" id="_x0000_s1027" type="#_x0000_t202" style="position:absolute;margin-left:15.05pt;margin-top:289.05pt;width:350.2pt;height:8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" filled="f" stroked="f" strokeweight=".5pt">
                    <v:textbox inset="0,0,0,0">
                      <w:txbxContent>
                        <w:p w14:paraId="26A193B7" w14:textId="012EA99B" w:rsidR="009C7BA1" w:rsidRDefault="00630FB5" w:rsidP="006366B3">
                          <w:pPr>
                            <w:rPr>
                              <w:color w:val="FFFFFF" w:themeColor="background1"/>
                              <w:sz w:val="36"/>
                              <w:szCs w:val="36"/>
                              <w:lang w:val="en-US"/>
                            </w:rPr>
                          </w:pPr>
                          <w:r w:rsidRPr="00654A10">
                            <w:rPr>
                              <w:color w:val="FFFFFF"/>
                              <w:sz w:val="36"/>
                            </w:rPr>
                            <w:t>Customer Identity Access Management</w:t>
                          </w:r>
                          <w:r>
                            <w:rPr>
                              <w:color w:val="FFFFFF"/>
                              <w:sz w:val="36"/>
                            </w:rPr>
                            <w:t xml:space="preserve"> (CIAM)</w:t>
                          </w:r>
                          <w:r w:rsidR="00C53194">
                            <w:rPr>
                              <w:color w:val="FFFFFF" w:themeColor="background1"/>
                              <w:sz w:val="36"/>
                              <w:szCs w:val="36"/>
                              <w:lang w:val="en-US"/>
                            </w:rPr>
                            <w:t>,</w:t>
                          </w:r>
                          <w:r w:rsidR="004A434E">
                            <w:rPr>
                              <w:color w:val="FFFFFF" w:themeColor="background1"/>
                              <w:sz w:val="36"/>
                              <w:szCs w:val="36"/>
                              <w:lang w:val="en-US"/>
                            </w:rPr>
                            <w:t xml:space="preserve"> </w:t>
                          </w:r>
                          <w:r w:rsidR="009C7BA1">
                            <w:rPr>
                              <w:color w:val="FFFFFF" w:themeColor="background1"/>
                              <w:sz w:val="36"/>
                              <w:szCs w:val="36"/>
                              <w:lang w:val="en-US"/>
                            </w:rPr>
                            <w:t>Core platform implementation</w:t>
                          </w:r>
                          <w:r w:rsidR="00D7095E">
                            <w:rPr>
                              <w:color w:val="FFFFFF" w:themeColor="background1"/>
                              <w:sz w:val="36"/>
                              <w:szCs w:val="36"/>
                              <w:lang w:val="en-US"/>
                            </w:rPr>
                            <w:t xml:space="preserve"> design</w:t>
                          </w:r>
                          <w:r w:rsidR="00146CFC">
                            <w:rPr>
                              <w:color w:val="FFFFFF" w:themeColor="background1"/>
                              <w:sz w:val="36"/>
                              <w:szCs w:val="36"/>
                              <w:lang w:val="en-US"/>
                            </w:rPr>
                            <w:t>.</w:t>
                          </w:r>
                        </w:p>
                        <w:p w14:paraId="22699350" w14:textId="1FACA83A" w:rsidR="00DE5935" w:rsidRPr="00092AFD" w:rsidRDefault="00630FB5" w:rsidP="006366B3">
                          <w:pPr>
                            <w:rPr>
                              <w:color w:val="FFFFFF" w:themeColor="background1"/>
                              <w:sz w:val="36"/>
                              <w:szCs w:val="36"/>
                              <w:lang w:val="en-US"/>
                            </w:rPr>
                          </w:pPr>
                          <w:r>
                            <w:rPr>
                              <w:color w:val="FFFFFF" w:themeColor="background1"/>
                              <w:sz w:val="36"/>
                              <w:szCs w:val="36"/>
                              <w:lang w:val="en-US"/>
                            </w:rPr>
                            <w:t>October 2026</w:t>
                          </w:r>
                        </w:p>
                      </w:txbxContent>
                    </v:textbox>
                    <w10:wrap anchory="page"/>
                  </v:shape>
                </w:pict>
              </mc:Fallback>
            </mc:AlternateContent>
          </w:r>
        </w:p>
        <w:p w14:paraId="296676B6" w14:textId="77777777" w:rsidR="001C055F" w:rsidRPr="001C055F" w:rsidRDefault="001C055F" w:rsidP="001C055F"/>
        <w:p w14:paraId="197D24E4" w14:textId="77777777" w:rsidR="001C055F" w:rsidRPr="001C055F" w:rsidRDefault="001C055F" w:rsidP="001C055F"/>
        <w:p w14:paraId="35F08917" w14:textId="77777777" w:rsidR="001C055F" w:rsidRPr="001C055F" w:rsidRDefault="001C055F" w:rsidP="001C055F"/>
        <w:p w14:paraId="01317DE0" w14:textId="77777777" w:rsidR="001C055F" w:rsidRDefault="001C055F" w:rsidP="001C055F">
          <w:pPr>
            <w:rPr>
              <w:rFonts w:cs="Times New Roman (Body CS)"/>
              <w:b/>
              <w:bCs/>
              <w:color w:val="FFFFFF" w:themeColor="background1"/>
            </w:rPr>
          </w:pPr>
        </w:p>
        <w:p w14:paraId="14581FF5" w14:textId="7EB64D40" w:rsidR="001C055F" w:rsidRDefault="001C055F" w:rsidP="001C055F">
          <w:pPr>
            <w:tabs>
              <w:tab w:val="left" w:pos="5115"/>
            </w:tabs>
            <w:rPr>
              <w:rFonts w:cs="Times New Roman (Body CS)"/>
              <w:b/>
              <w:bCs/>
              <w:color w:val="FFFFFF" w:themeColor="background1"/>
            </w:rPr>
          </w:pPr>
          <w:r>
            <w:rPr>
              <w:rFonts w:cs="Times New Roman (Body CS)"/>
              <w:b/>
              <w:bCs/>
              <w:color w:val="FFFFFF" w:themeColor="background1"/>
            </w:rPr>
            <w:tab/>
          </w:r>
        </w:p>
        <w:p w14:paraId="04773CED" w14:textId="13CEC709" w:rsidR="001C055F" w:rsidRPr="001C055F" w:rsidRDefault="001C055F" w:rsidP="001C055F">
          <w:pPr>
            <w:tabs>
              <w:tab w:val="left" w:pos="5115"/>
            </w:tabs>
            <w:sectPr w:rsidR="001C055F" w:rsidRPr="001C055F" w:rsidSect="006366B3">
              <w:headerReference w:type="default" r:id="rId11"/>
              <w:footerReference w:type="default" r:id="rId12"/>
              <w:headerReference w:type="first" r:id="rId13"/>
              <w:pgSz w:w="11906" w:h="16838"/>
              <w:pgMar w:top="2166" w:right="1418" w:bottom="1452" w:left="1418" w:header="709" w:footer="333" w:gutter="0"/>
              <w:cols w:space="567"/>
              <w:titlePg/>
              <w:docGrid w:linePitch="360"/>
            </w:sectPr>
          </w:pPr>
          <w:r>
            <w:tab/>
          </w:r>
        </w:p>
        <w:bookmarkStart w:id="0" w:name="_Toc242170547" w:displacedByCustomXml="next"/>
        <w:sdt>
          <w:sdtPr>
            <w:rPr>
              <w:rFonts w:eastAsiaTheme="minorEastAsia" w:cstheme="minorBidi"/>
              <w:b w:val="0"/>
              <w:color w:val="001E45"/>
              <w:sz w:val="20"/>
              <w:szCs w:val="20"/>
            </w:rPr>
            <w:id w:val="-2143182487"/>
            <w:docPartObj>
              <w:docPartGallery w:val="Table of Contents"/>
              <w:docPartUnique/>
            </w:docPartObj>
          </w:sdtPr>
          <w:sdtEndPr>
            <w:rPr>
              <w:noProof/>
            </w:rPr>
          </w:sdtEndPr>
          <w:sdtContent>
            <w:p w14:paraId="5E3E88C0" w14:textId="77777777" w:rsidR="002815F4" w:rsidRDefault="002815F4" w:rsidP="00961CD3">
              <w:pPr>
                <w:pStyle w:val="TOCHeading"/>
              </w:pPr>
              <w:r w:rsidRPr="00961CD3">
                <w:t>Contents</w:t>
              </w:r>
              <w:bookmarkEnd w:id="0"/>
            </w:p>
            <w:p w14:paraId="66BE60CD" w14:textId="3638DAB1" w:rsidR="0035236F" w:rsidRDefault="00772433">
              <w:pPr>
                <w:pStyle w:val="TOC1"/>
                <w:rPr>
                  <w:rFonts w:asciiTheme="minorHAnsi" w:eastAsiaTheme="minorEastAsia" w:hAnsiTheme="minorHAnsi" w:cstheme="minorBidi"/>
                  <w:noProof/>
                  <w:color w:val="auto"/>
                  <w:sz w:val="24"/>
                  <w:szCs w:val="24"/>
                  <w:lang w:eastAsia="en-AU"/>
                </w:rPr>
              </w:pPr>
              <w:r>
                <w:fldChar w:fldCharType="begin"/>
              </w:r>
              <w:r>
                <w:instrText xml:space="preserve"> TOC \o "1-3" \h \z \u </w:instrText>
              </w:r>
              <w:r>
                <w:fldChar w:fldCharType="separate"/>
              </w:r>
              <w:hyperlink w:anchor="_Toc242170547" w:history="1">
                <w:r w:rsidR="0035236F" w:rsidRPr="00375085">
                  <w:rPr>
                    <w:rStyle w:val="Hyperlink"/>
                    <w:noProof/>
                  </w:rPr>
                  <w:t>Contents</w:t>
                </w:r>
                <w:r w:rsidR="0035236F">
                  <w:rPr>
                    <w:noProof/>
                    <w:webHidden/>
                  </w:rPr>
                  <w:tab/>
                </w:r>
                <w:r w:rsidR="0035236F">
                  <w:rPr>
                    <w:noProof/>
                    <w:webHidden/>
                  </w:rPr>
                  <w:fldChar w:fldCharType="begin"/>
                </w:r>
                <w:r w:rsidR="0035236F">
                  <w:rPr>
                    <w:noProof/>
                    <w:webHidden/>
                  </w:rPr>
                  <w:instrText xml:space="preserve"> PAGEREF _Toc242170547 \h </w:instrText>
                </w:r>
                <w:r w:rsidR="0035236F">
                  <w:rPr>
                    <w:noProof/>
                    <w:webHidden/>
                  </w:rPr>
                </w:r>
                <w:r w:rsidR="0035236F">
                  <w:rPr>
                    <w:noProof/>
                    <w:webHidden/>
                  </w:rPr>
                  <w:fldChar w:fldCharType="separate"/>
                </w:r>
                <w:r w:rsidR="0035236F">
                  <w:rPr>
                    <w:noProof/>
                    <w:webHidden/>
                  </w:rPr>
                  <w:t>2</w:t>
                </w:r>
                <w:r w:rsidR="0035236F">
                  <w:rPr>
                    <w:noProof/>
                    <w:webHidden/>
                  </w:rPr>
                  <w:fldChar w:fldCharType="end"/>
                </w:r>
              </w:hyperlink>
            </w:p>
            <w:p w14:paraId="309488F1" w14:textId="02B0DB31" w:rsidR="0035236F" w:rsidRDefault="0035236F">
              <w:pPr>
                <w:pStyle w:val="TOC1"/>
                <w:rPr>
                  <w:rFonts w:asciiTheme="minorHAnsi" w:eastAsiaTheme="minorEastAsia" w:hAnsiTheme="minorHAnsi" w:cstheme="minorBidi"/>
                  <w:noProof/>
                  <w:color w:val="auto"/>
                  <w:sz w:val="24"/>
                  <w:szCs w:val="24"/>
                  <w:lang w:eastAsia="en-AU"/>
                </w:rPr>
              </w:pPr>
              <w:hyperlink w:anchor="_Toc242170548" w:history="1">
                <w:r w:rsidRPr="00375085">
                  <w:rPr>
                    <w:rStyle w:val="Hyperlink"/>
                    <w:noProof/>
                  </w:rPr>
                  <w:t>Tables</w:t>
                </w:r>
                <w:r>
                  <w:rPr>
                    <w:noProof/>
                    <w:webHidden/>
                  </w:rPr>
                  <w:tab/>
                </w:r>
                <w:r>
                  <w:rPr>
                    <w:noProof/>
                    <w:webHidden/>
                  </w:rPr>
                  <w:fldChar w:fldCharType="begin"/>
                </w:r>
                <w:r>
                  <w:rPr>
                    <w:noProof/>
                    <w:webHidden/>
                  </w:rPr>
                  <w:instrText xml:space="preserve"> PAGEREF _Toc242170548 \h </w:instrText>
                </w:r>
                <w:r>
                  <w:rPr>
                    <w:noProof/>
                    <w:webHidden/>
                  </w:rPr>
                </w:r>
                <w:r>
                  <w:rPr>
                    <w:noProof/>
                    <w:webHidden/>
                  </w:rPr>
                  <w:fldChar w:fldCharType="separate"/>
                </w:r>
                <w:r>
                  <w:rPr>
                    <w:noProof/>
                    <w:webHidden/>
                  </w:rPr>
                  <w:t>5</w:t>
                </w:r>
                <w:r>
                  <w:rPr>
                    <w:noProof/>
                    <w:webHidden/>
                  </w:rPr>
                  <w:fldChar w:fldCharType="end"/>
                </w:r>
              </w:hyperlink>
            </w:p>
            <w:p w14:paraId="4D5651AD" w14:textId="00ABAF07" w:rsidR="0035236F" w:rsidRDefault="0035236F">
              <w:pPr>
                <w:pStyle w:val="TOC1"/>
                <w:rPr>
                  <w:rFonts w:asciiTheme="minorHAnsi" w:eastAsiaTheme="minorEastAsia" w:hAnsiTheme="minorHAnsi" w:cstheme="minorBidi"/>
                  <w:noProof/>
                  <w:color w:val="auto"/>
                  <w:sz w:val="24"/>
                  <w:szCs w:val="24"/>
                  <w:lang w:eastAsia="en-AU"/>
                </w:rPr>
              </w:pPr>
              <w:hyperlink w:anchor="_Toc242170549" w:history="1">
                <w:r w:rsidRPr="00375085">
                  <w:rPr>
                    <w:rStyle w:val="Hyperlink"/>
                    <w:noProof/>
                  </w:rPr>
                  <w:t>Figures</w:t>
                </w:r>
                <w:r>
                  <w:rPr>
                    <w:noProof/>
                    <w:webHidden/>
                  </w:rPr>
                  <w:tab/>
                </w:r>
                <w:r>
                  <w:rPr>
                    <w:noProof/>
                    <w:webHidden/>
                  </w:rPr>
                  <w:fldChar w:fldCharType="begin"/>
                </w:r>
                <w:r>
                  <w:rPr>
                    <w:noProof/>
                    <w:webHidden/>
                  </w:rPr>
                  <w:instrText xml:space="preserve"> PAGEREF _Toc242170549 \h </w:instrText>
                </w:r>
                <w:r>
                  <w:rPr>
                    <w:noProof/>
                    <w:webHidden/>
                  </w:rPr>
                </w:r>
                <w:r>
                  <w:rPr>
                    <w:noProof/>
                    <w:webHidden/>
                  </w:rPr>
                  <w:fldChar w:fldCharType="separate"/>
                </w:r>
                <w:r>
                  <w:rPr>
                    <w:noProof/>
                    <w:webHidden/>
                  </w:rPr>
                  <w:t>7</w:t>
                </w:r>
                <w:r>
                  <w:rPr>
                    <w:noProof/>
                    <w:webHidden/>
                  </w:rPr>
                  <w:fldChar w:fldCharType="end"/>
                </w:r>
              </w:hyperlink>
            </w:p>
            <w:p w14:paraId="038848AC" w14:textId="532F659B" w:rsidR="0035236F" w:rsidRDefault="0035236F">
              <w:pPr>
                <w:pStyle w:val="TOC1"/>
                <w:rPr>
                  <w:rFonts w:asciiTheme="minorHAnsi" w:eastAsiaTheme="minorEastAsia" w:hAnsiTheme="minorHAnsi" w:cstheme="minorBidi"/>
                  <w:noProof/>
                  <w:color w:val="auto"/>
                  <w:sz w:val="24"/>
                  <w:szCs w:val="24"/>
                  <w:lang w:eastAsia="en-AU"/>
                </w:rPr>
              </w:pPr>
              <w:hyperlink w:anchor="_Toc242170550" w:history="1">
                <w:r w:rsidRPr="00375085">
                  <w:rPr>
                    <w:rStyle w:val="Hyperlink"/>
                    <w:noProof/>
                  </w:rPr>
                  <w:t>1</w:t>
                </w:r>
                <w:r>
                  <w:rPr>
                    <w:rFonts w:asciiTheme="minorHAnsi" w:eastAsiaTheme="minorEastAsia" w:hAnsiTheme="minorHAnsi" w:cstheme="minorBidi"/>
                    <w:noProof/>
                    <w:color w:val="auto"/>
                    <w:sz w:val="24"/>
                    <w:szCs w:val="24"/>
                    <w:lang w:eastAsia="en-AU"/>
                  </w:rPr>
                  <w:tab/>
                </w:r>
                <w:r w:rsidRPr="00375085">
                  <w:rPr>
                    <w:rStyle w:val="Hyperlink"/>
                    <w:noProof/>
                  </w:rPr>
                  <w:t>How to Use This Document</w:t>
                </w:r>
                <w:r>
                  <w:rPr>
                    <w:noProof/>
                    <w:webHidden/>
                  </w:rPr>
                  <w:tab/>
                </w:r>
                <w:r>
                  <w:rPr>
                    <w:noProof/>
                    <w:webHidden/>
                  </w:rPr>
                  <w:fldChar w:fldCharType="begin"/>
                </w:r>
                <w:r>
                  <w:rPr>
                    <w:noProof/>
                    <w:webHidden/>
                  </w:rPr>
                  <w:instrText xml:space="preserve"> PAGEREF _Toc242170550 \h </w:instrText>
                </w:r>
                <w:r>
                  <w:rPr>
                    <w:noProof/>
                    <w:webHidden/>
                  </w:rPr>
                </w:r>
                <w:r>
                  <w:rPr>
                    <w:noProof/>
                    <w:webHidden/>
                  </w:rPr>
                  <w:fldChar w:fldCharType="separate"/>
                </w:r>
                <w:r>
                  <w:rPr>
                    <w:noProof/>
                    <w:webHidden/>
                  </w:rPr>
                  <w:t>8</w:t>
                </w:r>
                <w:r>
                  <w:rPr>
                    <w:noProof/>
                    <w:webHidden/>
                  </w:rPr>
                  <w:fldChar w:fldCharType="end"/>
                </w:r>
              </w:hyperlink>
            </w:p>
            <w:p w14:paraId="1E589467" w14:textId="7E654C83" w:rsidR="0035236F" w:rsidRDefault="0035236F">
              <w:pPr>
                <w:pStyle w:val="TOC2"/>
                <w:rPr>
                  <w:rFonts w:asciiTheme="minorHAnsi" w:eastAsiaTheme="minorEastAsia" w:hAnsiTheme="minorHAnsi" w:cstheme="minorBidi"/>
                  <w:noProof/>
                  <w:color w:val="auto"/>
                  <w:sz w:val="24"/>
                  <w:szCs w:val="24"/>
                  <w:lang w:eastAsia="en-AU"/>
                </w:rPr>
              </w:pPr>
              <w:hyperlink w:anchor="_Toc242170551" w:history="1">
                <w:r w:rsidRPr="00375085">
                  <w:rPr>
                    <w:rStyle w:val="Hyperlink"/>
                    <w:noProof/>
                  </w:rPr>
                  <w:t>1.1</w:t>
                </w:r>
                <w:r>
                  <w:rPr>
                    <w:rFonts w:asciiTheme="minorHAnsi" w:eastAsiaTheme="minorEastAsia" w:hAnsiTheme="minorHAnsi" w:cstheme="minorBidi"/>
                    <w:noProof/>
                    <w:color w:val="auto"/>
                    <w:sz w:val="24"/>
                    <w:szCs w:val="24"/>
                    <w:lang w:eastAsia="en-AU"/>
                  </w:rPr>
                  <w:tab/>
                </w:r>
                <w:r w:rsidRPr="00375085">
                  <w:rPr>
                    <w:rStyle w:val="Hyperlink"/>
                    <w:noProof/>
                  </w:rPr>
                  <w:t>Architecture Lifecycle</w:t>
                </w:r>
                <w:r>
                  <w:rPr>
                    <w:noProof/>
                    <w:webHidden/>
                  </w:rPr>
                  <w:tab/>
                </w:r>
                <w:r>
                  <w:rPr>
                    <w:noProof/>
                    <w:webHidden/>
                  </w:rPr>
                  <w:fldChar w:fldCharType="begin"/>
                </w:r>
                <w:r>
                  <w:rPr>
                    <w:noProof/>
                    <w:webHidden/>
                  </w:rPr>
                  <w:instrText xml:space="preserve"> PAGEREF _Toc242170551 \h </w:instrText>
                </w:r>
                <w:r>
                  <w:rPr>
                    <w:noProof/>
                    <w:webHidden/>
                  </w:rPr>
                </w:r>
                <w:r>
                  <w:rPr>
                    <w:noProof/>
                    <w:webHidden/>
                  </w:rPr>
                  <w:fldChar w:fldCharType="separate"/>
                </w:r>
                <w:r>
                  <w:rPr>
                    <w:noProof/>
                    <w:webHidden/>
                  </w:rPr>
                  <w:t>8</w:t>
                </w:r>
                <w:r>
                  <w:rPr>
                    <w:noProof/>
                    <w:webHidden/>
                  </w:rPr>
                  <w:fldChar w:fldCharType="end"/>
                </w:r>
              </w:hyperlink>
            </w:p>
            <w:p w14:paraId="4741E372" w14:textId="07629427" w:rsidR="0035236F" w:rsidRDefault="0035236F">
              <w:pPr>
                <w:pStyle w:val="TOC2"/>
                <w:rPr>
                  <w:rFonts w:asciiTheme="minorHAnsi" w:eastAsiaTheme="minorEastAsia" w:hAnsiTheme="minorHAnsi" w:cstheme="minorBidi"/>
                  <w:noProof/>
                  <w:color w:val="auto"/>
                  <w:sz w:val="24"/>
                  <w:szCs w:val="24"/>
                  <w:lang w:eastAsia="en-AU"/>
                </w:rPr>
              </w:pPr>
              <w:hyperlink w:anchor="_Toc242170552" w:history="1">
                <w:r w:rsidRPr="00375085">
                  <w:rPr>
                    <w:rStyle w:val="Hyperlink"/>
                    <w:noProof/>
                  </w:rPr>
                  <w:t>1.2</w:t>
                </w:r>
                <w:r>
                  <w:rPr>
                    <w:rFonts w:asciiTheme="minorHAnsi" w:eastAsiaTheme="minorEastAsia" w:hAnsiTheme="minorHAnsi" w:cstheme="minorBidi"/>
                    <w:noProof/>
                    <w:color w:val="auto"/>
                    <w:sz w:val="24"/>
                    <w:szCs w:val="24"/>
                    <w:lang w:eastAsia="en-AU"/>
                  </w:rPr>
                  <w:tab/>
                </w:r>
                <w:r w:rsidRPr="00375085">
                  <w:rPr>
                    <w:rStyle w:val="Hyperlink"/>
                    <w:noProof/>
                  </w:rPr>
                  <w:t>Architecture Information Ownership</w:t>
                </w:r>
                <w:r>
                  <w:rPr>
                    <w:noProof/>
                    <w:webHidden/>
                  </w:rPr>
                  <w:tab/>
                </w:r>
                <w:r>
                  <w:rPr>
                    <w:noProof/>
                    <w:webHidden/>
                  </w:rPr>
                  <w:fldChar w:fldCharType="begin"/>
                </w:r>
                <w:r>
                  <w:rPr>
                    <w:noProof/>
                    <w:webHidden/>
                  </w:rPr>
                  <w:instrText xml:space="preserve"> PAGEREF _Toc242170552 \h </w:instrText>
                </w:r>
                <w:r>
                  <w:rPr>
                    <w:noProof/>
                    <w:webHidden/>
                  </w:rPr>
                </w:r>
                <w:r>
                  <w:rPr>
                    <w:noProof/>
                    <w:webHidden/>
                  </w:rPr>
                  <w:fldChar w:fldCharType="separate"/>
                </w:r>
                <w:r>
                  <w:rPr>
                    <w:noProof/>
                    <w:webHidden/>
                  </w:rPr>
                  <w:t>8</w:t>
                </w:r>
                <w:r>
                  <w:rPr>
                    <w:noProof/>
                    <w:webHidden/>
                  </w:rPr>
                  <w:fldChar w:fldCharType="end"/>
                </w:r>
              </w:hyperlink>
            </w:p>
            <w:p w14:paraId="45BF76D0" w14:textId="2F0EF70F" w:rsidR="0035236F" w:rsidRDefault="0035236F">
              <w:pPr>
                <w:pStyle w:val="TOC2"/>
                <w:rPr>
                  <w:rFonts w:asciiTheme="minorHAnsi" w:eastAsiaTheme="minorEastAsia" w:hAnsiTheme="minorHAnsi" w:cstheme="minorBidi"/>
                  <w:noProof/>
                  <w:color w:val="auto"/>
                  <w:sz w:val="24"/>
                  <w:szCs w:val="24"/>
                  <w:lang w:eastAsia="en-AU"/>
                </w:rPr>
              </w:pPr>
              <w:hyperlink w:anchor="_Toc242170553" w:history="1">
                <w:r w:rsidRPr="00375085">
                  <w:rPr>
                    <w:rStyle w:val="Hyperlink"/>
                    <w:noProof/>
                  </w:rPr>
                  <w:t>1.3</w:t>
                </w:r>
                <w:r>
                  <w:rPr>
                    <w:rFonts w:asciiTheme="minorHAnsi" w:eastAsiaTheme="minorEastAsia" w:hAnsiTheme="minorHAnsi" w:cstheme="minorBidi"/>
                    <w:noProof/>
                    <w:color w:val="auto"/>
                    <w:sz w:val="24"/>
                    <w:szCs w:val="24"/>
                    <w:lang w:eastAsia="en-AU"/>
                  </w:rPr>
                  <w:tab/>
                </w:r>
                <w:r w:rsidRPr="00375085">
                  <w:rPr>
                    <w:rStyle w:val="Hyperlink"/>
                    <w:noProof/>
                  </w:rPr>
                  <w:t>Working Principle</w:t>
                </w:r>
                <w:r>
                  <w:rPr>
                    <w:noProof/>
                    <w:webHidden/>
                  </w:rPr>
                  <w:tab/>
                </w:r>
                <w:r>
                  <w:rPr>
                    <w:noProof/>
                    <w:webHidden/>
                  </w:rPr>
                  <w:fldChar w:fldCharType="begin"/>
                </w:r>
                <w:r>
                  <w:rPr>
                    <w:noProof/>
                    <w:webHidden/>
                  </w:rPr>
                  <w:instrText xml:space="preserve"> PAGEREF _Toc242170553 \h </w:instrText>
                </w:r>
                <w:r>
                  <w:rPr>
                    <w:noProof/>
                    <w:webHidden/>
                  </w:rPr>
                </w:r>
                <w:r>
                  <w:rPr>
                    <w:noProof/>
                    <w:webHidden/>
                  </w:rPr>
                  <w:fldChar w:fldCharType="separate"/>
                </w:r>
                <w:r>
                  <w:rPr>
                    <w:noProof/>
                    <w:webHidden/>
                  </w:rPr>
                  <w:t>9</w:t>
                </w:r>
                <w:r>
                  <w:rPr>
                    <w:noProof/>
                    <w:webHidden/>
                  </w:rPr>
                  <w:fldChar w:fldCharType="end"/>
                </w:r>
              </w:hyperlink>
            </w:p>
            <w:p w14:paraId="5D3DE0B4" w14:textId="71545B5E" w:rsidR="0035236F" w:rsidRDefault="0035236F">
              <w:pPr>
                <w:pStyle w:val="TOC2"/>
                <w:rPr>
                  <w:rFonts w:asciiTheme="minorHAnsi" w:eastAsiaTheme="minorEastAsia" w:hAnsiTheme="minorHAnsi" w:cstheme="minorBidi"/>
                  <w:noProof/>
                  <w:color w:val="auto"/>
                  <w:sz w:val="24"/>
                  <w:szCs w:val="24"/>
                  <w:lang w:eastAsia="en-AU"/>
                </w:rPr>
              </w:pPr>
              <w:hyperlink w:anchor="_Toc242170554" w:history="1">
                <w:r w:rsidRPr="00375085">
                  <w:rPr>
                    <w:rStyle w:val="Hyperlink"/>
                    <w:noProof/>
                  </w:rPr>
                  <w:t>1.4</w:t>
                </w:r>
                <w:r>
                  <w:rPr>
                    <w:rFonts w:asciiTheme="minorHAnsi" w:eastAsiaTheme="minorEastAsia" w:hAnsiTheme="minorHAnsi" w:cstheme="minorBidi"/>
                    <w:noProof/>
                    <w:color w:val="auto"/>
                    <w:sz w:val="24"/>
                    <w:szCs w:val="24"/>
                    <w:lang w:eastAsia="en-AU"/>
                  </w:rPr>
                  <w:tab/>
                </w:r>
                <w:r w:rsidRPr="00375085">
                  <w:rPr>
                    <w:rStyle w:val="Hyperlink"/>
                    <w:noProof/>
                  </w:rPr>
                  <w:t>Relationship to Other Artefacts</w:t>
                </w:r>
                <w:r>
                  <w:rPr>
                    <w:noProof/>
                    <w:webHidden/>
                  </w:rPr>
                  <w:tab/>
                </w:r>
                <w:r>
                  <w:rPr>
                    <w:noProof/>
                    <w:webHidden/>
                  </w:rPr>
                  <w:fldChar w:fldCharType="begin"/>
                </w:r>
                <w:r>
                  <w:rPr>
                    <w:noProof/>
                    <w:webHidden/>
                  </w:rPr>
                  <w:instrText xml:space="preserve"> PAGEREF _Toc242170554 \h </w:instrText>
                </w:r>
                <w:r>
                  <w:rPr>
                    <w:noProof/>
                    <w:webHidden/>
                  </w:rPr>
                </w:r>
                <w:r>
                  <w:rPr>
                    <w:noProof/>
                    <w:webHidden/>
                  </w:rPr>
                  <w:fldChar w:fldCharType="separate"/>
                </w:r>
                <w:r>
                  <w:rPr>
                    <w:noProof/>
                    <w:webHidden/>
                  </w:rPr>
                  <w:t>9</w:t>
                </w:r>
                <w:r>
                  <w:rPr>
                    <w:noProof/>
                    <w:webHidden/>
                  </w:rPr>
                  <w:fldChar w:fldCharType="end"/>
                </w:r>
              </w:hyperlink>
            </w:p>
            <w:p w14:paraId="29E23CBF" w14:textId="1FE7C7B9" w:rsidR="0035236F" w:rsidRDefault="0035236F">
              <w:pPr>
                <w:pStyle w:val="TOC2"/>
                <w:rPr>
                  <w:rFonts w:asciiTheme="minorHAnsi" w:eastAsiaTheme="minorEastAsia" w:hAnsiTheme="minorHAnsi" w:cstheme="minorBidi"/>
                  <w:noProof/>
                  <w:color w:val="auto"/>
                  <w:sz w:val="24"/>
                  <w:szCs w:val="24"/>
                  <w:lang w:eastAsia="en-AU"/>
                </w:rPr>
              </w:pPr>
              <w:hyperlink w:anchor="_Toc242170555" w:history="1">
                <w:r w:rsidRPr="00375085">
                  <w:rPr>
                    <w:rStyle w:val="Hyperlink"/>
                    <w:noProof/>
                  </w:rPr>
                  <w:t>1.5</w:t>
                </w:r>
                <w:r>
                  <w:rPr>
                    <w:rFonts w:asciiTheme="minorHAnsi" w:eastAsiaTheme="minorEastAsia" w:hAnsiTheme="minorHAnsi" w:cstheme="minorBidi"/>
                    <w:noProof/>
                    <w:color w:val="auto"/>
                    <w:sz w:val="24"/>
                    <w:szCs w:val="24"/>
                    <w:lang w:eastAsia="en-AU"/>
                  </w:rPr>
                  <w:tab/>
                </w:r>
                <w:r w:rsidRPr="00375085">
                  <w:rPr>
                    <w:rStyle w:val="Hyperlink"/>
                    <w:noProof/>
                  </w:rPr>
                  <w:t>Artefact-Specific Guidance</w:t>
                </w:r>
                <w:r>
                  <w:rPr>
                    <w:noProof/>
                    <w:webHidden/>
                  </w:rPr>
                  <w:tab/>
                </w:r>
                <w:r>
                  <w:rPr>
                    <w:noProof/>
                    <w:webHidden/>
                  </w:rPr>
                  <w:fldChar w:fldCharType="begin"/>
                </w:r>
                <w:r>
                  <w:rPr>
                    <w:noProof/>
                    <w:webHidden/>
                  </w:rPr>
                  <w:instrText xml:space="preserve"> PAGEREF _Toc242170555 \h </w:instrText>
                </w:r>
                <w:r>
                  <w:rPr>
                    <w:noProof/>
                    <w:webHidden/>
                  </w:rPr>
                </w:r>
                <w:r>
                  <w:rPr>
                    <w:noProof/>
                    <w:webHidden/>
                  </w:rPr>
                  <w:fldChar w:fldCharType="separate"/>
                </w:r>
                <w:r>
                  <w:rPr>
                    <w:noProof/>
                    <w:webHidden/>
                  </w:rPr>
                  <w:t>9</w:t>
                </w:r>
                <w:r>
                  <w:rPr>
                    <w:noProof/>
                    <w:webHidden/>
                  </w:rPr>
                  <w:fldChar w:fldCharType="end"/>
                </w:r>
              </w:hyperlink>
            </w:p>
            <w:p w14:paraId="67413FAE" w14:textId="1D06A346" w:rsidR="0035236F" w:rsidRDefault="0035236F">
              <w:pPr>
                <w:pStyle w:val="TOC2"/>
                <w:rPr>
                  <w:rFonts w:asciiTheme="minorHAnsi" w:eastAsiaTheme="minorEastAsia" w:hAnsiTheme="minorHAnsi" w:cstheme="minorBidi"/>
                  <w:noProof/>
                  <w:color w:val="auto"/>
                  <w:sz w:val="24"/>
                  <w:szCs w:val="24"/>
                  <w:lang w:eastAsia="en-AU"/>
                </w:rPr>
              </w:pPr>
              <w:hyperlink w:anchor="_Toc242170556" w:history="1">
                <w:r w:rsidRPr="00375085">
                  <w:rPr>
                    <w:rStyle w:val="Hyperlink"/>
                    <w:noProof/>
                  </w:rPr>
                  <w:t>1.6</w:t>
                </w:r>
                <w:r>
                  <w:rPr>
                    <w:rFonts w:asciiTheme="minorHAnsi" w:eastAsiaTheme="minorEastAsia" w:hAnsiTheme="minorHAnsi" w:cstheme="minorBidi"/>
                    <w:noProof/>
                    <w:color w:val="auto"/>
                    <w:sz w:val="24"/>
                    <w:szCs w:val="24"/>
                    <w:lang w:eastAsia="en-AU"/>
                  </w:rPr>
                  <w:tab/>
                </w:r>
                <w:r w:rsidRPr="00375085">
                  <w:rPr>
                    <w:rStyle w:val="Hyperlink"/>
                    <w:noProof/>
                  </w:rPr>
                  <w:t>Key Principle</w:t>
                </w:r>
                <w:r>
                  <w:rPr>
                    <w:noProof/>
                    <w:webHidden/>
                  </w:rPr>
                  <w:tab/>
                </w:r>
                <w:r>
                  <w:rPr>
                    <w:noProof/>
                    <w:webHidden/>
                  </w:rPr>
                  <w:fldChar w:fldCharType="begin"/>
                </w:r>
                <w:r>
                  <w:rPr>
                    <w:noProof/>
                    <w:webHidden/>
                  </w:rPr>
                  <w:instrText xml:space="preserve"> PAGEREF _Toc242170556 \h </w:instrText>
                </w:r>
                <w:r>
                  <w:rPr>
                    <w:noProof/>
                    <w:webHidden/>
                  </w:rPr>
                </w:r>
                <w:r>
                  <w:rPr>
                    <w:noProof/>
                    <w:webHidden/>
                  </w:rPr>
                  <w:fldChar w:fldCharType="separate"/>
                </w:r>
                <w:r>
                  <w:rPr>
                    <w:noProof/>
                    <w:webHidden/>
                  </w:rPr>
                  <w:t>9</w:t>
                </w:r>
                <w:r>
                  <w:rPr>
                    <w:noProof/>
                    <w:webHidden/>
                  </w:rPr>
                  <w:fldChar w:fldCharType="end"/>
                </w:r>
              </w:hyperlink>
            </w:p>
            <w:p w14:paraId="4D34DD50" w14:textId="3442BEAF" w:rsidR="0035236F" w:rsidRDefault="0035236F">
              <w:pPr>
                <w:pStyle w:val="TOC1"/>
                <w:rPr>
                  <w:rFonts w:asciiTheme="minorHAnsi" w:eastAsiaTheme="minorEastAsia" w:hAnsiTheme="minorHAnsi" w:cstheme="minorBidi"/>
                  <w:noProof/>
                  <w:color w:val="auto"/>
                  <w:sz w:val="24"/>
                  <w:szCs w:val="24"/>
                  <w:lang w:eastAsia="en-AU"/>
                </w:rPr>
              </w:pPr>
              <w:hyperlink w:anchor="_Toc242170557" w:history="1">
                <w:r w:rsidRPr="00375085">
                  <w:rPr>
                    <w:rStyle w:val="Hyperlink"/>
                    <w:noProof/>
                  </w:rPr>
                  <w:t>2</w:t>
                </w:r>
                <w:r>
                  <w:rPr>
                    <w:rFonts w:asciiTheme="minorHAnsi" w:eastAsiaTheme="minorEastAsia" w:hAnsiTheme="minorHAnsi" w:cstheme="minorBidi"/>
                    <w:noProof/>
                    <w:color w:val="auto"/>
                    <w:sz w:val="24"/>
                    <w:szCs w:val="24"/>
                    <w:lang w:eastAsia="en-AU"/>
                  </w:rPr>
                  <w:tab/>
                </w:r>
                <w:r w:rsidRPr="00375085">
                  <w:rPr>
                    <w:rStyle w:val="Hyperlink"/>
                    <w:noProof/>
                  </w:rPr>
                  <w:t>Logical Architecture</w:t>
                </w:r>
                <w:r>
                  <w:rPr>
                    <w:noProof/>
                    <w:webHidden/>
                  </w:rPr>
                  <w:tab/>
                </w:r>
                <w:r>
                  <w:rPr>
                    <w:noProof/>
                    <w:webHidden/>
                  </w:rPr>
                  <w:fldChar w:fldCharType="begin"/>
                </w:r>
                <w:r>
                  <w:rPr>
                    <w:noProof/>
                    <w:webHidden/>
                  </w:rPr>
                  <w:instrText xml:space="preserve"> PAGEREF _Toc242170557 \h </w:instrText>
                </w:r>
                <w:r>
                  <w:rPr>
                    <w:noProof/>
                    <w:webHidden/>
                  </w:rPr>
                </w:r>
                <w:r>
                  <w:rPr>
                    <w:noProof/>
                    <w:webHidden/>
                  </w:rPr>
                  <w:fldChar w:fldCharType="separate"/>
                </w:r>
                <w:r>
                  <w:rPr>
                    <w:noProof/>
                    <w:webHidden/>
                  </w:rPr>
                  <w:t>10</w:t>
                </w:r>
                <w:r>
                  <w:rPr>
                    <w:noProof/>
                    <w:webHidden/>
                  </w:rPr>
                  <w:fldChar w:fldCharType="end"/>
                </w:r>
              </w:hyperlink>
            </w:p>
            <w:p w14:paraId="001B1D82" w14:textId="530D88DD" w:rsidR="0035236F" w:rsidRDefault="0035236F">
              <w:pPr>
                <w:pStyle w:val="TOC2"/>
                <w:rPr>
                  <w:rFonts w:asciiTheme="minorHAnsi" w:eastAsiaTheme="minorEastAsia" w:hAnsiTheme="minorHAnsi" w:cstheme="minorBidi"/>
                  <w:noProof/>
                  <w:color w:val="auto"/>
                  <w:sz w:val="24"/>
                  <w:szCs w:val="24"/>
                  <w:lang w:eastAsia="en-AU"/>
                </w:rPr>
              </w:pPr>
              <w:hyperlink w:anchor="_Toc242170558" w:history="1">
                <w:r w:rsidRPr="00375085">
                  <w:rPr>
                    <w:rStyle w:val="Hyperlink"/>
                    <w:noProof/>
                  </w:rPr>
                  <w:t>2.1</w:t>
                </w:r>
                <w:r>
                  <w:rPr>
                    <w:rFonts w:asciiTheme="minorHAnsi" w:eastAsiaTheme="minorEastAsia" w:hAnsiTheme="minorHAnsi" w:cstheme="minorBidi"/>
                    <w:noProof/>
                    <w:color w:val="auto"/>
                    <w:sz w:val="24"/>
                    <w:szCs w:val="24"/>
                    <w:lang w:eastAsia="en-AU"/>
                  </w:rPr>
                  <w:tab/>
                </w:r>
                <w:r w:rsidRPr="00375085">
                  <w:rPr>
                    <w:rStyle w:val="Hyperlink"/>
                    <w:noProof/>
                  </w:rPr>
                  <w:t>Logical Architecture Overview</w:t>
                </w:r>
                <w:r>
                  <w:rPr>
                    <w:noProof/>
                    <w:webHidden/>
                  </w:rPr>
                  <w:tab/>
                </w:r>
                <w:r>
                  <w:rPr>
                    <w:noProof/>
                    <w:webHidden/>
                  </w:rPr>
                  <w:fldChar w:fldCharType="begin"/>
                </w:r>
                <w:r>
                  <w:rPr>
                    <w:noProof/>
                    <w:webHidden/>
                  </w:rPr>
                  <w:instrText xml:space="preserve"> PAGEREF _Toc242170558 \h </w:instrText>
                </w:r>
                <w:r>
                  <w:rPr>
                    <w:noProof/>
                    <w:webHidden/>
                  </w:rPr>
                </w:r>
                <w:r>
                  <w:rPr>
                    <w:noProof/>
                    <w:webHidden/>
                  </w:rPr>
                  <w:fldChar w:fldCharType="separate"/>
                </w:r>
                <w:r>
                  <w:rPr>
                    <w:noProof/>
                    <w:webHidden/>
                  </w:rPr>
                  <w:t>10</w:t>
                </w:r>
                <w:r>
                  <w:rPr>
                    <w:noProof/>
                    <w:webHidden/>
                  </w:rPr>
                  <w:fldChar w:fldCharType="end"/>
                </w:r>
              </w:hyperlink>
            </w:p>
            <w:p w14:paraId="2B47B6BB" w14:textId="7A62A8DC" w:rsidR="0035236F" w:rsidRDefault="0035236F">
              <w:pPr>
                <w:pStyle w:val="TOC2"/>
                <w:rPr>
                  <w:rFonts w:asciiTheme="minorHAnsi" w:eastAsiaTheme="minorEastAsia" w:hAnsiTheme="minorHAnsi" w:cstheme="minorBidi"/>
                  <w:noProof/>
                  <w:color w:val="auto"/>
                  <w:sz w:val="24"/>
                  <w:szCs w:val="24"/>
                  <w:lang w:eastAsia="en-AU"/>
                </w:rPr>
              </w:pPr>
              <w:hyperlink w:anchor="_Toc242170559" w:history="1">
                <w:r w:rsidRPr="00375085">
                  <w:rPr>
                    <w:rStyle w:val="Hyperlink"/>
                    <w:noProof/>
                  </w:rPr>
                  <w:t>2.2</w:t>
                </w:r>
                <w:r>
                  <w:rPr>
                    <w:rFonts w:asciiTheme="minorHAnsi" w:eastAsiaTheme="minorEastAsia" w:hAnsiTheme="minorHAnsi" w:cstheme="minorBidi"/>
                    <w:noProof/>
                    <w:color w:val="auto"/>
                    <w:sz w:val="24"/>
                    <w:szCs w:val="24"/>
                    <w:lang w:eastAsia="en-AU"/>
                  </w:rPr>
                  <w:tab/>
                </w:r>
                <w:r w:rsidRPr="00375085">
                  <w:rPr>
                    <w:rStyle w:val="Hyperlink"/>
                    <w:noProof/>
                  </w:rPr>
                  <w:t>Logical Architecture Principles and Standards</w:t>
                </w:r>
                <w:r>
                  <w:rPr>
                    <w:noProof/>
                    <w:webHidden/>
                  </w:rPr>
                  <w:tab/>
                </w:r>
                <w:r>
                  <w:rPr>
                    <w:noProof/>
                    <w:webHidden/>
                  </w:rPr>
                  <w:fldChar w:fldCharType="begin"/>
                </w:r>
                <w:r>
                  <w:rPr>
                    <w:noProof/>
                    <w:webHidden/>
                  </w:rPr>
                  <w:instrText xml:space="preserve"> PAGEREF _Toc242170559 \h </w:instrText>
                </w:r>
                <w:r>
                  <w:rPr>
                    <w:noProof/>
                    <w:webHidden/>
                  </w:rPr>
                </w:r>
                <w:r>
                  <w:rPr>
                    <w:noProof/>
                    <w:webHidden/>
                  </w:rPr>
                  <w:fldChar w:fldCharType="separate"/>
                </w:r>
                <w:r>
                  <w:rPr>
                    <w:noProof/>
                    <w:webHidden/>
                  </w:rPr>
                  <w:t>10</w:t>
                </w:r>
                <w:r>
                  <w:rPr>
                    <w:noProof/>
                    <w:webHidden/>
                  </w:rPr>
                  <w:fldChar w:fldCharType="end"/>
                </w:r>
              </w:hyperlink>
            </w:p>
            <w:p w14:paraId="7939E7BE" w14:textId="13299C57" w:rsidR="0035236F" w:rsidRDefault="0035236F">
              <w:pPr>
                <w:pStyle w:val="TOC2"/>
                <w:rPr>
                  <w:rFonts w:asciiTheme="minorHAnsi" w:eastAsiaTheme="minorEastAsia" w:hAnsiTheme="minorHAnsi" w:cstheme="minorBidi"/>
                  <w:noProof/>
                  <w:color w:val="auto"/>
                  <w:sz w:val="24"/>
                  <w:szCs w:val="24"/>
                  <w:lang w:eastAsia="en-AU"/>
                </w:rPr>
              </w:pPr>
              <w:hyperlink w:anchor="_Toc242170560" w:history="1">
                <w:r w:rsidRPr="00375085">
                  <w:rPr>
                    <w:rStyle w:val="Hyperlink"/>
                    <w:noProof/>
                  </w:rPr>
                  <w:t>2.3</w:t>
                </w:r>
                <w:r>
                  <w:rPr>
                    <w:rFonts w:asciiTheme="minorHAnsi" w:eastAsiaTheme="minorEastAsia" w:hAnsiTheme="minorHAnsi" w:cstheme="minorBidi"/>
                    <w:noProof/>
                    <w:color w:val="auto"/>
                    <w:sz w:val="24"/>
                    <w:szCs w:val="24"/>
                    <w:lang w:eastAsia="en-AU"/>
                  </w:rPr>
                  <w:tab/>
                </w:r>
                <w:r w:rsidRPr="00375085">
                  <w:rPr>
                    <w:rStyle w:val="Hyperlink"/>
                    <w:noProof/>
                  </w:rPr>
                  <w:t>Logical Architecture Components</w:t>
                </w:r>
                <w:r>
                  <w:rPr>
                    <w:noProof/>
                    <w:webHidden/>
                  </w:rPr>
                  <w:tab/>
                </w:r>
                <w:r>
                  <w:rPr>
                    <w:noProof/>
                    <w:webHidden/>
                  </w:rPr>
                  <w:fldChar w:fldCharType="begin"/>
                </w:r>
                <w:r>
                  <w:rPr>
                    <w:noProof/>
                    <w:webHidden/>
                  </w:rPr>
                  <w:instrText xml:space="preserve"> PAGEREF _Toc242170560 \h </w:instrText>
                </w:r>
                <w:r>
                  <w:rPr>
                    <w:noProof/>
                    <w:webHidden/>
                  </w:rPr>
                </w:r>
                <w:r>
                  <w:rPr>
                    <w:noProof/>
                    <w:webHidden/>
                  </w:rPr>
                  <w:fldChar w:fldCharType="separate"/>
                </w:r>
                <w:r>
                  <w:rPr>
                    <w:noProof/>
                    <w:webHidden/>
                  </w:rPr>
                  <w:t>11</w:t>
                </w:r>
                <w:r>
                  <w:rPr>
                    <w:noProof/>
                    <w:webHidden/>
                  </w:rPr>
                  <w:fldChar w:fldCharType="end"/>
                </w:r>
              </w:hyperlink>
            </w:p>
            <w:p w14:paraId="3D7C5B03" w14:textId="6F1827BC" w:rsidR="0035236F" w:rsidRDefault="0035236F">
              <w:pPr>
                <w:pStyle w:val="TOC2"/>
                <w:rPr>
                  <w:rFonts w:asciiTheme="minorHAnsi" w:eastAsiaTheme="minorEastAsia" w:hAnsiTheme="minorHAnsi" w:cstheme="minorBidi"/>
                  <w:noProof/>
                  <w:color w:val="auto"/>
                  <w:sz w:val="24"/>
                  <w:szCs w:val="24"/>
                  <w:lang w:eastAsia="en-AU"/>
                </w:rPr>
              </w:pPr>
              <w:hyperlink w:anchor="_Toc242170561" w:history="1">
                <w:r w:rsidRPr="00375085">
                  <w:rPr>
                    <w:rStyle w:val="Hyperlink"/>
                    <w:noProof/>
                  </w:rPr>
                  <w:t>2.4</w:t>
                </w:r>
                <w:r>
                  <w:rPr>
                    <w:rFonts w:asciiTheme="minorHAnsi" w:eastAsiaTheme="minorEastAsia" w:hAnsiTheme="minorHAnsi" w:cstheme="minorBidi"/>
                    <w:noProof/>
                    <w:color w:val="auto"/>
                    <w:sz w:val="24"/>
                    <w:szCs w:val="24"/>
                    <w:lang w:eastAsia="en-AU"/>
                  </w:rPr>
                  <w:tab/>
                </w:r>
                <w:r w:rsidRPr="00375085">
                  <w:rPr>
                    <w:rStyle w:val="Hyperlink"/>
                    <w:noProof/>
                  </w:rPr>
                  <w:t>Logical Architecture Interactions and Flows</w:t>
                </w:r>
                <w:r>
                  <w:rPr>
                    <w:noProof/>
                    <w:webHidden/>
                  </w:rPr>
                  <w:tab/>
                </w:r>
                <w:r>
                  <w:rPr>
                    <w:noProof/>
                    <w:webHidden/>
                  </w:rPr>
                  <w:fldChar w:fldCharType="begin"/>
                </w:r>
                <w:r>
                  <w:rPr>
                    <w:noProof/>
                    <w:webHidden/>
                  </w:rPr>
                  <w:instrText xml:space="preserve"> PAGEREF _Toc242170561 \h </w:instrText>
                </w:r>
                <w:r>
                  <w:rPr>
                    <w:noProof/>
                    <w:webHidden/>
                  </w:rPr>
                </w:r>
                <w:r>
                  <w:rPr>
                    <w:noProof/>
                    <w:webHidden/>
                  </w:rPr>
                  <w:fldChar w:fldCharType="separate"/>
                </w:r>
                <w:r>
                  <w:rPr>
                    <w:noProof/>
                    <w:webHidden/>
                  </w:rPr>
                  <w:t>12</w:t>
                </w:r>
                <w:r>
                  <w:rPr>
                    <w:noProof/>
                    <w:webHidden/>
                  </w:rPr>
                  <w:fldChar w:fldCharType="end"/>
                </w:r>
              </w:hyperlink>
            </w:p>
            <w:p w14:paraId="66BC46A6" w14:textId="3CD78140" w:rsidR="0035236F" w:rsidRDefault="0035236F">
              <w:pPr>
                <w:pStyle w:val="TOC2"/>
                <w:rPr>
                  <w:rFonts w:asciiTheme="minorHAnsi" w:eastAsiaTheme="minorEastAsia" w:hAnsiTheme="minorHAnsi" w:cstheme="minorBidi"/>
                  <w:noProof/>
                  <w:color w:val="auto"/>
                  <w:sz w:val="24"/>
                  <w:szCs w:val="24"/>
                  <w:lang w:eastAsia="en-AU"/>
                </w:rPr>
              </w:pPr>
              <w:hyperlink w:anchor="_Toc242170562" w:history="1">
                <w:r w:rsidRPr="00375085">
                  <w:rPr>
                    <w:rStyle w:val="Hyperlink"/>
                    <w:noProof/>
                  </w:rPr>
                  <w:t>2.5</w:t>
                </w:r>
                <w:r>
                  <w:rPr>
                    <w:rFonts w:asciiTheme="minorHAnsi" w:eastAsiaTheme="minorEastAsia" w:hAnsiTheme="minorHAnsi" w:cstheme="minorBidi"/>
                    <w:noProof/>
                    <w:color w:val="auto"/>
                    <w:sz w:val="24"/>
                    <w:szCs w:val="24"/>
                    <w:lang w:eastAsia="en-AU"/>
                  </w:rPr>
                  <w:tab/>
                </w:r>
                <w:r w:rsidRPr="00375085">
                  <w:rPr>
                    <w:rStyle w:val="Hyperlink"/>
                    <w:noProof/>
                  </w:rPr>
                  <w:t>Logical Architecture Key Design Considerations</w:t>
                </w:r>
                <w:r>
                  <w:rPr>
                    <w:noProof/>
                    <w:webHidden/>
                  </w:rPr>
                  <w:tab/>
                </w:r>
                <w:r>
                  <w:rPr>
                    <w:noProof/>
                    <w:webHidden/>
                  </w:rPr>
                  <w:fldChar w:fldCharType="begin"/>
                </w:r>
                <w:r>
                  <w:rPr>
                    <w:noProof/>
                    <w:webHidden/>
                  </w:rPr>
                  <w:instrText xml:space="preserve"> PAGEREF _Toc242170562 \h </w:instrText>
                </w:r>
                <w:r>
                  <w:rPr>
                    <w:noProof/>
                    <w:webHidden/>
                  </w:rPr>
                </w:r>
                <w:r>
                  <w:rPr>
                    <w:noProof/>
                    <w:webHidden/>
                  </w:rPr>
                  <w:fldChar w:fldCharType="separate"/>
                </w:r>
                <w:r>
                  <w:rPr>
                    <w:noProof/>
                    <w:webHidden/>
                  </w:rPr>
                  <w:t>13</w:t>
                </w:r>
                <w:r>
                  <w:rPr>
                    <w:noProof/>
                    <w:webHidden/>
                  </w:rPr>
                  <w:fldChar w:fldCharType="end"/>
                </w:r>
              </w:hyperlink>
            </w:p>
            <w:p w14:paraId="5FEF2FDC" w14:textId="65A53791" w:rsidR="0035236F" w:rsidRDefault="0035236F">
              <w:pPr>
                <w:pStyle w:val="TOC2"/>
                <w:rPr>
                  <w:rFonts w:asciiTheme="minorHAnsi" w:eastAsiaTheme="minorEastAsia" w:hAnsiTheme="minorHAnsi" w:cstheme="minorBidi"/>
                  <w:noProof/>
                  <w:color w:val="auto"/>
                  <w:sz w:val="24"/>
                  <w:szCs w:val="24"/>
                  <w:lang w:eastAsia="en-AU"/>
                </w:rPr>
              </w:pPr>
              <w:hyperlink w:anchor="_Toc242170563" w:history="1">
                <w:r w:rsidRPr="00375085">
                  <w:rPr>
                    <w:rStyle w:val="Hyperlink"/>
                    <w:noProof/>
                  </w:rPr>
                  <w:t>2.6</w:t>
                </w:r>
                <w:r>
                  <w:rPr>
                    <w:rFonts w:asciiTheme="minorHAnsi" w:eastAsiaTheme="minorEastAsia" w:hAnsiTheme="minorHAnsi" w:cstheme="minorBidi"/>
                    <w:noProof/>
                    <w:color w:val="auto"/>
                    <w:sz w:val="24"/>
                    <w:szCs w:val="24"/>
                    <w:lang w:eastAsia="en-AU"/>
                  </w:rPr>
                  <w:tab/>
                </w:r>
                <w:r w:rsidRPr="00375085">
                  <w:rPr>
                    <w:rStyle w:val="Hyperlink"/>
                    <w:noProof/>
                  </w:rPr>
                  <w:t>Logical Architecture Checklist</w:t>
                </w:r>
                <w:r>
                  <w:rPr>
                    <w:noProof/>
                    <w:webHidden/>
                  </w:rPr>
                  <w:tab/>
                </w:r>
                <w:r>
                  <w:rPr>
                    <w:noProof/>
                    <w:webHidden/>
                  </w:rPr>
                  <w:fldChar w:fldCharType="begin"/>
                </w:r>
                <w:r>
                  <w:rPr>
                    <w:noProof/>
                    <w:webHidden/>
                  </w:rPr>
                  <w:instrText xml:space="preserve"> PAGEREF _Toc242170563 \h </w:instrText>
                </w:r>
                <w:r>
                  <w:rPr>
                    <w:noProof/>
                    <w:webHidden/>
                  </w:rPr>
                </w:r>
                <w:r>
                  <w:rPr>
                    <w:noProof/>
                    <w:webHidden/>
                  </w:rPr>
                  <w:fldChar w:fldCharType="separate"/>
                </w:r>
                <w:r>
                  <w:rPr>
                    <w:noProof/>
                    <w:webHidden/>
                  </w:rPr>
                  <w:t>13</w:t>
                </w:r>
                <w:r>
                  <w:rPr>
                    <w:noProof/>
                    <w:webHidden/>
                  </w:rPr>
                  <w:fldChar w:fldCharType="end"/>
                </w:r>
              </w:hyperlink>
            </w:p>
            <w:p w14:paraId="760BF7CA" w14:textId="6F6DADE6" w:rsidR="0035236F" w:rsidRDefault="0035236F">
              <w:pPr>
                <w:pStyle w:val="TOC1"/>
                <w:rPr>
                  <w:rFonts w:asciiTheme="minorHAnsi" w:eastAsiaTheme="minorEastAsia" w:hAnsiTheme="minorHAnsi" w:cstheme="minorBidi"/>
                  <w:noProof/>
                  <w:color w:val="auto"/>
                  <w:sz w:val="24"/>
                  <w:szCs w:val="24"/>
                  <w:lang w:eastAsia="en-AU"/>
                </w:rPr>
              </w:pPr>
              <w:hyperlink w:anchor="_Toc242170564" w:history="1">
                <w:r w:rsidRPr="00375085">
                  <w:rPr>
                    <w:rStyle w:val="Hyperlink"/>
                    <w:noProof/>
                  </w:rPr>
                  <w:t>3</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w:t>
                </w:r>
                <w:r>
                  <w:rPr>
                    <w:noProof/>
                    <w:webHidden/>
                  </w:rPr>
                  <w:tab/>
                </w:r>
                <w:r>
                  <w:rPr>
                    <w:noProof/>
                    <w:webHidden/>
                  </w:rPr>
                  <w:fldChar w:fldCharType="begin"/>
                </w:r>
                <w:r>
                  <w:rPr>
                    <w:noProof/>
                    <w:webHidden/>
                  </w:rPr>
                  <w:instrText xml:space="preserve"> PAGEREF _Toc242170564 \h </w:instrText>
                </w:r>
                <w:r>
                  <w:rPr>
                    <w:noProof/>
                    <w:webHidden/>
                  </w:rPr>
                </w:r>
                <w:r>
                  <w:rPr>
                    <w:noProof/>
                    <w:webHidden/>
                  </w:rPr>
                  <w:fldChar w:fldCharType="separate"/>
                </w:r>
                <w:r>
                  <w:rPr>
                    <w:noProof/>
                    <w:webHidden/>
                  </w:rPr>
                  <w:t>15</w:t>
                </w:r>
                <w:r>
                  <w:rPr>
                    <w:noProof/>
                    <w:webHidden/>
                  </w:rPr>
                  <w:fldChar w:fldCharType="end"/>
                </w:r>
              </w:hyperlink>
            </w:p>
            <w:p w14:paraId="442DFDAA" w14:textId="0F441BAC" w:rsidR="0035236F" w:rsidRDefault="0035236F">
              <w:pPr>
                <w:pStyle w:val="TOC2"/>
                <w:rPr>
                  <w:rFonts w:asciiTheme="minorHAnsi" w:eastAsiaTheme="minorEastAsia" w:hAnsiTheme="minorHAnsi" w:cstheme="minorBidi"/>
                  <w:noProof/>
                  <w:color w:val="auto"/>
                  <w:sz w:val="24"/>
                  <w:szCs w:val="24"/>
                  <w:lang w:eastAsia="en-AU"/>
                </w:rPr>
              </w:pPr>
              <w:hyperlink w:anchor="_Toc242170565" w:history="1">
                <w:r w:rsidRPr="00375085">
                  <w:rPr>
                    <w:rStyle w:val="Hyperlink"/>
                    <w:noProof/>
                  </w:rPr>
                  <w:t>3.1</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Overview</w:t>
                </w:r>
                <w:r>
                  <w:rPr>
                    <w:noProof/>
                    <w:webHidden/>
                  </w:rPr>
                  <w:tab/>
                </w:r>
                <w:r>
                  <w:rPr>
                    <w:noProof/>
                    <w:webHidden/>
                  </w:rPr>
                  <w:fldChar w:fldCharType="begin"/>
                </w:r>
                <w:r>
                  <w:rPr>
                    <w:noProof/>
                    <w:webHidden/>
                  </w:rPr>
                  <w:instrText xml:space="preserve"> PAGEREF _Toc242170565 \h </w:instrText>
                </w:r>
                <w:r>
                  <w:rPr>
                    <w:noProof/>
                    <w:webHidden/>
                  </w:rPr>
                </w:r>
                <w:r>
                  <w:rPr>
                    <w:noProof/>
                    <w:webHidden/>
                  </w:rPr>
                  <w:fldChar w:fldCharType="separate"/>
                </w:r>
                <w:r>
                  <w:rPr>
                    <w:noProof/>
                    <w:webHidden/>
                  </w:rPr>
                  <w:t>15</w:t>
                </w:r>
                <w:r>
                  <w:rPr>
                    <w:noProof/>
                    <w:webHidden/>
                  </w:rPr>
                  <w:fldChar w:fldCharType="end"/>
                </w:r>
              </w:hyperlink>
            </w:p>
            <w:p w14:paraId="33693135" w14:textId="1A44579E" w:rsidR="0035236F" w:rsidRDefault="0035236F">
              <w:pPr>
                <w:pStyle w:val="TOC2"/>
                <w:rPr>
                  <w:rFonts w:asciiTheme="minorHAnsi" w:eastAsiaTheme="minorEastAsia" w:hAnsiTheme="minorHAnsi" w:cstheme="minorBidi"/>
                  <w:noProof/>
                  <w:color w:val="auto"/>
                  <w:sz w:val="24"/>
                  <w:szCs w:val="24"/>
                  <w:lang w:eastAsia="en-AU"/>
                </w:rPr>
              </w:pPr>
              <w:hyperlink w:anchor="_Toc242170566" w:history="1">
                <w:r w:rsidRPr="00375085">
                  <w:rPr>
                    <w:rStyle w:val="Hyperlink"/>
                    <w:noProof/>
                  </w:rPr>
                  <w:t>3.2</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Principles and Standards</w:t>
                </w:r>
                <w:r>
                  <w:rPr>
                    <w:noProof/>
                    <w:webHidden/>
                  </w:rPr>
                  <w:tab/>
                </w:r>
                <w:r>
                  <w:rPr>
                    <w:noProof/>
                    <w:webHidden/>
                  </w:rPr>
                  <w:fldChar w:fldCharType="begin"/>
                </w:r>
                <w:r>
                  <w:rPr>
                    <w:noProof/>
                    <w:webHidden/>
                  </w:rPr>
                  <w:instrText xml:space="preserve"> PAGEREF _Toc242170566 \h </w:instrText>
                </w:r>
                <w:r>
                  <w:rPr>
                    <w:noProof/>
                    <w:webHidden/>
                  </w:rPr>
                </w:r>
                <w:r>
                  <w:rPr>
                    <w:noProof/>
                    <w:webHidden/>
                  </w:rPr>
                  <w:fldChar w:fldCharType="separate"/>
                </w:r>
                <w:r>
                  <w:rPr>
                    <w:noProof/>
                    <w:webHidden/>
                  </w:rPr>
                  <w:t>15</w:t>
                </w:r>
                <w:r>
                  <w:rPr>
                    <w:noProof/>
                    <w:webHidden/>
                  </w:rPr>
                  <w:fldChar w:fldCharType="end"/>
                </w:r>
              </w:hyperlink>
            </w:p>
            <w:p w14:paraId="65919EE9" w14:textId="59DEF9AD" w:rsidR="0035236F" w:rsidRDefault="0035236F">
              <w:pPr>
                <w:pStyle w:val="TOC2"/>
                <w:rPr>
                  <w:rFonts w:asciiTheme="minorHAnsi" w:eastAsiaTheme="minorEastAsia" w:hAnsiTheme="minorHAnsi" w:cstheme="minorBidi"/>
                  <w:noProof/>
                  <w:color w:val="auto"/>
                  <w:sz w:val="24"/>
                  <w:szCs w:val="24"/>
                  <w:lang w:eastAsia="en-AU"/>
                </w:rPr>
              </w:pPr>
              <w:hyperlink w:anchor="_Toc242170567" w:history="1">
                <w:r w:rsidRPr="00375085">
                  <w:rPr>
                    <w:rStyle w:val="Hyperlink"/>
                    <w:noProof/>
                  </w:rPr>
                  <w:t>3.3</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Components</w:t>
                </w:r>
                <w:r>
                  <w:rPr>
                    <w:noProof/>
                    <w:webHidden/>
                  </w:rPr>
                  <w:tab/>
                </w:r>
                <w:r>
                  <w:rPr>
                    <w:noProof/>
                    <w:webHidden/>
                  </w:rPr>
                  <w:fldChar w:fldCharType="begin"/>
                </w:r>
                <w:r>
                  <w:rPr>
                    <w:noProof/>
                    <w:webHidden/>
                  </w:rPr>
                  <w:instrText xml:space="preserve"> PAGEREF _Toc242170567 \h </w:instrText>
                </w:r>
                <w:r>
                  <w:rPr>
                    <w:noProof/>
                    <w:webHidden/>
                  </w:rPr>
                </w:r>
                <w:r>
                  <w:rPr>
                    <w:noProof/>
                    <w:webHidden/>
                  </w:rPr>
                  <w:fldChar w:fldCharType="separate"/>
                </w:r>
                <w:r>
                  <w:rPr>
                    <w:noProof/>
                    <w:webHidden/>
                  </w:rPr>
                  <w:t>16</w:t>
                </w:r>
                <w:r>
                  <w:rPr>
                    <w:noProof/>
                    <w:webHidden/>
                  </w:rPr>
                  <w:fldChar w:fldCharType="end"/>
                </w:r>
              </w:hyperlink>
            </w:p>
            <w:p w14:paraId="1E8A36A0" w14:textId="3067AB03" w:rsidR="0035236F" w:rsidRDefault="0035236F">
              <w:pPr>
                <w:pStyle w:val="TOC2"/>
                <w:rPr>
                  <w:rFonts w:asciiTheme="minorHAnsi" w:eastAsiaTheme="minorEastAsia" w:hAnsiTheme="minorHAnsi" w:cstheme="minorBidi"/>
                  <w:noProof/>
                  <w:color w:val="auto"/>
                  <w:sz w:val="24"/>
                  <w:szCs w:val="24"/>
                  <w:lang w:eastAsia="en-AU"/>
                </w:rPr>
              </w:pPr>
              <w:hyperlink w:anchor="_Toc242170568" w:history="1">
                <w:r w:rsidRPr="00375085">
                  <w:rPr>
                    <w:rStyle w:val="Hyperlink"/>
                    <w:noProof/>
                  </w:rPr>
                  <w:t>3.4</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Interactions and Flows</w:t>
                </w:r>
                <w:r>
                  <w:rPr>
                    <w:noProof/>
                    <w:webHidden/>
                  </w:rPr>
                  <w:tab/>
                </w:r>
                <w:r>
                  <w:rPr>
                    <w:noProof/>
                    <w:webHidden/>
                  </w:rPr>
                  <w:fldChar w:fldCharType="begin"/>
                </w:r>
                <w:r>
                  <w:rPr>
                    <w:noProof/>
                    <w:webHidden/>
                  </w:rPr>
                  <w:instrText xml:space="preserve"> PAGEREF _Toc242170568 \h </w:instrText>
                </w:r>
                <w:r>
                  <w:rPr>
                    <w:noProof/>
                    <w:webHidden/>
                  </w:rPr>
                </w:r>
                <w:r>
                  <w:rPr>
                    <w:noProof/>
                    <w:webHidden/>
                  </w:rPr>
                  <w:fldChar w:fldCharType="separate"/>
                </w:r>
                <w:r>
                  <w:rPr>
                    <w:noProof/>
                    <w:webHidden/>
                  </w:rPr>
                  <w:t>17</w:t>
                </w:r>
                <w:r>
                  <w:rPr>
                    <w:noProof/>
                    <w:webHidden/>
                  </w:rPr>
                  <w:fldChar w:fldCharType="end"/>
                </w:r>
              </w:hyperlink>
            </w:p>
            <w:p w14:paraId="375E53C5" w14:textId="083937E7" w:rsidR="0035236F" w:rsidRDefault="0035236F">
              <w:pPr>
                <w:pStyle w:val="TOC2"/>
                <w:rPr>
                  <w:rFonts w:asciiTheme="minorHAnsi" w:eastAsiaTheme="minorEastAsia" w:hAnsiTheme="minorHAnsi" w:cstheme="minorBidi"/>
                  <w:noProof/>
                  <w:color w:val="auto"/>
                  <w:sz w:val="24"/>
                  <w:szCs w:val="24"/>
                  <w:lang w:eastAsia="en-AU"/>
                </w:rPr>
              </w:pPr>
              <w:hyperlink w:anchor="_Toc242170569" w:history="1">
                <w:r w:rsidRPr="00375085">
                  <w:rPr>
                    <w:rStyle w:val="Hyperlink"/>
                    <w:noProof/>
                  </w:rPr>
                  <w:t>3.5</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Key Design Considerations</w:t>
                </w:r>
                <w:r>
                  <w:rPr>
                    <w:noProof/>
                    <w:webHidden/>
                  </w:rPr>
                  <w:tab/>
                </w:r>
                <w:r>
                  <w:rPr>
                    <w:noProof/>
                    <w:webHidden/>
                  </w:rPr>
                  <w:fldChar w:fldCharType="begin"/>
                </w:r>
                <w:r>
                  <w:rPr>
                    <w:noProof/>
                    <w:webHidden/>
                  </w:rPr>
                  <w:instrText xml:space="preserve"> PAGEREF _Toc242170569 \h </w:instrText>
                </w:r>
                <w:r>
                  <w:rPr>
                    <w:noProof/>
                    <w:webHidden/>
                  </w:rPr>
                </w:r>
                <w:r>
                  <w:rPr>
                    <w:noProof/>
                    <w:webHidden/>
                  </w:rPr>
                  <w:fldChar w:fldCharType="separate"/>
                </w:r>
                <w:r>
                  <w:rPr>
                    <w:noProof/>
                    <w:webHidden/>
                  </w:rPr>
                  <w:t>18</w:t>
                </w:r>
                <w:r>
                  <w:rPr>
                    <w:noProof/>
                    <w:webHidden/>
                  </w:rPr>
                  <w:fldChar w:fldCharType="end"/>
                </w:r>
              </w:hyperlink>
            </w:p>
            <w:p w14:paraId="38C07685" w14:textId="3E971C51" w:rsidR="0035236F" w:rsidRDefault="0035236F">
              <w:pPr>
                <w:pStyle w:val="TOC2"/>
                <w:rPr>
                  <w:rFonts w:asciiTheme="minorHAnsi" w:eastAsiaTheme="minorEastAsia" w:hAnsiTheme="minorHAnsi" w:cstheme="minorBidi"/>
                  <w:noProof/>
                  <w:color w:val="auto"/>
                  <w:sz w:val="24"/>
                  <w:szCs w:val="24"/>
                  <w:lang w:eastAsia="en-AU"/>
                </w:rPr>
              </w:pPr>
              <w:hyperlink w:anchor="_Toc242170570" w:history="1">
                <w:r w:rsidRPr="00375085">
                  <w:rPr>
                    <w:rStyle w:val="Hyperlink"/>
                    <w:noProof/>
                  </w:rPr>
                  <w:t>3.6</w:t>
                </w:r>
                <w:r>
                  <w:rPr>
                    <w:rFonts w:asciiTheme="minorHAnsi" w:eastAsiaTheme="minorEastAsia" w:hAnsiTheme="minorHAnsi" w:cstheme="minorBidi"/>
                    <w:noProof/>
                    <w:color w:val="auto"/>
                    <w:sz w:val="24"/>
                    <w:szCs w:val="24"/>
                    <w:lang w:eastAsia="en-AU"/>
                  </w:rPr>
                  <w:tab/>
                </w:r>
                <w:r w:rsidRPr="00375085">
                  <w:rPr>
                    <w:rStyle w:val="Hyperlink"/>
                    <w:noProof/>
                  </w:rPr>
                  <w:t>Application Architecture Checklist</w:t>
                </w:r>
                <w:r>
                  <w:rPr>
                    <w:noProof/>
                    <w:webHidden/>
                  </w:rPr>
                  <w:tab/>
                </w:r>
                <w:r>
                  <w:rPr>
                    <w:noProof/>
                    <w:webHidden/>
                  </w:rPr>
                  <w:fldChar w:fldCharType="begin"/>
                </w:r>
                <w:r>
                  <w:rPr>
                    <w:noProof/>
                    <w:webHidden/>
                  </w:rPr>
                  <w:instrText xml:space="preserve"> PAGEREF _Toc242170570 \h </w:instrText>
                </w:r>
                <w:r>
                  <w:rPr>
                    <w:noProof/>
                    <w:webHidden/>
                  </w:rPr>
                </w:r>
                <w:r>
                  <w:rPr>
                    <w:noProof/>
                    <w:webHidden/>
                  </w:rPr>
                  <w:fldChar w:fldCharType="separate"/>
                </w:r>
                <w:r>
                  <w:rPr>
                    <w:noProof/>
                    <w:webHidden/>
                  </w:rPr>
                  <w:t>19</w:t>
                </w:r>
                <w:r>
                  <w:rPr>
                    <w:noProof/>
                    <w:webHidden/>
                  </w:rPr>
                  <w:fldChar w:fldCharType="end"/>
                </w:r>
              </w:hyperlink>
            </w:p>
            <w:p w14:paraId="4A8FB0DF" w14:textId="42FB3100" w:rsidR="0035236F" w:rsidRDefault="0035236F">
              <w:pPr>
                <w:pStyle w:val="TOC1"/>
                <w:rPr>
                  <w:rFonts w:asciiTheme="minorHAnsi" w:eastAsiaTheme="minorEastAsia" w:hAnsiTheme="minorHAnsi" w:cstheme="minorBidi"/>
                  <w:noProof/>
                  <w:color w:val="auto"/>
                  <w:sz w:val="24"/>
                  <w:szCs w:val="24"/>
                  <w:lang w:eastAsia="en-AU"/>
                </w:rPr>
              </w:pPr>
              <w:hyperlink w:anchor="_Toc242170571" w:history="1">
                <w:r w:rsidRPr="00375085">
                  <w:rPr>
                    <w:rStyle w:val="Hyperlink"/>
                    <w:noProof/>
                  </w:rPr>
                  <w:t>4</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w:t>
                </w:r>
                <w:r>
                  <w:rPr>
                    <w:noProof/>
                    <w:webHidden/>
                  </w:rPr>
                  <w:tab/>
                </w:r>
                <w:r>
                  <w:rPr>
                    <w:noProof/>
                    <w:webHidden/>
                  </w:rPr>
                  <w:fldChar w:fldCharType="begin"/>
                </w:r>
                <w:r>
                  <w:rPr>
                    <w:noProof/>
                    <w:webHidden/>
                  </w:rPr>
                  <w:instrText xml:space="preserve"> PAGEREF _Toc242170571 \h </w:instrText>
                </w:r>
                <w:r>
                  <w:rPr>
                    <w:noProof/>
                    <w:webHidden/>
                  </w:rPr>
                </w:r>
                <w:r>
                  <w:rPr>
                    <w:noProof/>
                    <w:webHidden/>
                  </w:rPr>
                  <w:fldChar w:fldCharType="separate"/>
                </w:r>
                <w:r>
                  <w:rPr>
                    <w:noProof/>
                    <w:webHidden/>
                  </w:rPr>
                  <w:t>20</w:t>
                </w:r>
                <w:r>
                  <w:rPr>
                    <w:noProof/>
                    <w:webHidden/>
                  </w:rPr>
                  <w:fldChar w:fldCharType="end"/>
                </w:r>
              </w:hyperlink>
            </w:p>
            <w:p w14:paraId="05812BB7" w14:textId="72C75D01" w:rsidR="0035236F" w:rsidRDefault="0035236F">
              <w:pPr>
                <w:pStyle w:val="TOC2"/>
                <w:rPr>
                  <w:rFonts w:asciiTheme="minorHAnsi" w:eastAsiaTheme="minorEastAsia" w:hAnsiTheme="minorHAnsi" w:cstheme="minorBidi"/>
                  <w:noProof/>
                  <w:color w:val="auto"/>
                  <w:sz w:val="24"/>
                  <w:szCs w:val="24"/>
                  <w:lang w:eastAsia="en-AU"/>
                </w:rPr>
              </w:pPr>
              <w:hyperlink w:anchor="_Toc242170572" w:history="1">
                <w:r w:rsidRPr="00375085">
                  <w:rPr>
                    <w:rStyle w:val="Hyperlink"/>
                    <w:noProof/>
                  </w:rPr>
                  <w:t>4.1</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Overview</w:t>
                </w:r>
                <w:r>
                  <w:rPr>
                    <w:noProof/>
                    <w:webHidden/>
                  </w:rPr>
                  <w:tab/>
                </w:r>
                <w:r>
                  <w:rPr>
                    <w:noProof/>
                    <w:webHidden/>
                  </w:rPr>
                  <w:fldChar w:fldCharType="begin"/>
                </w:r>
                <w:r>
                  <w:rPr>
                    <w:noProof/>
                    <w:webHidden/>
                  </w:rPr>
                  <w:instrText xml:space="preserve"> PAGEREF _Toc242170572 \h </w:instrText>
                </w:r>
                <w:r>
                  <w:rPr>
                    <w:noProof/>
                    <w:webHidden/>
                  </w:rPr>
                </w:r>
                <w:r>
                  <w:rPr>
                    <w:noProof/>
                    <w:webHidden/>
                  </w:rPr>
                  <w:fldChar w:fldCharType="separate"/>
                </w:r>
                <w:r>
                  <w:rPr>
                    <w:noProof/>
                    <w:webHidden/>
                  </w:rPr>
                  <w:t>20</w:t>
                </w:r>
                <w:r>
                  <w:rPr>
                    <w:noProof/>
                    <w:webHidden/>
                  </w:rPr>
                  <w:fldChar w:fldCharType="end"/>
                </w:r>
              </w:hyperlink>
            </w:p>
            <w:p w14:paraId="4776B0A5" w14:textId="12514FC6" w:rsidR="0035236F" w:rsidRDefault="0035236F">
              <w:pPr>
                <w:pStyle w:val="TOC2"/>
                <w:rPr>
                  <w:rFonts w:asciiTheme="minorHAnsi" w:eastAsiaTheme="minorEastAsia" w:hAnsiTheme="minorHAnsi" w:cstheme="minorBidi"/>
                  <w:noProof/>
                  <w:color w:val="auto"/>
                  <w:sz w:val="24"/>
                  <w:szCs w:val="24"/>
                  <w:lang w:eastAsia="en-AU"/>
                </w:rPr>
              </w:pPr>
              <w:hyperlink w:anchor="_Toc242170573" w:history="1">
                <w:r w:rsidRPr="00375085">
                  <w:rPr>
                    <w:rStyle w:val="Hyperlink"/>
                    <w:noProof/>
                  </w:rPr>
                  <w:t>4.2</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Principles and Standards</w:t>
                </w:r>
                <w:r>
                  <w:rPr>
                    <w:noProof/>
                    <w:webHidden/>
                  </w:rPr>
                  <w:tab/>
                </w:r>
                <w:r>
                  <w:rPr>
                    <w:noProof/>
                    <w:webHidden/>
                  </w:rPr>
                  <w:fldChar w:fldCharType="begin"/>
                </w:r>
                <w:r>
                  <w:rPr>
                    <w:noProof/>
                    <w:webHidden/>
                  </w:rPr>
                  <w:instrText xml:space="preserve"> PAGEREF _Toc242170573 \h </w:instrText>
                </w:r>
                <w:r>
                  <w:rPr>
                    <w:noProof/>
                    <w:webHidden/>
                  </w:rPr>
                </w:r>
                <w:r>
                  <w:rPr>
                    <w:noProof/>
                    <w:webHidden/>
                  </w:rPr>
                  <w:fldChar w:fldCharType="separate"/>
                </w:r>
                <w:r>
                  <w:rPr>
                    <w:noProof/>
                    <w:webHidden/>
                  </w:rPr>
                  <w:t>20</w:t>
                </w:r>
                <w:r>
                  <w:rPr>
                    <w:noProof/>
                    <w:webHidden/>
                  </w:rPr>
                  <w:fldChar w:fldCharType="end"/>
                </w:r>
              </w:hyperlink>
            </w:p>
            <w:p w14:paraId="2F638761" w14:textId="216567AF" w:rsidR="0035236F" w:rsidRDefault="0035236F">
              <w:pPr>
                <w:pStyle w:val="TOC2"/>
                <w:rPr>
                  <w:rFonts w:asciiTheme="minorHAnsi" w:eastAsiaTheme="minorEastAsia" w:hAnsiTheme="minorHAnsi" w:cstheme="minorBidi"/>
                  <w:noProof/>
                  <w:color w:val="auto"/>
                  <w:sz w:val="24"/>
                  <w:szCs w:val="24"/>
                  <w:lang w:eastAsia="en-AU"/>
                </w:rPr>
              </w:pPr>
              <w:hyperlink w:anchor="_Toc242170574" w:history="1">
                <w:r w:rsidRPr="00375085">
                  <w:rPr>
                    <w:rStyle w:val="Hyperlink"/>
                    <w:noProof/>
                  </w:rPr>
                  <w:t>4.3</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Components</w:t>
                </w:r>
                <w:r>
                  <w:rPr>
                    <w:noProof/>
                    <w:webHidden/>
                  </w:rPr>
                  <w:tab/>
                </w:r>
                <w:r>
                  <w:rPr>
                    <w:noProof/>
                    <w:webHidden/>
                  </w:rPr>
                  <w:fldChar w:fldCharType="begin"/>
                </w:r>
                <w:r>
                  <w:rPr>
                    <w:noProof/>
                    <w:webHidden/>
                  </w:rPr>
                  <w:instrText xml:space="preserve"> PAGEREF _Toc242170574 \h </w:instrText>
                </w:r>
                <w:r>
                  <w:rPr>
                    <w:noProof/>
                    <w:webHidden/>
                  </w:rPr>
                </w:r>
                <w:r>
                  <w:rPr>
                    <w:noProof/>
                    <w:webHidden/>
                  </w:rPr>
                  <w:fldChar w:fldCharType="separate"/>
                </w:r>
                <w:r>
                  <w:rPr>
                    <w:noProof/>
                    <w:webHidden/>
                  </w:rPr>
                  <w:t>21</w:t>
                </w:r>
                <w:r>
                  <w:rPr>
                    <w:noProof/>
                    <w:webHidden/>
                  </w:rPr>
                  <w:fldChar w:fldCharType="end"/>
                </w:r>
              </w:hyperlink>
            </w:p>
            <w:p w14:paraId="184D5B20" w14:textId="2FB60920" w:rsidR="0035236F" w:rsidRDefault="0035236F">
              <w:pPr>
                <w:pStyle w:val="TOC2"/>
                <w:rPr>
                  <w:rFonts w:asciiTheme="minorHAnsi" w:eastAsiaTheme="minorEastAsia" w:hAnsiTheme="minorHAnsi" w:cstheme="minorBidi"/>
                  <w:noProof/>
                  <w:color w:val="auto"/>
                  <w:sz w:val="24"/>
                  <w:szCs w:val="24"/>
                  <w:lang w:eastAsia="en-AU"/>
                </w:rPr>
              </w:pPr>
              <w:hyperlink w:anchor="_Toc242170575" w:history="1">
                <w:r w:rsidRPr="00375085">
                  <w:rPr>
                    <w:rStyle w:val="Hyperlink"/>
                    <w:noProof/>
                  </w:rPr>
                  <w:t>4.4</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Interactions and Flows</w:t>
                </w:r>
                <w:r>
                  <w:rPr>
                    <w:noProof/>
                    <w:webHidden/>
                  </w:rPr>
                  <w:tab/>
                </w:r>
                <w:r>
                  <w:rPr>
                    <w:noProof/>
                    <w:webHidden/>
                  </w:rPr>
                  <w:fldChar w:fldCharType="begin"/>
                </w:r>
                <w:r>
                  <w:rPr>
                    <w:noProof/>
                    <w:webHidden/>
                  </w:rPr>
                  <w:instrText xml:space="preserve"> PAGEREF _Toc242170575 \h </w:instrText>
                </w:r>
                <w:r>
                  <w:rPr>
                    <w:noProof/>
                    <w:webHidden/>
                  </w:rPr>
                </w:r>
                <w:r>
                  <w:rPr>
                    <w:noProof/>
                    <w:webHidden/>
                  </w:rPr>
                  <w:fldChar w:fldCharType="separate"/>
                </w:r>
                <w:r>
                  <w:rPr>
                    <w:noProof/>
                    <w:webHidden/>
                  </w:rPr>
                  <w:t>22</w:t>
                </w:r>
                <w:r>
                  <w:rPr>
                    <w:noProof/>
                    <w:webHidden/>
                  </w:rPr>
                  <w:fldChar w:fldCharType="end"/>
                </w:r>
              </w:hyperlink>
            </w:p>
            <w:p w14:paraId="6AAD87A8" w14:textId="207DCA12" w:rsidR="0035236F" w:rsidRDefault="0035236F">
              <w:pPr>
                <w:pStyle w:val="TOC2"/>
                <w:rPr>
                  <w:rFonts w:asciiTheme="minorHAnsi" w:eastAsiaTheme="minorEastAsia" w:hAnsiTheme="minorHAnsi" w:cstheme="minorBidi"/>
                  <w:noProof/>
                  <w:color w:val="auto"/>
                  <w:sz w:val="24"/>
                  <w:szCs w:val="24"/>
                  <w:lang w:eastAsia="en-AU"/>
                </w:rPr>
              </w:pPr>
              <w:hyperlink w:anchor="_Toc242170576" w:history="1">
                <w:r w:rsidRPr="00375085">
                  <w:rPr>
                    <w:rStyle w:val="Hyperlink"/>
                    <w:noProof/>
                  </w:rPr>
                  <w:t>4.5</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Key Design Considerations</w:t>
                </w:r>
                <w:r>
                  <w:rPr>
                    <w:noProof/>
                    <w:webHidden/>
                  </w:rPr>
                  <w:tab/>
                </w:r>
                <w:r>
                  <w:rPr>
                    <w:noProof/>
                    <w:webHidden/>
                  </w:rPr>
                  <w:fldChar w:fldCharType="begin"/>
                </w:r>
                <w:r>
                  <w:rPr>
                    <w:noProof/>
                    <w:webHidden/>
                  </w:rPr>
                  <w:instrText xml:space="preserve"> PAGEREF _Toc242170576 \h </w:instrText>
                </w:r>
                <w:r>
                  <w:rPr>
                    <w:noProof/>
                    <w:webHidden/>
                  </w:rPr>
                </w:r>
                <w:r>
                  <w:rPr>
                    <w:noProof/>
                    <w:webHidden/>
                  </w:rPr>
                  <w:fldChar w:fldCharType="separate"/>
                </w:r>
                <w:r>
                  <w:rPr>
                    <w:noProof/>
                    <w:webHidden/>
                  </w:rPr>
                  <w:t>23</w:t>
                </w:r>
                <w:r>
                  <w:rPr>
                    <w:noProof/>
                    <w:webHidden/>
                  </w:rPr>
                  <w:fldChar w:fldCharType="end"/>
                </w:r>
              </w:hyperlink>
            </w:p>
            <w:p w14:paraId="1E3A183E" w14:textId="4F6FD5F8" w:rsidR="0035236F" w:rsidRDefault="0035236F">
              <w:pPr>
                <w:pStyle w:val="TOC2"/>
                <w:rPr>
                  <w:rFonts w:asciiTheme="minorHAnsi" w:eastAsiaTheme="minorEastAsia" w:hAnsiTheme="minorHAnsi" w:cstheme="minorBidi"/>
                  <w:noProof/>
                  <w:color w:val="auto"/>
                  <w:sz w:val="24"/>
                  <w:szCs w:val="24"/>
                  <w:lang w:eastAsia="en-AU"/>
                </w:rPr>
              </w:pPr>
              <w:hyperlink w:anchor="_Toc242170577" w:history="1">
                <w:r w:rsidRPr="00375085">
                  <w:rPr>
                    <w:rStyle w:val="Hyperlink"/>
                    <w:noProof/>
                  </w:rPr>
                  <w:t>4.6</w:t>
                </w:r>
                <w:r>
                  <w:rPr>
                    <w:rFonts w:asciiTheme="minorHAnsi" w:eastAsiaTheme="minorEastAsia" w:hAnsiTheme="minorHAnsi" w:cstheme="minorBidi"/>
                    <w:noProof/>
                    <w:color w:val="auto"/>
                    <w:sz w:val="24"/>
                    <w:szCs w:val="24"/>
                    <w:lang w:eastAsia="en-AU"/>
                  </w:rPr>
                  <w:tab/>
                </w:r>
                <w:r w:rsidRPr="00375085">
                  <w:rPr>
                    <w:rStyle w:val="Hyperlink"/>
                    <w:noProof/>
                  </w:rPr>
                  <w:t>Integration Architecture Checklist</w:t>
                </w:r>
                <w:r>
                  <w:rPr>
                    <w:noProof/>
                    <w:webHidden/>
                  </w:rPr>
                  <w:tab/>
                </w:r>
                <w:r>
                  <w:rPr>
                    <w:noProof/>
                    <w:webHidden/>
                  </w:rPr>
                  <w:fldChar w:fldCharType="begin"/>
                </w:r>
                <w:r>
                  <w:rPr>
                    <w:noProof/>
                    <w:webHidden/>
                  </w:rPr>
                  <w:instrText xml:space="preserve"> PAGEREF _Toc242170577 \h </w:instrText>
                </w:r>
                <w:r>
                  <w:rPr>
                    <w:noProof/>
                    <w:webHidden/>
                  </w:rPr>
                </w:r>
                <w:r>
                  <w:rPr>
                    <w:noProof/>
                    <w:webHidden/>
                  </w:rPr>
                  <w:fldChar w:fldCharType="separate"/>
                </w:r>
                <w:r>
                  <w:rPr>
                    <w:noProof/>
                    <w:webHidden/>
                  </w:rPr>
                  <w:t>24</w:t>
                </w:r>
                <w:r>
                  <w:rPr>
                    <w:noProof/>
                    <w:webHidden/>
                  </w:rPr>
                  <w:fldChar w:fldCharType="end"/>
                </w:r>
              </w:hyperlink>
            </w:p>
            <w:p w14:paraId="35C0BEB1" w14:textId="44E25F38" w:rsidR="0035236F" w:rsidRDefault="0035236F">
              <w:pPr>
                <w:pStyle w:val="TOC1"/>
                <w:rPr>
                  <w:rFonts w:asciiTheme="minorHAnsi" w:eastAsiaTheme="minorEastAsia" w:hAnsiTheme="minorHAnsi" w:cstheme="minorBidi"/>
                  <w:noProof/>
                  <w:color w:val="auto"/>
                  <w:sz w:val="24"/>
                  <w:szCs w:val="24"/>
                  <w:lang w:eastAsia="en-AU"/>
                </w:rPr>
              </w:pPr>
              <w:hyperlink w:anchor="_Toc242170578" w:history="1">
                <w:r w:rsidRPr="00375085">
                  <w:rPr>
                    <w:rStyle w:val="Hyperlink"/>
                    <w:noProof/>
                  </w:rPr>
                  <w:t>5</w:t>
                </w:r>
                <w:r>
                  <w:rPr>
                    <w:rFonts w:asciiTheme="minorHAnsi" w:eastAsiaTheme="minorEastAsia" w:hAnsiTheme="minorHAnsi" w:cstheme="minorBidi"/>
                    <w:noProof/>
                    <w:color w:val="auto"/>
                    <w:sz w:val="24"/>
                    <w:szCs w:val="24"/>
                    <w:lang w:eastAsia="en-AU"/>
                  </w:rPr>
                  <w:tab/>
                </w:r>
                <w:r w:rsidRPr="00375085">
                  <w:rPr>
                    <w:rStyle w:val="Hyperlink"/>
                    <w:noProof/>
                  </w:rPr>
                  <w:t>Data Architecture</w:t>
                </w:r>
                <w:r>
                  <w:rPr>
                    <w:noProof/>
                    <w:webHidden/>
                  </w:rPr>
                  <w:tab/>
                </w:r>
                <w:r>
                  <w:rPr>
                    <w:noProof/>
                    <w:webHidden/>
                  </w:rPr>
                  <w:fldChar w:fldCharType="begin"/>
                </w:r>
                <w:r>
                  <w:rPr>
                    <w:noProof/>
                    <w:webHidden/>
                  </w:rPr>
                  <w:instrText xml:space="preserve"> PAGEREF _Toc242170578 \h </w:instrText>
                </w:r>
                <w:r>
                  <w:rPr>
                    <w:noProof/>
                    <w:webHidden/>
                  </w:rPr>
                </w:r>
                <w:r>
                  <w:rPr>
                    <w:noProof/>
                    <w:webHidden/>
                  </w:rPr>
                  <w:fldChar w:fldCharType="separate"/>
                </w:r>
                <w:r>
                  <w:rPr>
                    <w:noProof/>
                    <w:webHidden/>
                  </w:rPr>
                  <w:t>25</w:t>
                </w:r>
                <w:r>
                  <w:rPr>
                    <w:noProof/>
                    <w:webHidden/>
                  </w:rPr>
                  <w:fldChar w:fldCharType="end"/>
                </w:r>
              </w:hyperlink>
            </w:p>
            <w:p w14:paraId="3E6060AC" w14:textId="2DDF50C4" w:rsidR="0035236F" w:rsidRDefault="0035236F">
              <w:pPr>
                <w:pStyle w:val="TOC2"/>
                <w:rPr>
                  <w:rFonts w:asciiTheme="minorHAnsi" w:eastAsiaTheme="minorEastAsia" w:hAnsiTheme="minorHAnsi" w:cstheme="minorBidi"/>
                  <w:noProof/>
                  <w:color w:val="auto"/>
                  <w:sz w:val="24"/>
                  <w:szCs w:val="24"/>
                  <w:lang w:eastAsia="en-AU"/>
                </w:rPr>
              </w:pPr>
              <w:hyperlink w:anchor="_Toc242170579" w:history="1">
                <w:r w:rsidRPr="00375085">
                  <w:rPr>
                    <w:rStyle w:val="Hyperlink"/>
                    <w:noProof/>
                  </w:rPr>
                  <w:t>5.1</w:t>
                </w:r>
                <w:r>
                  <w:rPr>
                    <w:rFonts w:asciiTheme="minorHAnsi" w:eastAsiaTheme="minorEastAsia" w:hAnsiTheme="minorHAnsi" w:cstheme="minorBidi"/>
                    <w:noProof/>
                    <w:color w:val="auto"/>
                    <w:sz w:val="24"/>
                    <w:szCs w:val="24"/>
                    <w:lang w:eastAsia="en-AU"/>
                  </w:rPr>
                  <w:tab/>
                </w:r>
                <w:r w:rsidRPr="00375085">
                  <w:rPr>
                    <w:rStyle w:val="Hyperlink"/>
                    <w:noProof/>
                  </w:rPr>
                  <w:t>Data Architecture Overview</w:t>
                </w:r>
                <w:r>
                  <w:rPr>
                    <w:noProof/>
                    <w:webHidden/>
                  </w:rPr>
                  <w:tab/>
                </w:r>
                <w:r>
                  <w:rPr>
                    <w:noProof/>
                    <w:webHidden/>
                  </w:rPr>
                  <w:fldChar w:fldCharType="begin"/>
                </w:r>
                <w:r>
                  <w:rPr>
                    <w:noProof/>
                    <w:webHidden/>
                  </w:rPr>
                  <w:instrText xml:space="preserve"> PAGEREF _Toc242170579 \h </w:instrText>
                </w:r>
                <w:r>
                  <w:rPr>
                    <w:noProof/>
                    <w:webHidden/>
                  </w:rPr>
                </w:r>
                <w:r>
                  <w:rPr>
                    <w:noProof/>
                    <w:webHidden/>
                  </w:rPr>
                  <w:fldChar w:fldCharType="separate"/>
                </w:r>
                <w:r>
                  <w:rPr>
                    <w:noProof/>
                    <w:webHidden/>
                  </w:rPr>
                  <w:t>25</w:t>
                </w:r>
                <w:r>
                  <w:rPr>
                    <w:noProof/>
                    <w:webHidden/>
                  </w:rPr>
                  <w:fldChar w:fldCharType="end"/>
                </w:r>
              </w:hyperlink>
            </w:p>
            <w:p w14:paraId="12696E32" w14:textId="50E1F56D" w:rsidR="0035236F" w:rsidRDefault="0035236F">
              <w:pPr>
                <w:pStyle w:val="TOC2"/>
                <w:rPr>
                  <w:rFonts w:asciiTheme="minorHAnsi" w:eastAsiaTheme="minorEastAsia" w:hAnsiTheme="minorHAnsi" w:cstheme="minorBidi"/>
                  <w:noProof/>
                  <w:color w:val="auto"/>
                  <w:sz w:val="24"/>
                  <w:szCs w:val="24"/>
                  <w:lang w:eastAsia="en-AU"/>
                </w:rPr>
              </w:pPr>
              <w:hyperlink w:anchor="_Toc242170580" w:history="1">
                <w:r w:rsidRPr="00375085">
                  <w:rPr>
                    <w:rStyle w:val="Hyperlink"/>
                    <w:noProof/>
                  </w:rPr>
                  <w:t>5.2</w:t>
                </w:r>
                <w:r>
                  <w:rPr>
                    <w:rFonts w:asciiTheme="minorHAnsi" w:eastAsiaTheme="minorEastAsia" w:hAnsiTheme="minorHAnsi" w:cstheme="minorBidi"/>
                    <w:noProof/>
                    <w:color w:val="auto"/>
                    <w:sz w:val="24"/>
                    <w:szCs w:val="24"/>
                    <w:lang w:eastAsia="en-AU"/>
                  </w:rPr>
                  <w:tab/>
                </w:r>
                <w:r w:rsidRPr="00375085">
                  <w:rPr>
                    <w:rStyle w:val="Hyperlink"/>
                    <w:noProof/>
                  </w:rPr>
                  <w:t>Data Architecture Principles and Standards</w:t>
                </w:r>
                <w:r>
                  <w:rPr>
                    <w:noProof/>
                    <w:webHidden/>
                  </w:rPr>
                  <w:tab/>
                </w:r>
                <w:r>
                  <w:rPr>
                    <w:noProof/>
                    <w:webHidden/>
                  </w:rPr>
                  <w:fldChar w:fldCharType="begin"/>
                </w:r>
                <w:r>
                  <w:rPr>
                    <w:noProof/>
                    <w:webHidden/>
                  </w:rPr>
                  <w:instrText xml:space="preserve"> PAGEREF _Toc242170580 \h </w:instrText>
                </w:r>
                <w:r>
                  <w:rPr>
                    <w:noProof/>
                    <w:webHidden/>
                  </w:rPr>
                </w:r>
                <w:r>
                  <w:rPr>
                    <w:noProof/>
                    <w:webHidden/>
                  </w:rPr>
                  <w:fldChar w:fldCharType="separate"/>
                </w:r>
                <w:r>
                  <w:rPr>
                    <w:noProof/>
                    <w:webHidden/>
                  </w:rPr>
                  <w:t>25</w:t>
                </w:r>
                <w:r>
                  <w:rPr>
                    <w:noProof/>
                    <w:webHidden/>
                  </w:rPr>
                  <w:fldChar w:fldCharType="end"/>
                </w:r>
              </w:hyperlink>
            </w:p>
            <w:p w14:paraId="71B5211E" w14:textId="67D98BE9" w:rsidR="0035236F" w:rsidRDefault="0035236F">
              <w:pPr>
                <w:pStyle w:val="TOC2"/>
                <w:rPr>
                  <w:rFonts w:asciiTheme="minorHAnsi" w:eastAsiaTheme="minorEastAsia" w:hAnsiTheme="minorHAnsi" w:cstheme="minorBidi"/>
                  <w:noProof/>
                  <w:color w:val="auto"/>
                  <w:sz w:val="24"/>
                  <w:szCs w:val="24"/>
                  <w:lang w:eastAsia="en-AU"/>
                </w:rPr>
              </w:pPr>
              <w:hyperlink w:anchor="_Toc242170581" w:history="1">
                <w:r w:rsidRPr="00375085">
                  <w:rPr>
                    <w:rStyle w:val="Hyperlink"/>
                    <w:noProof/>
                  </w:rPr>
                  <w:t>5.3</w:t>
                </w:r>
                <w:r>
                  <w:rPr>
                    <w:rFonts w:asciiTheme="minorHAnsi" w:eastAsiaTheme="minorEastAsia" w:hAnsiTheme="minorHAnsi" w:cstheme="minorBidi"/>
                    <w:noProof/>
                    <w:color w:val="auto"/>
                    <w:sz w:val="24"/>
                    <w:szCs w:val="24"/>
                    <w:lang w:eastAsia="en-AU"/>
                  </w:rPr>
                  <w:tab/>
                </w:r>
                <w:r w:rsidRPr="00375085">
                  <w:rPr>
                    <w:rStyle w:val="Hyperlink"/>
                    <w:noProof/>
                  </w:rPr>
                  <w:t>Data Architecture Components</w:t>
                </w:r>
                <w:r>
                  <w:rPr>
                    <w:noProof/>
                    <w:webHidden/>
                  </w:rPr>
                  <w:tab/>
                </w:r>
                <w:r>
                  <w:rPr>
                    <w:noProof/>
                    <w:webHidden/>
                  </w:rPr>
                  <w:fldChar w:fldCharType="begin"/>
                </w:r>
                <w:r>
                  <w:rPr>
                    <w:noProof/>
                    <w:webHidden/>
                  </w:rPr>
                  <w:instrText xml:space="preserve"> PAGEREF _Toc242170581 \h </w:instrText>
                </w:r>
                <w:r>
                  <w:rPr>
                    <w:noProof/>
                    <w:webHidden/>
                  </w:rPr>
                </w:r>
                <w:r>
                  <w:rPr>
                    <w:noProof/>
                    <w:webHidden/>
                  </w:rPr>
                  <w:fldChar w:fldCharType="separate"/>
                </w:r>
                <w:r>
                  <w:rPr>
                    <w:noProof/>
                    <w:webHidden/>
                  </w:rPr>
                  <w:t>26</w:t>
                </w:r>
                <w:r>
                  <w:rPr>
                    <w:noProof/>
                    <w:webHidden/>
                  </w:rPr>
                  <w:fldChar w:fldCharType="end"/>
                </w:r>
              </w:hyperlink>
            </w:p>
            <w:p w14:paraId="4CC47B80" w14:textId="6E96EB5A" w:rsidR="0035236F" w:rsidRDefault="0035236F">
              <w:pPr>
                <w:pStyle w:val="TOC2"/>
                <w:rPr>
                  <w:rFonts w:asciiTheme="minorHAnsi" w:eastAsiaTheme="minorEastAsia" w:hAnsiTheme="minorHAnsi" w:cstheme="minorBidi"/>
                  <w:noProof/>
                  <w:color w:val="auto"/>
                  <w:sz w:val="24"/>
                  <w:szCs w:val="24"/>
                  <w:lang w:eastAsia="en-AU"/>
                </w:rPr>
              </w:pPr>
              <w:hyperlink w:anchor="_Toc242170582" w:history="1">
                <w:r w:rsidRPr="00375085">
                  <w:rPr>
                    <w:rStyle w:val="Hyperlink"/>
                    <w:noProof/>
                  </w:rPr>
                  <w:t>5.4</w:t>
                </w:r>
                <w:r>
                  <w:rPr>
                    <w:rFonts w:asciiTheme="minorHAnsi" w:eastAsiaTheme="minorEastAsia" w:hAnsiTheme="minorHAnsi" w:cstheme="minorBidi"/>
                    <w:noProof/>
                    <w:color w:val="auto"/>
                    <w:sz w:val="24"/>
                    <w:szCs w:val="24"/>
                    <w:lang w:eastAsia="en-AU"/>
                  </w:rPr>
                  <w:tab/>
                </w:r>
                <w:r w:rsidRPr="00375085">
                  <w:rPr>
                    <w:rStyle w:val="Hyperlink"/>
                    <w:noProof/>
                  </w:rPr>
                  <w:t>Data Architecture Interactions and Flows</w:t>
                </w:r>
                <w:r>
                  <w:rPr>
                    <w:noProof/>
                    <w:webHidden/>
                  </w:rPr>
                  <w:tab/>
                </w:r>
                <w:r>
                  <w:rPr>
                    <w:noProof/>
                    <w:webHidden/>
                  </w:rPr>
                  <w:fldChar w:fldCharType="begin"/>
                </w:r>
                <w:r>
                  <w:rPr>
                    <w:noProof/>
                    <w:webHidden/>
                  </w:rPr>
                  <w:instrText xml:space="preserve"> PAGEREF _Toc242170582 \h </w:instrText>
                </w:r>
                <w:r>
                  <w:rPr>
                    <w:noProof/>
                    <w:webHidden/>
                  </w:rPr>
                </w:r>
                <w:r>
                  <w:rPr>
                    <w:noProof/>
                    <w:webHidden/>
                  </w:rPr>
                  <w:fldChar w:fldCharType="separate"/>
                </w:r>
                <w:r>
                  <w:rPr>
                    <w:noProof/>
                    <w:webHidden/>
                  </w:rPr>
                  <w:t>27</w:t>
                </w:r>
                <w:r>
                  <w:rPr>
                    <w:noProof/>
                    <w:webHidden/>
                  </w:rPr>
                  <w:fldChar w:fldCharType="end"/>
                </w:r>
              </w:hyperlink>
            </w:p>
            <w:p w14:paraId="28C2C43A" w14:textId="75ACE9E3" w:rsidR="0035236F" w:rsidRDefault="0035236F">
              <w:pPr>
                <w:pStyle w:val="TOC2"/>
                <w:rPr>
                  <w:rFonts w:asciiTheme="minorHAnsi" w:eastAsiaTheme="minorEastAsia" w:hAnsiTheme="minorHAnsi" w:cstheme="minorBidi"/>
                  <w:noProof/>
                  <w:color w:val="auto"/>
                  <w:sz w:val="24"/>
                  <w:szCs w:val="24"/>
                  <w:lang w:eastAsia="en-AU"/>
                </w:rPr>
              </w:pPr>
              <w:hyperlink w:anchor="_Toc242170583" w:history="1">
                <w:r w:rsidRPr="00375085">
                  <w:rPr>
                    <w:rStyle w:val="Hyperlink"/>
                    <w:noProof/>
                  </w:rPr>
                  <w:t>5.5</w:t>
                </w:r>
                <w:r>
                  <w:rPr>
                    <w:rFonts w:asciiTheme="minorHAnsi" w:eastAsiaTheme="minorEastAsia" w:hAnsiTheme="minorHAnsi" w:cstheme="minorBidi"/>
                    <w:noProof/>
                    <w:color w:val="auto"/>
                    <w:sz w:val="24"/>
                    <w:szCs w:val="24"/>
                    <w:lang w:eastAsia="en-AU"/>
                  </w:rPr>
                  <w:tab/>
                </w:r>
                <w:r w:rsidRPr="00375085">
                  <w:rPr>
                    <w:rStyle w:val="Hyperlink"/>
                    <w:noProof/>
                  </w:rPr>
                  <w:t>Data Architecture Key Design Considerations</w:t>
                </w:r>
                <w:r>
                  <w:rPr>
                    <w:noProof/>
                    <w:webHidden/>
                  </w:rPr>
                  <w:tab/>
                </w:r>
                <w:r>
                  <w:rPr>
                    <w:noProof/>
                    <w:webHidden/>
                  </w:rPr>
                  <w:fldChar w:fldCharType="begin"/>
                </w:r>
                <w:r>
                  <w:rPr>
                    <w:noProof/>
                    <w:webHidden/>
                  </w:rPr>
                  <w:instrText xml:space="preserve"> PAGEREF _Toc242170583 \h </w:instrText>
                </w:r>
                <w:r>
                  <w:rPr>
                    <w:noProof/>
                    <w:webHidden/>
                  </w:rPr>
                </w:r>
                <w:r>
                  <w:rPr>
                    <w:noProof/>
                    <w:webHidden/>
                  </w:rPr>
                  <w:fldChar w:fldCharType="separate"/>
                </w:r>
                <w:r>
                  <w:rPr>
                    <w:noProof/>
                    <w:webHidden/>
                  </w:rPr>
                  <w:t>28</w:t>
                </w:r>
                <w:r>
                  <w:rPr>
                    <w:noProof/>
                    <w:webHidden/>
                  </w:rPr>
                  <w:fldChar w:fldCharType="end"/>
                </w:r>
              </w:hyperlink>
            </w:p>
            <w:p w14:paraId="52EEC008" w14:textId="5856058E" w:rsidR="0035236F" w:rsidRDefault="0035236F">
              <w:pPr>
                <w:pStyle w:val="TOC2"/>
                <w:rPr>
                  <w:rFonts w:asciiTheme="minorHAnsi" w:eastAsiaTheme="minorEastAsia" w:hAnsiTheme="minorHAnsi" w:cstheme="minorBidi"/>
                  <w:noProof/>
                  <w:color w:val="auto"/>
                  <w:sz w:val="24"/>
                  <w:szCs w:val="24"/>
                  <w:lang w:eastAsia="en-AU"/>
                </w:rPr>
              </w:pPr>
              <w:hyperlink w:anchor="_Toc242170584" w:history="1">
                <w:r w:rsidRPr="00375085">
                  <w:rPr>
                    <w:rStyle w:val="Hyperlink"/>
                    <w:noProof/>
                  </w:rPr>
                  <w:t>5.6</w:t>
                </w:r>
                <w:r>
                  <w:rPr>
                    <w:rFonts w:asciiTheme="minorHAnsi" w:eastAsiaTheme="minorEastAsia" w:hAnsiTheme="minorHAnsi" w:cstheme="minorBidi"/>
                    <w:noProof/>
                    <w:color w:val="auto"/>
                    <w:sz w:val="24"/>
                    <w:szCs w:val="24"/>
                    <w:lang w:eastAsia="en-AU"/>
                  </w:rPr>
                  <w:tab/>
                </w:r>
                <w:r w:rsidRPr="00375085">
                  <w:rPr>
                    <w:rStyle w:val="Hyperlink"/>
                    <w:noProof/>
                  </w:rPr>
                  <w:t>Data Architecture Checklist</w:t>
                </w:r>
                <w:r>
                  <w:rPr>
                    <w:noProof/>
                    <w:webHidden/>
                  </w:rPr>
                  <w:tab/>
                </w:r>
                <w:r>
                  <w:rPr>
                    <w:noProof/>
                    <w:webHidden/>
                  </w:rPr>
                  <w:fldChar w:fldCharType="begin"/>
                </w:r>
                <w:r>
                  <w:rPr>
                    <w:noProof/>
                    <w:webHidden/>
                  </w:rPr>
                  <w:instrText xml:space="preserve"> PAGEREF _Toc242170584 \h </w:instrText>
                </w:r>
                <w:r>
                  <w:rPr>
                    <w:noProof/>
                    <w:webHidden/>
                  </w:rPr>
                </w:r>
                <w:r>
                  <w:rPr>
                    <w:noProof/>
                    <w:webHidden/>
                  </w:rPr>
                  <w:fldChar w:fldCharType="separate"/>
                </w:r>
                <w:r>
                  <w:rPr>
                    <w:noProof/>
                    <w:webHidden/>
                  </w:rPr>
                  <w:t>28</w:t>
                </w:r>
                <w:r>
                  <w:rPr>
                    <w:noProof/>
                    <w:webHidden/>
                  </w:rPr>
                  <w:fldChar w:fldCharType="end"/>
                </w:r>
              </w:hyperlink>
            </w:p>
            <w:p w14:paraId="2C49E061" w14:textId="227590D0" w:rsidR="0035236F" w:rsidRDefault="0035236F">
              <w:pPr>
                <w:pStyle w:val="TOC1"/>
                <w:rPr>
                  <w:rFonts w:asciiTheme="minorHAnsi" w:eastAsiaTheme="minorEastAsia" w:hAnsiTheme="minorHAnsi" w:cstheme="minorBidi"/>
                  <w:noProof/>
                  <w:color w:val="auto"/>
                  <w:sz w:val="24"/>
                  <w:szCs w:val="24"/>
                  <w:lang w:eastAsia="en-AU"/>
                </w:rPr>
              </w:pPr>
              <w:hyperlink w:anchor="_Toc242170585" w:history="1">
                <w:r w:rsidRPr="00375085">
                  <w:rPr>
                    <w:rStyle w:val="Hyperlink"/>
                    <w:noProof/>
                  </w:rPr>
                  <w:t>6</w:t>
                </w:r>
                <w:r>
                  <w:rPr>
                    <w:rFonts w:asciiTheme="minorHAnsi" w:eastAsiaTheme="minorEastAsia" w:hAnsiTheme="minorHAnsi" w:cstheme="minorBidi"/>
                    <w:noProof/>
                    <w:color w:val="auto"/>
                    <w:sz w:val="24"/>
                    <w:szCs w:val="24"/>
                    <w:lang w:eastAsia="en-AU"/>
                  </w:rPr>
                  <w:tab/>
                </w:r>
                <w:r w:rsidRPr="00375085">
                  <w:rPr>
                    <w:rStyle w:val="Hyperlink"/>
                    <w:noProof/>
                  </w:rPr>
                  <w:t>Information Security Architecture</w:t>
                </w:r>
                <w:r>
                  <w:rPr>
                    <w:noProof/>
                    <w:webHidden/>
                  </w:rPr>
                  <w:tab/>
                </w:r>
                <w:r>
                  <w:rPr>
                    <w:noProof/>
                    <w:webHidden/>
                  </w:rPr>
                  <w:fldChar w:fldCharType="begin"/>
                </w:r>
                <w:r>
                  <w:rPr>
                    <w:noProof/>
                    <w:webHidden/>
                  </w:rPr>
                  <w:instrText xml:space="preserve"> PAGEREF _Toc242170585 \h </w:instrText>
                </w:r>
                <w:r>
                  <w:rPr>
                    <w:noProof/>
                    <w:webHidden/>
                  </w:rPr>
                </w:r>
                <w:r>
                  <w:rPr>
                    <w:noProof/>
                    <w:webHidden/>
                  </w:rPr>
                  <w:fldChar w:fldCharType="separate"/>
                </w:r>
                <w:r>
                  <w:rPr>
                    <w:noProof/>
                    <w:webHidden/>
                  </w:rPr>
                  <w:t>30</w:t>
                </w:r>
                <w:r>
                  <w:rPr>
                    <w:noProof/>
                    <w:webHidden/>
                  </w:rPr>
                  <w:fldChar w:fldCharType="end"/>
                </w:r>
              </w:hyperlink>
            </w:p>
            <w:p w14:paraId="2931AB2D" w14:textId="46DEA27E" w:rsidR="0035236F" w:rsidRDefault="0035236F">
              <w:pPr>
                <w:pStyle w:val="TOC2"/>
                <w:rPr>
                  <w:rFonts w:asciiTheme="minorHAnsi" w:eastAsiaTheme="minorEastAsia" w:hAnsiTheme="minorHAnsi" w:cstheme="minorBidi"/>
                  <w:noProof/>
                  <w:color w:val="auto"/>
                  <w:sz w:val="24"/>
                  <w:szCs w:val="24"/>
                  <w:lang w:eastAsia="en-AU"/>
                </w:rPr>
              </w:pPr>
              <w:hyperlink w:anchor="_Toc242170586" w:history="1">
                <w:r w:rsidRPr="00375085">
                  <w:rPr>
                    <w:rStyle w:val="Hyperlink"/>
                    <w:noProof/>
                  </w:rPr>
                  <w:t>6.1</w:t>
                </w:r>
                <w:r>
                  <w:rPr>
                    <w:rFonts w:asciiTheme="minorHAnsi" w:eastAsiaTheme="minorEastAsia" w:hAnsiTheme="minorHAnsi" w:cstheme="minorBidi"/>
                    <w:noProof/>
                    <w:color w:val="auto"/>
                    <w:sz w:val="24"/>
                    <w:szCs w:val="24"/>
                    <w:lang w:eastAsia="en-AU"/>
                  </w:rPr>
                  <w:tab/>
                </w:r>
                <w:r w:rsidRPr="00375085">
                  <w:rPr>
                    <w:rStyle w:val="Hyperlink"/>
                    <w:noProof/>
                  </w:rPr>
                  <w:t>Information Security Overview</w:t>
                </w:r>
                <w:r>
                  <w:rPr>
                    <w:noProof/>
                    <w:webHidden/>
                  </w:rPr>
                  <w:tab/>
                </w:r>
                <w:r>
                  <w:rPr>
                    <w:noProof/>
                    <w:webHidden/>
                  </w:rPr>
                  <w:fldChar w:fldCharType="begin"/>
                </w:r>
                <w:r>
                  <w:rPr>
                    <w:noProof/>
                    <w:webHidden/>
                  </w:rPr>
                  <w:instrText xml:space="preserve"> PAGEREF _Toc242170586 \h </w:instrText>
                </w:r>
                <w:r>
                  <w:rPr>
                    <w:noProof/>
                    <w:webHidden/>
                  </w:rPr>
                </w:r>
                <w:r>
                  <w:rPr>
                    <w:noProof/>
                    <w:webHidden/>
                  </w:rPr>
                  <w:fldChar w:fldCharType="separate"/>
                </w:r>
                <w:r>
                  <w:rPr>
                    <w:noProof/>
                    <w:webHidden/>
                  </w:rPr>
                  <w:t>30</w:t>
                </w:r>
                <w:r>
                  <w:rPr>
                    <w:noProof/>
                    <w:webHidden/>
                  </w:rPr>
                  <w:fldChar w:fldCharType="end"/>
                </w:r>
              </w:hyperlink>
            </w:p>
            <w:p w14:paraId="7180B131" w14:textId="0E9D59A3" w:rsidR="0035236F" w:rsidRDefault="0035236F">
              <w:pPr>
                <w:pStyle w:val="TOC2"/>
                <w:rPr>
                  <w:rFonts w:asciiTheme="minorHAnsi" w:eastAsiaTheme="minorEastAsia" w:hAnsiTheme="minorHAnsi" w:cstheme="minorBidi"/>
                  <w:noProof/>
                  <w:color w:val="auto"/>
                  <w:sz w:val="24"/>
                  <w:szCs w:val="24"/>
                  <w:lang w:eastAsia="en-AU"/>
                </w:rPr>
              </w:pPr>
              <w:hyperlink w:anchor="_Toc242170587" w:history="1">
                <w:r w:rsidRPr="00375085">
                  <w:rPr>
                    <w:rStyle w:val="Hyperlink"/>
                    <w:noProof/>
                  </w:rPr>
                  <w:t>6.2</w:t>
                </w:r>
                <w:r>
                  <w:rPr>
                    <w:rFonts w:asciiTheme="minorHAnsi" w:eastAsiaTheme="minorEastAsia" w:hAnsiTheme="minorHAnsi" w:cstheme="minorBidi"/>
                    <w:noProof/>
                    <w:color w:val="auto"/>
                    <w:sz w:val="24"/>
                    <w:szCs w:val="24"/>
                    <w:lang w:eastAsia="en-AU"/>
                  </w:rPr>
                  <w:tab/>
                </w:r>
                <w:r w:rsidRPr="00375085">
                  <w:rPr>
                    <w:rStyle w:val="Hyperlink"/>
                    <w:noProof/>
                  </w:rPr>
                  <w:t>Information Security Principles and Standards</w:t>
                </w:r>
                <w:r>
                  <w:rPr>
                    <w:noProof/>
                    <w:webHidden/>
                  </w:rPr>
                  <w:tab/>
                </w:r>
                <w:r>
                  <w:rPr>
                    <w:noProof/>
                    <w:webHidden/>
                  </w:rPr>
                  <w:fldChar w:fldCharType="begin"/>
                </w:r>
                <w:r>
                  <w:rPr>
                    <w:noProof/>
                    <w:webHidden/>
                  </w:rPr>
                  <w:instrText xml:space="preserve"> PAGEREF _Toc242170587 \h </w:instrText>
                </w:r>
                <w:r>
                  <w:rPr>
                    <w:noProof/>
                    <w:webHidden/>
                  </w:rPr>
                </w:r>
                <w:r>
                  <w:rPr>
                    <w:noProof/>
                    <w:webHidden/>
                  </w:rPr>
                  <w:fldChar w:fldCharType="separate"/>
                </w:r>
                <w:r>
                  <w:rPr>
                    <w:noProof/>
                    <w:webHidden/>
                  </w:rPr>
                  <w:t>30</w:t>
                </w:r>
                <w:r>
                  <w:rPr>
                    <w:noProof/>
                    <w:webHidden/>
                  </w:rPr>
                  <w:fldChar w:fldCharType="end"/>
                </w:r>
              </w:hyperlink>
            </w:p>
            <w:p w14:paraId="711A8874" w14:textId="07A381F5" w:rsidR="0035236F" w:rsidRDefault="0035236F">
              <w:pPr>
                <w:pStyle w:val="TOC2"/>
                <w:rPr>
                  <w:rFonts w:asciiTheme="minorHAnsi" w:eastAsiaTheme="minorEastAsia" w:hAnsiTheme="minorHAnsi" w:cstheme="minorBidi"/>
                  <w:noProof/>
                  <w:color w:val="auto"/>
                  <w:sz w:val="24"/>
                  <w:szCs w:val="24"/>
                  <w:lang w:eastAsia="en-AU"/>
                </w:rPr>
              </w:pPr>
              <w:hyperlink w:anchor="_Toc242170588" w:history="1">
                <w:r w:rsidRPr="00375085">
                  <w:rPr>
                    <w:rStyle w:val="Hyperlink"/>
                    <w:noProof/>
                  </w:rPr>
                  <w:t>6.3</w:t>
                </w:r>
                <w:r>
                  <w:rPr>
                    <w:rFonts w:asciiTheme="minorHAnsi" w:eastAsiaTheme="minorEastAsia" w:hAnsiTheme="minorHAnsi" w:cstheme="minorBidi"/>
                    <w:noProof/>
                    <w:color w:val="auto"/>
                    <w:sz w:val="24"/>
                    <w:szCs w:val="24"/>
                    <w:lang w:eastAsia="en-AU"/>
                  </w:rPr>
                  <w:tab/>
                </w:r>
                <w:r w:rsidRPr="00375085">
                  <w:rPr>
                    <w:rStyle w:val="Hyperlink"/>
                    <w:noProof/>
                  </w:rPr>
                  <w:t>Information Security Classification and Handling</w:t>
                </w:r>
                <w:r>
                  <w:rPr>
                    <w:noProof/>
                    <w:webHidden/>
                  </w:rPr>
                  <w:tab/>
                </w:r>
                <w:r>
                  <w:rPr>
                    <w:noProof/>
                    <w:webHidden/>
                  </w:rPr>
                  <w:fldChar w:fldCharType="begin"/>
                </w:r>
                <w:r>
                  <w:rPr>
                    <w:noProof/>
                    <w:webHidden/>
                  </w:rPr>
                  <w:instrText xml:space="preserve"> PAGEREF _Toc242170588 \h </w:instrText>
                </w:r>
                <w:r>
                  <w:rPr>
                    <w:noProof/>
                    <w:webHidden/>
                  </w:rPr>
                </w:r>
                <w:r>
                  <w:rPr>
                    <w:noProof/>
                    <w:webHidden/>
                  </w:rPr>
                  <w:fldChar w:fldCharType="separate"/>
                </w:r>
                <w:r>
                  <w:rPr>
                    <w:noProof/>
                    <w:webHidden/>
                  </w:rPr>
                  <w:t>31</w:t>
                </w:r>
                <w:r>
                  <w:rPr>
                    <w:noProof/>
                    <w:webHidden/>
                  </w:rPr>
                  <w:fldChar w:fldCharType="end"/>
                </w:r>
              </w:hyperlink>
            </w:p>
            <w:p w14:paraId="21F1BA76" w14:textId="45A89426" w:rsidR="0035236F" w:rsidRDefault="0035236F">
              <w:pPr>
                <w:pStyle w:val="TOC2"/>
                <w:rPr>
                  <w:rFonts w:asciiTheme="minorHAnsi" w:eastAsiaTheme="minorEastAsia" w:hAnsiTheme="minorHAnsi" w:cstheme="minorBidi"/>
                  <w:noProof/>
                  <w:color w:val="auto"/>
                  <w:sz w:val="24"/>
                  <w:szCs w:val="24"/>
                  <w:lang w:eastAsia="en-AU"/>
                </w:rPr>
              </w:pPr>
              <w:hyperlink w:anchor="_Toc242170589" w:history="1">
                <w:r w:rsidRPr="00375085">
                  <w:rPr>
                    <w:rStyle w:val="Hyperlink"/>
                    <w:noProof/>
                  </w:rPr>
                  <w:t>6.4</w:t>
                </w:r>
                <w:r>
                  <w:rPr>
                    <w:rFonts w:asciiTheme="minorHAnsi" w:eastAsiaTheme="minorEastAsia" w:hAnsiTheme="minorHAnsi" w:cstheme="minorBidi"/>
                    <w:noProof/>
                    <w:color w:val="auto"/>
                    <w:sz w:val="24"/>
                    <w:szCs w:val="24"/>
                    <w:lang w:eastAsia="en-AU"/>
                  </w:rPr>
                  <w:tab/>
                </w:r>
                <w:r w:rsidRPr="00375085">
                  <w:rPr>
                    <w:rStyle w:val="Hyperlink"/>
                    <w:noProof/>
                  </w:rPr>
                  <w:t>Information Security Controls</w:t>
                </w:r>
                <w:r>
                  <w:rPr>
                    <w:noProof/>
                    <w:webHidden/>
                  </w:rPr>
                  <w:tab/>
                </w:r>
                <w:r>
                  <w:rPr>
                    <w:noProof/>
                    <w:webHidden/>
                  </w:rPr>
                  <w:fldChar w:fldCharType="begin"/>
                </w:r>
                <w:r>
                  <w:rPr>
                    <w:noProof/>
                    <w:webHidden/>
                  </w:rPr>
                  <w:instrText xml:space="preserve"> PAGEREF _Toc242170589 \h </w:instrText>
                </w:r>
                <w:r>
                  <w:rPr>
                    <w:noProof/>
                    <w:webHidden/>
                  </w:rPr>
                </w:r>
                <w:r>
                  <w:rPr>
                    <w:noProof/>
                    <w:webHidden/>
                  </w:rPr>
                  <w:fldChar w:fldCharType="separate"/>
                </w:r>
                <w:r>
                  <w:rPr>
                    <w:noProof/>
                    <w:webHidden/>
                  </w:rPr>
                  <w:t>32</w:t>
                </w:r>
                <w:r>
                  <w:rPr>
                    <w:noProof/>
                    <w:webHidden/>
                  </w:rPr>
                  <w:fldChar w:fldCharType="end"/>
                </w:r>
              </w:hyperlink>
            </w:p>
            <w:p w14:paraId="518AFF22" w14:textId="45D36B37" w:rsidR="0035236F" w:rsidRDefault="0035236F">
              <w:pPr>
                <w:pStyle w:val="TOC2"/>
                <w:rPr>
                  <w:rFonts w:asciiTheme="minorHAnsi" w:eastAsiaTheme="minorEastAsia" w:hAnsiTheme="minorHAnsi" w:cstheme="minorBidi"/>
                  <w:noProof/>
                  <w:color w:val="auto"/>
                  <w:sz w:val="24"/>
                  <w:szCs w:val="24"/>
                  <w:lang w:eastAsia="en-AU"/>
                </w:rPr>
              </w:pPr>
              <w:hyperlink w:anchor="_Toc242170590" w:history="1">
                <w:r w:rsidRPr="00375085">
                  <w:rPr>
                    <w:rStyle w:val="Hyperlink"/>
                    <w:noProof/>
                  </w:rPr>
                  <w:t>6.5</w:t>
                </w:r>
                <w:r>
                  <w:rPr>
                    <w:rFonts w:asciiTheme="minorHAnsi" w:eastAsiaTheme="minorEastAsia" w:hAnsiTheme="minorHAnsi" w:cstheme="minorBidi"/>
                    <w:noProof/>
                    <w:color w:val="auto"/>
                    <w:sz w:val="24"/>
                    <w:szCs w:val="24"/>
                    <w:lang w:eastAsia="en-AU"/>
                  </w:rPr>
                  <w:tab/>
                </w:r>
                <w:r w:rsidRPr="00375085">
                  <w:rPr>
                    <w:rStyle w:val="Hyperlink"/>
                    <w:noProof/>
                  </w:rPr>
                  <w:t>Threats, Risks and Mitigations</w:t>
                </w:r>
                <w:r>
                  <w:rPr>
                    <w:noProof/>
                    <w:webHidden/>
                  </w:rPr>
                  <w:tab/>
                </w:r>
                <w:r>
                  <w:rPr>
                    <w:noProof/>
                    <w:webHidden/>
                  </w:rPr>
                  <w:fldChar w:fldCharType="begin"/>
                </w:r>
                <w:r>
                  <w:rPr>
                    <w:noProof/>
                    <w:webHidden/>
                  </w:rPr>
                  <w:instrText xml:space="preserve"> PAGEREF _Toc242170590 \h </w:instrText>
                </w:r>
                <w:r>
                  <w:rPr>
                    <w:noProof/>
                    <w:webHidden/>
                  </w:rPr>
                </w:r>
                <w:r>
                  <w:rPr>
                    <w:noProof/>
                    <w:webHidden/>
                  </w:rPr>
                  <w:fldChar w:fldCharType="separate"/>
                </w:r>
                <w:r>
                  <w:rPr>
                    <w:noProof/>
                    <w:webHidden/>
                  </w:rPr>
                  <w:t>32</w:t>
                </w:r>
                <w:r>
                  <w:rPr>
                    <w:noProof/>
                    <w:webHidden/>
                  </w:rPr>
                  <w:fldChar w:fldCharType="end"/>
                </w:r>
              </w:hyperlink>
            </w:p>
            <w:p w14:paraId="5C6A9304" w14:textId="5085B03D" w:rsidR="0035236F" w:rsidRDefault="0035236F">
              <w:pPr>
                <w:pStyle w:val="TOC2"/>
                <w:rPr>
                  <w:rFonts w:asciiTheme="minorHAnsi" w:eastAsiaTheme="minorEastAsia" w:hAnsiTheme="minorHAnsi" w:cstheme="minorBidi"/>
                  <w:noProof/>
                  <w:color w:val="auto"/>
                  <w:sz w:val="24"/>
                  <w:szCs w:val="24"/>
                  <w:lang w:eastAsia="en-AU"/>
                </w:rPr>
              </w:pPr>
              <w:hyperlink w:anchor="_Toc242170591" w:history="1">
                <w:r w:rsidRPr="00375085">
                  <w:rPr>
                    <w:rStyle w:val="Hyperlink"/>
                    <w:noProof/>
                  </w:rPr>
                  <w:t>6.6</w:t>
                </w:r>
                <w:r>
                  <w:rPr>
                    <w:rFonts w:asciiTheme="minorHAnsi" w:eastAsiaTheme="minorEastAsia" w:hAnsiTheme="minorHAnsi" w:cstheme="minorBidi"/>
                    <w:noProof/>
                    <w:color w:val="auto"/>
                    <w:sz w:val="24"/>
                    <w:szCs w:val="24"/>
                    <w:lang w:eastAsia="en-AU"/>
                  </w:rPr>
                  <w:tab/>
                </w:r>
                <w:r w:rsidRPr="00375085">
                  <w:rPr>
                    <w:rStyle w:val="Hyperlink"/>
                    <w:noProof/>
                  </w:rPr>
                  <w:t>Security Compliance Requirements</w:t>
                </w:r>
                <w:r>
                  <w:rPr>
                    <w:noProof/>
                    <w:webHidden/>
                  </w:rPr>
                  <w:tab/>
                </w:r>
                <w:r>
                  <w:rPr>
                    <w:noProof/>
                    <w:webHidden/>
                  </w:rPr>
                  <w:fldChar w:fldCharType="begin"/>
                </w:r>
                <w:r>
                  <w:rPr>
                    <w:noProof/>
                    <w:webHidden/>
                  </w:rPr>
                  <w:instrText xml:space="preserve"> PAGEREF _Toc242170591 \h </w:instrText>
                </w:r>
                <w:r>
                  <w:rPr>
                    <w:noProof/>
                    <w:webHidden/>
                  </w:rPr>
                </w:r>
                <w:r>
                  <w:rPr>
                    <w:noProof/>
                    <w:webHidden/>
                  </w:rPr>
                  <w:fldChar w:fldCharType="separate"/>
                </w:r>
                <w:r>
                  <w:rPr>
                    <w:noProof/>
                    <w:webHidden/>
                  </w:rPr>
                  <w:t>33</w:t>
                </w:r>
                <w:r>
                  <w:rPr>
                    <w:noProof/>
                    <w:webHidden/>
                  </w:rPr>
                  <w:fldChar w:fldCharType="end"/>
                </w:r>
              </w:hyperlink>
            </w:p>
            <w:p w14:paraId="7F96EE38" w14:textId="70DC10B9" w:rsidR="0035236F" w:rsidRDefault="0035236F">
              <w:pPr>
                <w:pStyle w:val="TOC2"/>
                <w:rPr>
                  <w:rFonts w:asciiTheme="minorHAnsi" w:eastAsiaTheme="minorEastAsia" w:hAnsiTheme="minorHAnsi" w:cstheme="minorBidi"/>
                  <w:noProof/>
                  <w:color w:val="auto"/>
                  <w:sz w:val="24"/>
                  <w:szCs w:val="24"/>
                  <w:lang w:eastAsia="en-AU"/>
                </w:rPr>
              </w:pPr>
              <w:hyperlink w:anchor="_Toc242170592" w:history="1">
                <w:r w:rsidRPr="00375085">
                  <w:rPr>
                    <w:rStyle w:val="Hyperlink"/>
                    <w:noProof/>
                  </w:rPr>
                  <w:t>6.7</w:t>
                </w:r>
                <w:r>
                  <w:rPr>
                    <w:rFonts w:asciiTheme="minorHAnsi" w:eastAsiaTheme="minorEastAsia" w:hAnsiTheme="minorHAnsi" w:cstheme="minorBidi"/>
                    <w:noProof/>
                    <w:color w:val="auto"/>
                    <w:sz w:val="24"/>
                    <w:szCs w:val="24"/>
                    <w:lang w:eastAsia="en-AU"/>
                  </w:rPr>
                  <w:tab/>
                </w:r>
                <w:r w:rsidRPr="00375085">
                  <w:rPr>
                    <w:rStyle w:val="Hyperlink"/>
                    <w:noProof/>
                  </w:rPr>
                  <w:t>Information Security Checklist</w:t>
                </w:r>
                <w:r>
                  <w:rPr>
                    <w:noProof/>
                    <w:webHidden/>
                  </w:rPr>
                  <w:tab/>
                </w:r>
                <w:r>
                  <w:rPr>
                    <w:noProof/>
                    <w:webHidden/>
                  </w:rPr>
                  <w:fldChar w:fldCharType="begin"/>
                </w:r>
                <w:r>
                  <w:rPr>
                    <w:noProof/>
                    <w:webHidden/>
                  </w:rPr>
                  <w:instrText xml:space="preserve"> PAGEREF _Toc242170592 \h </w:instrText>
                </w:r>
                <w:r>
                  <w:rPr>
                    <w:noProof/>
                    <w:webHidden/>
                  </w:rPr>
                </w:r>
                <w:r>
                  <w:rPr>
                    <w:noProof/>
                    <w:webHidden/>
                  </w:rPr>
                  <w:fldChar w:fldCharType="separate"/>
                </w:r>
                <w:r>
                  <w:rPr>
                    <w:noProof/>
                    <w:webHidden/>
                  </w:rPr>
                  <w:t>34</w:t>
                </w:r>
                <w:r>
                  <w:rPr>
                    <w:noProof/>
                    <w:webHidden/>
                  </w:rPr>
                  <w:fldChar w:fldCharType="end"/>
                </w:r>
              </w:hyperlink>
            </w:p>
            <w:p w14:paraId="5C3DDE84" w14:textId="0621F37C" w:rsidR="0035236F" w:rsidRDefault="0035236F">
              <w:pPr>
                <w:pStyle w:val="TOC1"/>
                <w:rPr>
                  <w:rFonts w:asciiTheme="minorHAnsi" w:eastAsiaTheme="minorEastAsia" w:hAnsiTheme="minorHAnsi" w:cstheme="minorBidi"/>
                  <w:noProof/>
                  <w:color w:val="auto"/>
                  <w:sz w:val="24"/>
                  <w:szCs w:val="24"/>
                  <w:lang w:eastAsia="en-AU"/>
                </w:rPr>
              </w:pPr>
              <w:hyperlink w:anchor="_Toc242170593" w:history="1">
                <w:r w:rsidRPr="00375085">
                  <w:rPr>
                    <w:rStyle w:val="Hyperlink"/>
                    <w:noProof/>
                  </w:rPr>
                  <w:t>7</w:t>
                </w:r>
                <w:r>
                  <w:rPr>
                    <w:rFonts w:asciiTheme="minorHAnsi" w:eastAsiaTheme="minorEastAsia" w:hAnsiTheme="minorHAnsi" w:cstheme="minorBidi"/>
                    <w:noProof/>
                    <w:color w:val="auto"/>
                    <w:sz w:val="24"/>
                    <w:szCs w:val="24"/>
                    <w:lang w:eastAsia="en-AU"/>
                  </w:rPr>
                  <w:tab/>
                </w:r>
                <w:r w:rsidRPr="00375085">
                  <w:rPr>
                    <w:rStyle w:val="Hyperlink"/>
                    <w:noProof/>
                  </w:rPr>
                  <w:t>Security Architecture</w:t>
                </w:r>
                <w:r>
                  <w:rPr>
                    <w:noProof/>
                    <w:webHidden/>
                  </w:rPr>
                  <w:tab/>
                </w:r>
                <w:r>
                  <w:rPr>
                    <w:noProof/>
                    <w:webHidden/>
                  </w:rPr>
                  <w:fldChar w:fldCharType="begin"/>
                </w:r>
                <w:r>
                  <w:rPr>
                    <w:noProof/>
                    <w:webHidden/>
                  </w:rPr>
                  <w:instrText xml:space="preserve"> PAGEREF _Toc242170593 \h </w:instrText>
                </w:r>
                <w:r>
                  <w:rPr>
                    <w:noProof/>
                    <w:webHidden/>
                  </w:rPr>
                </w:r>
                <w:r>
                  <w:rPr>
                    <w:noProof/>
                    <w:webHidden/>
                  </w:rPr>
                  <w:fldChar w:fldCharType="separate"/>
                </w:r>
                <w:r>
                  <w:rPr>
                    <w:noProof/>
                    <w:webHidden/>
                  </w:rPr>
                  <w:t>35</w:t>
                </w:r>
                <w:r>
                  <w:rPr>
                    <w:noProof/>
                    <w:webHidden/>
                  </w:rPr>
                  <w:fldChar w:fldCharType="end"/>
                </w:r>
              </w:hyperlink>
            </w:p>
            <w:p w14:paraId="4C8E57AD" w14:textId="499E6972" w:rsidR="0035236F" w:rsidRDefault="0035236F">
              <w:pPr>
                <w:pStyle w:val="TOC2"/>
                <w:rPr>
                  <w:rFonts w:asciiTheme="minorHAnsi" w:eastAsiaTheme="minorEastAsia" w:hAnsiTheme="minorHAnsi" w:cstheme="minorBidi"/>
                  <w:noProof/>
                  <w:color w:val="auto"/>
                  <w:sz w:val="24"/>
                  <w:szCs w:val="24"/>
                  <w:lang w:eastAsia="en-AU"/>
                </w:rPr>
              </w:pPr>
              <w:hyperlink w:anchor="_Toc242170594" w:history="1">
                <w:r w:rsidRPr="00375085">
                  <w:rPr>
                    <w:rStyle w:val="Hyperlink"/>
                    <w:noProof/>
                  </w:rPr>
                  <w:t>7.1</w:t>
                </w:r>
                <w:r>
                  <w:rPr>
                    <w:rFonts w:asciiTheme="minorHAnsi" w:eastAsiaTheme="minorEastAsia" w:hAnsiTheme="minorHAnsi" w:cstheme="minorBidi"/>
                    <w:noProof/>
                    <w:color w:val="auto"/>
                    <w:sz w:val="24"/>
                    <w:szCs w:val="24"/>
                    <w:lang w:eastAsia="en-AU"/>
                  </w:rPr>
                  <w:tab/>
                </w:r>
                <w:r w:rsidRPr="00375085">
                  <w:rPr>
                    <w:rStyle w:val="Hyperlink"/>
                    <w:noProof/>
                  </w:rPr>
                  <w:t>Security Architecture Overview</w:t>
                </w:r>
                <w:r>
                  <w:rPr>
                    <w:noProof/>
                    <w:webHidden/>
                  </w:rPr>
                  <w:tab/>
                </w:r>
                <w:r>
                  <w:rPr>
                    <w:noProof/>
                    <w:webHidden/>
                  </w:rPr>
                  <w:fldChar w:fldCharType="begin"/>
                </w:r>
                <w:r>
                  <w:rPr>
                    <w:noProof/>
                    <w:webHidden/>
                  </w:rPr>
                  <w:instrText xml:space="preserve"> PAGEREF _Toc242170594 \h </w:instrText>
                </w:r>
                <w:r>
                  <w:rPr>
                    <w:noProof/>
                    <w:webHidden/>
                  </w:rPr>
                </w:r>
                <w:r>
                  <w:rPr>
                    <w:noProof/>
                    <w:webHidden/>
                  </w:rPr>
                  <w:fldChar w:fldCharType="separate"/>
                </w:r>
                <w:r>
                  <w:rPr>
                    <w:noProof/>
                    <w:webHidden/>
                  </w:rPr>
                  <w:t>35</w:t>
                </w:r>
                <w:r>
                  <w:rPr>
                    <w:noProof/>
                    <w:webHidden/>
                  </w:rPr>
                  <w:fldChar w:fldCharType="end"/>
                </w:r>
              </w:hyperlink>
            </w:p>
            <w:p w14:paraId="0BC66D01" w14:textId="7D0B4227" w:rsidR="0035236F" w:rsidRDefault="0035236F">
              <w:pPr>
                <w:pStyle w:val="TOC2"/>
                <w:rPr>
                  <w:rFonts w:asciiTheme="minorHAnsi" w:eastAsiaTheme="minorEastAsia" w:hAnsiTheme="minorHAnsi" w:cstheme="minorBidi"/>
                  <w:noProof/>
                  <w:color w:val="auto"/>
                  <w:sz w:val="24"/>
                  <w:szCs w:val="24"/>
                  <w:lang w:eastAsia="en-AU"/>
                </w:rPr>
              </w:pPr>
              <w:hyperlink w:anchor="_Toc242170595" w:history="1">
                <w:r w:rsidRPr="00375085">
                  <w:rPr>
                    <w:rStyle w:val="Hyperlink"/>
                    <w:noProof/>
                  </w:rPr>
                  <w:t>7.2</w:t>
                </w:r>
                <w:r>
                  <w:rPr>
                    <w:rFonts w:asciiTheme="minorHAnsi" w:eastAsiaTheme="minorEastAsia" w:hAnsiTheme="minorHAnsi" w:cstheme="minorBidi"/>
                    <w:noProof/>
                    <w:color w:val="auto"/>
                    <w:sz w:val="24"/>
                    <w:szCs w:val="24"/>
                    <w:lang w:eastAsia="en-AU"/>
                  </w:rPr>
                  <w:tab/>
                </w:r>
                <w:r w:rsidRPr="00375085">
                  <w:rPr>
                    <w:rStyle w:val="Hyperlink"/>
                    <w:noProof/>
                  </w:rPr>
                  <w:t>Security Architecture Principles and Standards</w:t>
                </w:r>
                <w:r>
                  <w:rPr>
                    <w:noProof/>
                    <w:webHidden/>
                  </w:rPr>
                  <w:tab/>
                </w:r>
                <w:r>
                  <w:rPr>
                    <w:noProof/>
                    <w:webHidden/>
                  </w:rPr>
                  <w:fldChar w:fldCharType="begin"/>
                </w:r>
                <w:r>
                  <w:rPr>
                    <w:noProof/>
                    <w:webHidden/>
                  </w:rPr>
                  <w:instrText xml:space="preserve"> PAGEREF _Toc242170595 \h </w:instrText>
                </w:r>
                <w:r>
                  <w:rPr>
                    <w:noProof/>
                    <w:webHidden/>
                  </w:rPr>
                </w:r>
                <w:r>
                  <w:rPr>
                    <w:noProof/>
                    <w:webHidden/>
                  </w:rPr>
                  <w:fldChar w:fldCharType="separate"/>
                </w:r>
                <w:r>
                  <w:rPr>
                    <w:noProof/>
                    <w:webHidden/>
                  </w:rPr>
                  <w:t>35</w:t>
                </w:r>
                <w:r>
                  <w:rPr>
                    <w:noProof/>
                    <w:webHidden/>
                  </w:rPr>
                  <w:fldChar w:fldCharType="end"/>
                </w:r>
              </w:hyperlink>
            </w:p>
            <w:p w14:paraId="56507B15" w14:textId="7A8B61B3" w:rsidR="0035236F" w:rsidRDefault="0035236F">
              <w:pPr>
                <w:pStyle w:val="TOC2"/>
                <w:rPr>
                  <w:rFonts w:asciiTheme="minorHAnsi" w:eastAsiaTheme="minorEastAsia" w:hAnsiTheme="minorHAnsi" w:cstheme="minorBidi"/>
                  <w:noProof/>
                  <w:color w:val="auto"/>
                  <w:sz w:val="24"/>
                  <w:szCs w:val="24"/>
                  <w:lang w:eastAsia="en-AU"/>
                </w:rPr>
              </w:pPr>
              <w:hyperlink w:anchor="_Toc242170596" w:history="1">
                <w:r w:rsidRPr="00375085">
                  <w:rPr>
                    <w:rStyle w:val="Hyperlink"/>
                    <w:noProof/>
                  </w:rPr>
                  <w:t>7.3</w:t>
                </w:r>
                <w:r>
                  <w:rPr>
                    <w:rFonts w:asciiTheme="minorHAnsi" w:eastAsiaTheme="minorEastAsia" w:hAnsiTheme="minorHAnsi" w:cstheme="minorBidi"/>
                    <w:noProof/>
                    <w:color w:val="auto"/>
                    <w:sz w:val="24"/>
                    <w:szCs w:val="24"/>
                    <w:lang w:eastAsia="en-AU"/>
                  </w:rPr>
                  <w:tab/>
                </w:r>
                <w:r w:rsidRPr="00375085">
                  <w:rPr>
                    <w:rStyle w:val="Hyperlink"/>
                    <w:noProof/>
                  </w:rPr>
                  <w:t>Security Architecture Components</w:t>
                </w:r>
                <w:r>
                  <w:rPr>
                    <w:noProof/>
                    <w:webHidden/>
                  </w:rPr>
                  <w:tab/>
                </w:r>
                <w:r>
                  <w:rPr>
                    <w:noProof/>
                    <w:webHidden/>
                  </w:rPr>
                  <w:fldChar w:fldCharType="begin"/>
                </w:r>
                <w:r>
                  <w:rPr>
                    <w:noProof/>
                    <w:webHidden/>
                  </w:rPr>
                  <w:instrText xml:space="preserve"> PAGEREF _Toc242170596 \h </w:instrText>
                </w:r>
                <w:r>
                  <w:rPr>
                    <w:noProof/>
                    <w:webHidden/>
                  </w:rPr>
                </w:r>
                <w:r>
                  <w:rPr>
                    <w:noProof/>
                    <w:webHidden/>
                  </w:rPr>
                  <w:fldChar w:fldCharType="separate"/>
                </w:r>
                <w:r>
                  <w:rPr>
                    <w:noProof/>
                    <w:webHidden/>
                  </w:rPr>
                  <w:t>36</w:t>
                </w:r>
                <w:r>
                  <w:rPr>
                    <w:noProof/>
                    <w:webHidden/>
                  </w:rPr>
                  <w:fldChar w:fldCharType="end"/>
                </w:r>
              </w:hyperlink>
            </w:p>
            <w:p w14:paraId="688EA58D" w14:textId="5C5936DF" w:rsidR="0035236F" w:rsidRDefault="0035236F">
              <w:pPr>
                <w:pStyle w:val="TOC2"/>
                <w:rPr>
                  <w:rFonts w:asciiTheme="minorHAnsi" w:eastAsiaTheme="minorEastAsia" w:hAnsiTheme="minorHAnsi" w:cstheme="minorBidi"/>
                  <w:noProof/>
                  <w:color w:val="auto"/>
                  <w:sz w:val="24"/>
                  <w:szCs w:val="24"/>
                  <w:lang w:eastAsia="en-AU"/>
                </w:rPr>
              </w:pPr>
              <w:hyperlink w:anchor="_Toc242170597" w:history="1">
                <w:r w:rsidRPr="00375085">
                  <w:rPr>
                    <w:rStyle w:val="Hyperlink"/>
                    <w:noProof/>
                  </w:rPr>
                  <w:t>7.4</w:t>
                </w:r>
                <w:r>
                  <w:rPr>
                    <w:rFonts w:asciiTheme="minorHAnsi" w:eastAsiaTheme="minorEastAsia" w:hAnsiTheme="minorHAnsi" w:cstheme="minorBidi"/>
                    <w:noProof/>
                    <w:color w:val="auto"/>
                    <w:sz w:val="24"/>
                    <w:szCs w:val="24"/>
                    <w:lang w:eastAsia="en-AU"/>
                  </w:rPr>
                  <w:tab/>
                </w:r>
                <w:r w:rsidRPr="00375085">
                  <w:rPr>
                    <w:rStyle w:val="Hyperlink"/>
                    <w:noProof/>
                  </w:rPr>
                  <w:t>Security Architecture Interactions and Flows</w:t>
                </w:r>
                <w:r>
                  <w:rPr>
                    <w:noProof/>
                    <w:webHidden/>
                  </w:rPr>
                  <w:tab/>
                </w:r>
                <w:r>
                  <w:rPr>
                    <w:noProof/>
                    <w:webHidden/>
                  </w:rPr>
                  <w:fldChar w:fldCharType="begin"/>
                </w:r>
                <w:r>
                  <w:rPr>
                    <w:noProof/>
                    <w:webHidden/>
                  </w:rPr>
                  <w:instrText xml:space="preserve"> PAGEREF _Toc242170597 \h </w:instrText>
                </w:r>
                <w:r>
                  <w:rPr>
                    <w:noProof/>
                    <w:webHidden/>
                  </w:rPr>
                </w:r>
                <w:r>
                  <w:rPr>
                    <w:noProof/>
                    <w:webHidden/>
                  </w:rPr>
                  <w:fldChar w:fldCharType="separate"/>
                </w:r>
                <w:r>
                  <w:rPr>
                    <w:noProof/>
                    <w:webHidden/>
                  </w:rPr>
                  <w:t>37</w:t>
                </w:r>
                <w:r>
                  <w:rPr>
                    <w:noProof/>
                    <w:webHidden/>
                  </w:rPr>
                  <w:fldChar w:fldCharType="end"/>
                </w:r>
              </w:hyperlink>
            </w:p>
            <w:p w14:paraId="4371F2A8" w14:textId="01B5BA1B" w:rsidR="0035236F" w:rsidRDefault="0035236F">
              <w:pPr>
                <w:pStyle w:val="TOC2"/>
                <w:rPr>
                  <w:rFonts w:asciiTheme="minorHAnsi" w:eastAsiaTheme="minorEastAsia" w:hAnsiTheme="minorHAnsi" w:cstheme="minorBidi"/>
                  <w:noProof/>
                  <w:color w:val="auto"/>
                  <w:sz w:val="24"/>
                  <w:szCs w:val="24"/>
                  <w:lang w:eastAsia="en-AU"/>
                </w:rPr>
              </w:pPr>
              <w:hyperlink w:anchor="_Toc242170598" w:history="1">
                <w:r w:rsidRPr="00375085">
                  <w:rPr>
                    <w:rStyle w:val="Hyperlink"/>
                    <w:noProof/>
                  </w:rPr>
                  <w:t>7.5</w:t>
                </w:r>
                <w:r>
                  <w:rPr>
                    <w:rFonts w:asciiTheme="minorHAnsi" w:eastAsiaTheme="minorEastAsia" w:hAnsiTheme="minorHAnsi" w:cstheme="minorBidi"/>
                    <w:noProof/>
                    <w:color w:val="auto"/>
                    <w:sz w:val="24"/>
                    <w:szCs w:val="24"/>
                    <w:lang w:eastAsia="en-AU"/>
                  </w:rPr>
                  <w:tab/>
                </w:r>
                <w:r w:rsidRPr="00375085">
                  <w:rPr>
                    <w:rStyle w:val="Hyperlink"/>
                    <w:noProof/>
                  </w:rPr>
                  <w:t>Security Architecture Key Design Considerations</w:t>
                </w:r>
                <w:r>
                  <w:rPr>
                    <w:noProof/>
                    <w:webHidden/>
                  </w:rPr>
                  <w:tab/>
                </w:r>
                <w:r>
                  <w:rPr>
                    <w:noProof/>
                    <w:webHidden/>
                  </w:rPr>
                  <w:fldChar w:fldCharType="begin"/>
                </w:r>
                <w:r>
                  <w:rPr>
                    <w:noProof/>
                    <w:webHidden/>
                  </w:rPr>
                  <w:instrText xml:space="preserve"> PAGEREF _Toc242170598 \h </w:instrText>
                </w:r>
                <w:r>
                  <w:rPr>
                    <w:noProof/>
                    <w:webHidden/>
                  </w:rPr>
                </w:r>
                <w:r>
                  <w:rPr>
                    <w:noProof/>
                    <w:webHidden/>
                  </w:rPr>
                  <w:fldChar w:fldCharType="separate"/>
                </w:r>
                <w:r>
                  <w:rPr>
                    <w:noProof/>
                    <w:webHidden/>
                  </w:rPr>
                  <w:t>38</w:t>
                </w:r>
                <w:r>
                  <w:rPr>
                    <w:noProof/>
                    <w:webHidden/>
                  </w:rPr>
                  <w:fldChar w:fldCharType="end"/>
                </w:r>
              </w:hyperlink>
            </w:p>
            <w:p w14:paraId="0576E81C" w14:textId="32A824CB" w:rsidR="0035236F" w:rsidRDefault="0035236F">
              <w:pPr>
                <w:pStyle w:val="TOC2"/>
                <w:rPr>
                  <w:rFonts w:asciiTheme="minorHAnsi" w:eastAsiaTheme="minorEastAsia" w:hAnsiTheme="minorHAnsi" w:cstheme="minorBidi"/>
                  <w:noProof/>
                  <w:color w:val="auto"/>
                  <w:sz w:val="24"/>
                  <w:szCs w:val="24"/>
                  <w:lang w:eastAsia="en-AU"/>
                </w:rPr>
              </w:pPr>
              <w:hyperlink w:anchor="_Toc242170599" w:history="1">
                <w:r w:rsidRPr="00375085">
                  <w:rPr>
                    <w:rStyle w:val="Hyperlink"/>
                    <w:noProof/>
                  </w:rPr>
                  <w:t>7.6</w:t>
                </w:r>
                <w:r>
                  <w:rPr>
                    <w:rFonts w:asciiTheme="minorHAnsi" w:eastAsiaTheme="minorEastAsia" w:hAnsiTheme="minorHAnsi" w:cstheme="minorBidi"/>
                    <w:noProof/>
                    <w:color w:val="auto"/>
                    <w:sz w:val="24"/>
                    <w:szCs w:val="24"/>
                    <w:lang w:eastAsia="en-AU"/>
                  </w:rPr>
                  <w:tab/>
                </w:r>
                <w:r w:rsidRPr="00375085">
                  <w:rPr>
                    <w:rStyle w:val="Hyperlink"/>
                    <w:noProof/>
                  </w:rPr>
                  <w:t>Security Architecture Checklist</w:t>
                </w:r>
                <w:r>
                  <w:rPr>
                    <w:noProof/>
                    <w:webHidden/>
                  </w:rPr>
                  <w:tab/>
                </w:r>
                <w:r>
                  <w:rPr>
                    <w:noProof/>
                    <w:webHidden/>
                  </w:rPr>
                  <w:fldChar w:fldCharType="begin"/>
                </w:r>
                <w:r>
                  <w:rPr>
                    <w:noProof/>
                    <w:webHidden/>
                  </w:rPr>
                  <w:instrText xml:space="preserve"> PAGEREF _Toc242170599 \h </w:instrText>
                </w:r>
                <w:r>
                  <w:rPr>
                    <w:noProof/>
                    <w:webHidden/>
                  </w:rPr>
                </w:r>
                <w:r>
                  <w:rPr>
                    <w:noProof/>
                    <w:webHidden/>
                  </w:rPr>
                  <w:fldChar w:fldCharType="separate"/>
                </w:r>
                <w:r>
                  <w:rPr>
                    <w:noProof/>
                    <w:webHidden/>
                  </w:rPr>
                  <w:t>38</w:t>
                </w:r>
                <w:r>
                  <w:rPr>
                    <w:noProof/>
                    <w:webHidden/>
                  </w:rPr>
                  <w:fldChar w:fldCharType="end"/>
                </w:r>
              </w:hyperlink>
            </w:p>
            <w:p w14:paraId="3DB31BD1" w14:textId="27FA0076" w:rsidR="0035236F" w:rsidRDefault="0035236F">
              <w:pPr>
                <w:pStyle w:val="TOC1"/>
                <w:rPr>
                  <w:rFonts w:asciiTheme="minorHAnsi" w:eastAsiaTheme="minorEastAsia" w:hAnsiTheme="minorHAnsi" w:cstheme="minorBidi"/>
                  <w:noProof/>
                  <w:color w:val="auto"/>
                  <w:sz w:val="24"/>
                  <w:szCs w:val="24"/>
                  <w:lang w:eastAsia="en-AU"/>
                </w:rPr>
              </w:pPr>
              <w:hyperlink w:anchor="_Toc242170600" w:history="1">
                <w:r w:rsidRPr="00375085">
                  <w:rPr>
                    <w:rStyle w:val="Hyperlink"/>
                    <w:noProof/>
                  </w:rPr>
                  <w:t>8</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w:t>
                </w:r>
                <w:r>
                  <w:rPr>
                    <w:noProof/>
                    <w:webHidden/>
                  </w:rPr>
                  <w:tab/>
                </w:r>
                <w:r>
                  <w:rPr>
                    <w:noProof/>
                    <w:webHidden/>
                  </w:rPr>
                  <w:fldChar w:fldCharType="begin"/>
                </w:r>
                <w:r>
                  <w:rPr>
                    <w:noProof/>
                    <w:webHidden/>
                  </w:rPr>
                  <w:instrText xml:space="preserve"> PAGEREF _Toc242170600 \h </w:instrText>
                </w:r>
                <w:r>
                  <w:rPr>
                    <w:noProof/>
                    <w:webHidden/>
                  </w:rPr>
                </w:r>
                <w:r>
                  <w:rPr>
                    <w:noProof/>
                    <w:webHidden/>
                  </w:rPr>
                  <w:fldChar w:fldCharType="separate"/>
                </w:r>
                <w:r>
                  <w:rPr>
                    <w:noProof/>
                    <w:webHidden/>
                  </w:rPr>
                  <w:t>40</w:t>
                </w:r>
                <w:r>
                  <w:rPr>
                    <w:noProof/>
                    <w:webHidden/>
                  </w:rPr>
                  <w:fldChar w:fldCharType="end"/>
                </w:r>
              </w:hyperlink>
            </w:p>
            <w:p w14:paraId="1B3EE9C2" w14:textId="72A25A75" w:rsidR="0035236F" w:rsidRDefault="0035236F">
              <w:pPr>
                <w:pStyle w:val="TOC2"/>
                <w:rPr>
                  <w:rFonts w:asciiTheme="minorHAnsi" w:eastAsiaTheme="minorEastAsia" w:hAnsiTheme="minorHAnsi" w:cstheme="minorBidi"/>
                  <w:noProof/>
                  <w:color w:val="auto"/>
                  <w:sz w:val="24"/>
                  <w:szCs w:val="24"/>
                  <w:lang w:eastAsia="en-AU"/>
                </w:rPr>
              </w:pPr>
              <w:hyperlink w:anchor="_Toc242170601" w:history="1">
                <w:r w:rsidRPr="00375085">
                  <w:rPr>
                    <w:rStyle w:val="Hyperlink"/>
                    <w:noProof/>
                  </w:rPr>
                  <w:t>8.1</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Overview</w:t>
                </w:r>
                <w:r>
                  <w:rPr>
                    <w:noProof/>
                    <w:webHidden/>
                  </w:rPr>
                  <w:tab/>
                </w:r>
                <w:r>
                  <w:rPr>
                    <w:noProof/>
                    <w:webHidden/>
                  </w:rPr>
                  <w:fldChar w:fldCharType="begin"/>
                </w:r>
                <w:r>
                  <w:rPr>
                    <w:noProof/>
                    <w:webHidden/>
                  </w:rPr>
                  <w:instrText xml:space="preserve"> PAGEREF _Toc242170601 \h </w:instrText>
                </w:r>
                <w:r>
                  <w:rPr>
                    <w:noProof/>
                    <w:webHidden/>
                  </w:rPr>
                </w:r>
                <w:r>
                  <w:rPr>
                    <w:noProof/>
                    <w:webHidden/>
                  </w:rPr>
                  <w:fldChar w:fldCharType="separate"/>
                </w:r>
                <w:r>
                  <w:rPr>
                    <w:noProof/>
                    <w:webHidden/>
                  </w:rPr>
                  <w:t>40</w:t>
                </w:r>
                <w:r>
                  <w:rPr>
                    <w:noProof/>
                    <w:webHidden/>
                  </w:rPr>
                  <w:fldChar w:fldCharType="end"/>
                </w:r>
              </w:hyperlink>
            </w:p>
            <w:p w14:paraId="579A803B" w14:textId="0079CD98" w:rsidR="0035236F" w:rsidRDefault="0035236F">
              <w:pPr>
                <w:pStyle w:val="TOC2"/>
                <w:rPr>
                  <w:rFonts w:asciiTheme="minorHAnsi" w:eastAsiaTheme="minorEastAsia" w:hAnsiTheme="minorHAnsi" w:cstheme="minorBidi"/>
                  <w:noProof/>
                  <w:color w:val="auto"/>
                  <w:sz w:val="24"/>
                  <w:szCs w:val="24"/>
                  <w:lang w:eastAsia="en-AU"/>
                </w:rPr>
              </w:pPr>
              <w:hyperlink w:anchor="_Toc242170602" w:history="1">
                <w:r w:rsidRPr="00375085">
                  <w:rPr>
                    <w:rStyle w:val="Hyperlink"/>
                    <w:noProof/>
                  </w:rPr>
                  <w:t>8.2</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Principles and Standards</w:t>
                </w:r>
                <w:r>
                  <w:rPr>
                    <w:noProof/>
                    <w:webHidden/>
                  </w:rPr>
                  <w:tab/>
                </w:r>
                <w:r>
                  <w:rPr>
                    <w:noProof/>
                    <w:webHidden/>
                  </w:rPr>
                  <w:fldChar w:fldCharType="begin"/>
                </w:r>
                <w:r>
                  <w:rPr>
                    <w:noProof/>
                    <w:webHidden/>
                  </w:rPr>
                  <w:instrText xml:space="preserve"> PAGEREF _Toc242170602 \h </w:instrText>
                </w:r>
                <w:r>
                  <w:rPr>
                    <w:noProof/>
                    <w:webHidden/>
                  </w:rPr>
                </w:r>
                <w:r>
                  <w:rPr>
                    <w:noProof/>
                    <w:webHidden/>
                  </w:rPr>
                  <w:fldChar w:fldCharType="separate"/>
                </w:r>
                <w:r>
                  <w:rPr>
                    <w:noProof/>
                    <w:webHidden/>
                  </w:rPr>
                  <w:t>40</w:t>
                </w:r>
                <w:r>
                  <w:rPr>
                    <w:noProof/>
                    <w:webHidden/>
                  </w:rPr>
                  <w:fldChar w:fldCharType="end"/>
                </w:r>
              </w:hyperlink>
            </w:p>
            <w:p w14:paraId="5D363F95" w14:textId="7789C335" w:rsidR="0035236F" w:rsidRDefault="0035236F">
              <w:pPr>
                <w:pStyle w:val="TOC2"/>
                <w:rPr>
                  <w:rFonts w:asciiTheme="minorHAnsi" w:eastAsiaTheme="minorEastAsia" w:hAnsiTheme="minorHAnsi" w:cstheme="minorBidi"/>
                  <w:noProof/>
                  <w:color w:val="auto"/>
                  <w:sz w:val="24"/>
                  <w:szCs w:val="24"/>
                  <w:lang w:eastAsia="en-AU"/>
                </w:rPr>
              </w:pPr>
              <w:hyperlink w:anchor="_Toc242170603" w:history="1">
                <w:r w:rsidRPr="00375085">
                  <w:rPr>
                    <w:rStyle w:val="Hyperlink"/>
                    <w:noProof/>
                  </w:rPr>
                  <w:t>8.3</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Components</w:t>
                </w:r>
                <w:r>
                  <w:rPr>
                    <w:noProof/>
                    <w:webHidden/>
                  </w:rPr>
                  <w:tab/>
                </w:r>
                <w:r>
                  <w:rPr>
                    <w:noProof/>
                    <w:webHidden/>
                  </w:rPr>
                  <w:fldChar w:fldCharType="begin"/>
                </w:r>
                <w:r>
                  <w:rPr>
                    <w:noProof/>
                    <w:webHidden/>
                  </w:rPr>
                  <w:instrText xml:space="preserve"> PAGEREF _Toc242170603 \h </w:instrText>
                </w:r>
                <w:r>
                  <w:rPr>
                    <w:noProof/>
                    <w:webHidden/>
                  </w:rPr>
                </w:r>
                <w:r>
                  <w:rPr>
                    <w:noProof/>
                    <w:webHidden/>
                  </w:rPr>
                  <w:fldChar w:fldCharType="separate"/>
                </w:r>
                <w:r>
                  <w:rPr>
                    <w:noProof/>
                    <w:webHidden/>
                  </w:rPr>
                  <w:t>41</w:t>
                </w:r>
                <w:r>
                  <w:rPr>
                    <w:noProof/>
                    <w:webHidden/>
                  </w:rPr>
                  <w:fldChar w:fldCharType="end"/>
                </w:r>
              </w:hyperlink>
            </w:p>
            <w:p w14:paraId="05322367" w14:textId="1B367B87" w:rsidR="0035236F" w:rsidRDefault="0035236F">
              <w:pPr>
                <w:pStyle w:val="TOC2"/>
                <w:rPr>
                  <w:rFonts w:asciiTheme="minorHAnsi" w:eastAsiaTheme="minorEastAsia" w:hAnsiTheme="minorHAnsi" w:cstheme="minorBidi"/>
                  <w:noProof/>
                  <w:color w:val="auto"/>
                  <w:sz w:val="24"/>
                  <w:szCs w:val="24"/>
                  <w:lang w:eastAsia="en-AU"/>
                </w:rPr>
              </w:pPr>
              <w:hyperlink w:anchor="_Toc242170604" w:history="1">
                <w:r w:rsidRPr="00375085">
                  <w:rPr>
                    <w:rStyle w:val="Hyperlink"/>
                    <w:noProof/>
                  </w:rPr>
                  <w:t>8.4</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Interactions and Flows</w:t>
                </w:r>
                <w:r>
                  <w:rPr>
                    <w:noProof/>
                    <w:webHidden/>
                  </w:rPr>
                  <w:tab/>
                </w:r>
                <w:r>
                  <w:rPr>
                    <w:noProof/>
                    <w:webHidden/>
                  </w:rPr>
                  <w:fldChar w:fldCharType="begin"/>
                </w:r>
                <w:r>
                  <w:rPr>
                    <w:noProof/>
                    <w:webHidden/>
                  </w:rPr>
                  <w:instrText xml:space="preserve"> PAGEREF _Toc242170604 \h </w:instrText>
                </w:r>
                <w:r>
                  <w:rPr>
                    <w:noProof/>
                    <w:webHidden/>
                  </w:rPr>
                </w:r>
                <w:r>
                  <w:rPr>
                    <w:noProof/>
                    <w:webHidden/>
                  </w:rPr>
                  <w:fldChar w:fldCharType="separate"/>
                </w:r>
                <w:r>
                  <w:rPr>
                    <w:noProof/>
                    <w:webHidden/>
                  </w:rPr>
                  <w:t>42</w:t>
                </w:r>
                <w:r>
                  <w:rPr>
                    <w:noProof/>
                    <w:webHidden/>
                  </w:rPr>
                  <w:fldChar w:fldCharType="end"/>
                </w:r>
              </w:hyperlink>
            </w:p>
            <w:p w14:paraId="6F84EBF3" w14:textId="385F2231" w:rsidR="0035236F" w:rsidRDefault="0035236F">
              <w:pPr>
                <w:pStyle w:val="TOC2"/>
                <w:rPr>
                  <w:rFonts w:asciiTheme="minorHAnsi" w:eastAsiaTheme="minorEastAsia" w:hAnsiTheme="minorHAnsi" w:cstheme="minorBidi"/>
                  <w:noProof/>
                  <w:color w:val="auto"/>
                  <w:sz w:val="24"/>
                  <w:szCs w:val="24"/>
                  <w:lang w:eastAsia="en-AU"/>
                </w:rPr>
              </w:pPr>
              <w:hyperlink w:anchor="_Toc242170605" w:history="1">
                <w:r w:rsidRPr="00375085">
                  <w:rPr>
                    <w:rStyle w:val="Hyperlink"/>
                    <w:noProof/>
                  </w:rPr>
                  <w:t>8.5</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Key Design Considerations</w:t>
                </w:r>
                <w:r>
                  <w:rPr>
                    <w:noProof/>
                    <w:webHidden/>
                  </w:rPr>
                  <w:tab/>
                </w:r>
                <w:r>
                  <w:rPr>
                    <w:noProof/>
                    <w:webHidden/>
                  </w:rPr>
                  <w:fldChar w:fldCharType="begin"/>
                </w:r>
                <w:r>
                  <w:rPr>
                    <w:noProof/>
                    <w:webHidden/>
                  </w:rPr>
                  <w:instrText xml:space="preserve"> PAGEREF _Toc242170605 \h </w:instrText>
                </w:r>
                <w:r>
                  <w:rPr>
                    <w:noProof/>
                    <w:webHidden/>
                  </w:rPr>
                </w:r>
                <w:r>
                  <w:rPr>
                    <w:noProof/>
                    <w:webHidden/>
                  </w:rPr>
                  <w:fldChar w:fldCharType="separate"/>
                </w:r>
                <w:r>
                  <w:rPr>
                    <w:noProof/>
                    <w:webHidden/>
                  </w:rPr>
                  <w:t>43</w:t>
                </w:r>
                <w:r>
                  <w:rPr>
                    <w:noProof/>
                    <w:webHidden/>
                  </w:rPr>
                  <w:fldChar w:fldCharType="end"/>
                </w:r>
              </w:hyperlink>
            </w:p>
            <w:p w14:paraId="595CB8B2" w14:textId="4C2E3407" w:rsidR="0035236F" w:rsidRDefault="0035236F">
              <w:pPr>
                <w:pStyle w:val="TOC2"/>
                <w:rPr>
                  <w:rFonts w:asciiTheme="minorHAnsi" w:eastAsiaTheme="minorEastAsia" w:hAnsiTheme="minorHAnsi" w:cstheme="minorBidi"/>
                  <w:noProof/>
                  <w:color w:val="auto"/>
                  <w:sz w:val="24"/>
                  <w:szCs w:val="24"/>
                  <w:lang w:eastAsia="en-AU"/>
                </w:rPr>
              </w:pPr>
              <w:hyperlink w:anchor="_Toc242170606" w:history="1">
                <w:r w:rsidRPr="00375085">
                  <w:rPr>
                    <w:rStyle w:val="Hyperlink"/>
                    <w:noProof/>
                  </w:rPr>
                  <w:t>8.6</w:t>
                </w:r>
                <w:r>
                  <w:rPr>
                    <w:rFonts w:asciiTheme="minorHAnsi" w:eastAsiaTheme="minorEastAsia" w:hAnsiTheme="minorHAnsi" w:cstheme="minorBidi"/>
                    <w:noProof/>
                    <w:color w:val="auto"/>
                    <w:sz w:val="24"/>
                    <w:szCs w:val="24"/>
                    <w:lang w:eastAsia="en-AU"/>
                  </w:rPr>
                  <w:tab/>
                </w:r>
                <w:r w:rsidRPr="00375085">
                  <w:rPr>
                    <w:rStyle w:val="Hyperlink"/>
                    <w:noProof/>
                  </w:rPr>
                  <w:t>Infrastructure Architecture Checklist</w:t>
                </w:r>
                <w:r>
                  <w:rPr>
                    <w:noProof/>
                    <w:webHidden/>
                  </w:rPr>
                  <w:tab/>
                </w:r>
                <w:r>
                  <w:rPr>
                    <w:noProof/>
                    <w:webHidden/>
                  </w:rPr>
                  <w:fldChar w:fldCharType="begin"/>
                </w:r>
                <w:r>
                  <w:rPr>
                    <w:noProof/>
                    <w:webHidden/>
                  </w:rPr>
                  <w:instrText xml:space="preserve"> PAGEREF _Toc242170606 \h </w:instrText>
                </w:r>
                <w:r>
                  <w:rPr>
                    <w:noProof/>
                    <w:webHidden/>
                  </w:rPr>
                </w:r>
                <w:r>
                  <w:rPr>
                    <w:noProof/>
                    <w:webHidden/>
                  </w:rPr>
                  <w:fldChar w:fldCharType="separate"/>
                </w:r>
                <w:r>
                  <w:rPr>
                    <w:noProof/>
                    <w:webHidden/>
                  </w:rPr>
                  <w:t>43</w:t>
                </w:r>
                <w:r>
                  <w:rPr>
                    <w:noProof/>
                    <w:webHidden/>
                  </w:rPr>
                  <w:fldChar w:fldCharType="end"/>
                </w:r>
              </w:hyperlink>
            </w:p>
            <w:p w14:paraId="55266266" w14:textId="3880DD11" w:rsidR="0035236F" w:rsidRDefault="0035236F">
              <w:pPr>
                <w:pStyle w:val="TOC1"/>
                <w:rPr>
                  <w:rFonts w:asciiTheme="minorHAnsi" w:eastAsiaTheme="minorEastAsia" w:hAnsiTheme="minorHAnsi" w:cstheme="minorBidi"/>
                  <w:noProof/>
                  <w:color w:val="auto"/>
                  <w:sz w:val="24"/>
                  <w:szCs w:val="24"/>
                  <w:lang w:eastAsia="en-AU"/>
                </w:rPr>
              </w:pPr>
              <w:hyperlink w:anchor="_Toc242170607" w:history="1">
                <w:r w:rsidRPr="00375085">
                  <w:rPr>
                    <w:rStyle w:val="Hyperlink"/>
                    <w:noProof/>
                  </w:rPr>
                  <w:t>9</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w:t>
                </w:r>
                <w:r>
                  <w:rPr>
                    <w:noProof/>
                    <w:webHidden/>
                  </w:rPr>
                  <w:tab/>
                </w:r>
                <w:r>
                  <w:rPr>
                    <w:noProof/>
                    <w:webHidden/>
                  </w:rPr>
                  <w:fldChar w:fldCharType="begin"/>
                </w:r>
                <w:r>
                  <w:rPr>
                    <w:noProof/>
                    <w:webHidden/>
                  </w:rPr>
                  <w:instrText xml:space="preserve"> PAGEREF _Toc242170607 \h </w:instrText>
                </w:r>
                <w:r>
                  <w:rPr>
                    <w:noProof/>
                    <w:webHidden/>
                  </w:rPr>
                </w:r>
                <w:r>
                  <w:rPr>
                    <w:noProof/>
                    <w:webHidden/>
                  </w:rPr>
                  <w:fldChar w:fldCharType="separate"/>
                </w:r>
                <w:r>
                  <w:rPr>
                    <w:noProof/>
                    <w:webHidden/>
                  </w:rPr>
                  <w:t>45</w:t>
                </w:r>
                <w:r>
                  <w:rPr>
                    <w:noProof/>
                    <w:webHidden/>
                  </w:rPr>
                  <w:fldChar w:fldCharType="end"/>
                </w:r>
              </w:hyperlink>
            </w:p>
            <w:p w14:paraId="3C99C5D0" w14:textId="1B28C940" w:rsidR="0035236F" w:rsidRDefault="0035236F">
              <w:pPr>
                <w:pStyle w:val="TOC2"/>
                <w:rPr>
                  <w:rFonts w:asciiTheme="minorHAnsi" w:eastAsiaTheme="minorEastAsia" w:hAnsiTheme="minorHAnsi" w:cstheme="minorBidi"/>
                  <w:noProof/>
                  <w:color w:val="auto"/>
                  <w:sz w:val="24"/>
                  <w:szCs w:val="24"/>
                  <w:lang w:eastAsia="en-AU"/>
                </w:rPr>
              </w:pPr>
              <w:hyperlink w:anchor="_Toc242170608" w:history="1">
                <w:r w:rsidRPr="00375085">
                  <w:rPr>
                    <w:rStyle w:val="Hyperlink"/>
                    <w:noProof/>
                  </w:rPr>
                  <w:t>9.1</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Overview</w:t>
                </w:r>
                <w:r>
                  <w:rPr>
                    <w:noProof/>
                    <w:webHidden/>
                  </w:rPr>
                  <w:tab/>
                </w:r>
                <w:r>
                  <w:rPr>
                    <w:noProof/>
                    <w:webHidden/>
                  </w:rPr>
                  <w:fldChar w:fldCharType="begin"/>
                </w:r>
                <w:r>
                  <w:rPr>
                    <w:noProof/>
                    <w:webHidden/>
                  </w:rPr>
                  <w:instrText xml:space="preserve"> PAGEREF _Toc242170608 \h </w:instrText>
                </w:r>
                <w:r>
                  <w:rPr>
                    <w:noProof/>
                    <w:webHidden/>
                  </w:rPr>
                </w:r>
                <w:r>
                  <w:rPr>
                    <w:noProof/>
                    <w:webHidden/>
                  </w:rPr>
                  <w:fldChar w:fldCharType="separate"/>
                </w:r>
                <w:r>
                  <w:rPr>
                    <w:noProof/>
                    <w:webHidden/>
                  </w:rPr>
                  <w:t>45</w:t>
                </w:r>
                <w:r>
                  <w:rPr>
                    <w:noProof/>
                    <w:webHidden/>
                  </w:rPr>
                  <w:fldChar w:fldCharType="end"/>
                </w:r>
              </w:hyperlink>
            </w:p>
            <w:p w14:paraId="72467F79" w14:textId="28F5D53E" w:rsidR="0035236F" w:rsidRDefault="0035236F">
              <w:pPr>
                <w:pStyle w:val="TOC2"/>
                <w:rPr>
                  <w:rFonts w:asciiTheme="minorHAnsi" w:eastAsiaTheme="minorEastAsia" w:hAnsiTheme="minorHAnsi" w:cstheme="minorBidi"/>
                  <w:noProof/>
                  <w:color w:val="auto"/>
                  <w:sz w:val="24"/>
                  <w:szCs w:val="24"/>
                  <w:lang w:eastAsia="en-AU"/>
                </w:rPr>
              </w:pPr>
              <w:hyperlink w:anchor="_Toc242170609" w:history="1">
                <w:r w:rsidRPr="00375085">
                  <w:rPr>
                    <w:rStyle w:val="Hyperlink"/>
                    <w:noProof/>
                  </w:rPr>
                  <w:t>9.2</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Principles and Standards</w:t>
                </w:r>
                <w:r>
                  <w:rPr>
                    <w:noProof/>
                    <w:webHidden/>
                  </w:rPr>
                  <w:tab/>
                </w:r>
                <w:r>
                  <w:rPr>
                    <w:noProof/>
                    <w:webHidden/>
                  </w:rPr>
                  <w:fldChar w:fldCharType="begin"/>
                </w:r>
                <w:r>
                  <w:rPr>
                    <w:noProof/>
                    <w:webHidden/>
                  </w:rPr>
                  <w:instrText xml:space="preserve"> PAGEREF _Toc242170609 \h </w:instrText>
                </w:r>
                <w:r>
                  <w:rPr>
                    <w:noProof/>
                    <w:webHidden/>
                  </w:rPr>
                </w:r>
                <w:r>
                  <w:rPr>
                    <w:noProof/>
                    <w:webHidden/>
                  </w:rPr>
                  <w:fldChar w:fldCharType="separate"/>
                </w:r>
                <w:r>
                  <w:rPr>
                    <w:noProof/>
                    <w:webHidden/>
                  </w:rPr>
                  <w:t>45</w:t>
                </w:r>
                <w:r>
                  <w:rPr>
                    <w:noProof/>
                    <w:webHidden/>
                  </w:rPr>
                  <w:fldChar w:fldCharType="end"/>
                </w:r>
              </w:hyperlink>
            </w:p>
            <w:p w14:paraId="159526AB" w14:textId="4B0B71C1" w:rsidR="0035236F" w:rsidRDefault="0035236F">
              <w:pPr>
                <w:pStyle w:val="TOC2"/>
                <w:rPr>
                  <w:rFonts w:asciiTheme="minorHAnsi" w:eastAsiaTheme="minorEastAsia" w:hAnsiTheme="minorHAnsi" w:cstheme="minorBidi"/>
                  <w:noProof/>
                  <w:color w:val="auto"/>
                  <w:sz w:val="24"/>
                  <w:szCs w:val="24"/>
                  <w:lang w:eastAsia="en-AU"/>
                </w:rPr>
              </w:pPr>
              <w:hyperlink w:anchor="_Toc242170610" w:history="1">
                <w:r w:rsidRPr="00375085">
                  <w:rPr>
                    <w:rStyle w:val="Hyperlink"/>
                    <w:noProof/>
                  </w:rPr>
                  <w:t>9.3</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Components</w:t>
                </w:r>
                <w:r>
                  <w:rPr>
                    <w:noProof/>
                    <w:webHidden/>
                  </w:rPr>
                  <w:tab/>
                </w:r>
                <w:r>
                  <w:rPr>
                    <w:noProof/>
                    <w:webHidden/>
                  </w:rPr>
                  <w:fldChar w:fldCharType="begin"/>
                </w:r>
                <w:r>
                  <w:rPr>
                    <w:noProof/>
                    <w:webHidden/>
                  </w:rPr>
                  <w:instrText xml:space="preserve"> PAGEREF _Toc242170610 \h </w:instrText>
                </w:r>
                <w:r>
                  <w:rPr>
                    <w:noProof/>
                    <w:webHidden/>
                  </w:rPr>
                </w:r>
                <w:r>
                  <w:rPr>
                    <w:noProof/>
                    <w:webHidden/>
                  </w:rPr>
                  <w:fldChar w:fldCharType="separate"/>
                </w:r>
                <w:r>
                  <w:rPr>
                    <w:noProof/>
                    <w:webHidden/>
                  </w:rPr>
                  <w:t>46</w:t>
                </w:r>
                <w:r>
                  <w:rPr>
                    <w:noProof/>
                    <w:webHidden/>
                  </w:rPr>
                  <w:fldChar w:fldCharType="end"/>
                </w:r>
              </w:hyperlink>
            </w:p>
            <w:p w14:paraId="15F91C34" w14:textId="59EDAD59" w:rsidR="0035236F" w:rsidRDefault="0035236F">
              <w:pPr>
                <w:pStyle w:val="TOC2"/>
                <w:rPr>
                  <w:rFonts w:asciiTheme="minorHAnsi" w:eastAsiaTheme="minorEastAsia" w:hAnsiTheme="minorHAnsi" w:cstheme="minorBidi"/>
                  <w:noProof/>
                  <w:color w:val="auto"/>
                  <w:sz w:val="24"/>
                  <w:szCs w:val="24"/>
                  <w:lang w:eastAsia="en-AU"/>
                </w:rPr>
              </w:pPr>
              <w:hyperlink w:anchor="_Toc242170611" w:history="1">
                <w:r w:rsidRPr="00375085">
                  <w:rPr>
                    <w:rStyle w:val="Hyperlink"/>
                    <w:noProof/>
                  </w:rPr>
                  <w:t>9.4</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Interactions and Flows</w:t>
                </w:r>
                <w:r>
                  <w:rPr>
                    <w:noProof/>
                    <w:webHidden/>
                  </w:rPr>
                  <w:tab/>
                </w:r>
                <w:r>
                  <w:rPr>
                    <w:noProof/>
                    <w:webHidden/>
                  </w:rPr>
                  <w:fldChar w:fldCharType="begin"/>
                </w:r>
                <w:r>
                  <w:rPr>
                    <w:noProof/>
                    <w:webHidden/>
                  </w:rPr>
                  <w:instrText xml:space="preserve"> PAGEREF _Toc242170611 \h </w:instrText>
                </w:r>
                <w:r>
                  <w:rPr>
                    <w:noProof/>
                    <w:webHidden/>
                  </w:rPr>
                </w:r>
                <w:r>
                  <w:rPr>
                    <w:noProof/>
                    <w:webHidden/>
                  </w:rPr>
                  <w:fldChar w:fldCharType="separate"/>
                </w:r>
                <w:r>
                  <w:rPr>
                    <w:noProof/>
                    <w:webHidden/>
                  </w:rPr>
                  <w:t>47</w:t>
                </w:r>
                <w:r>
                  <w:rPr>
                    <w:noProof/>
                    <w:webHidden/>
                  </w:rPr>
                  <w:fldChar w:fldCharType="end"/>
                </w:r>
              </w:hyperlink>
            </w:p>
            <w:p w14:paraId="10BBC592" w14:textId="7D2C78BD" w:rsidR="0035236F" w:rsidRDefault="0035236F">
              <w:pPr>
                <w:pStyle w:val="TOC2"/>
                <w:rPr>
                  <w:rFonts w:asciiTheme="minorHAnsi" w:eastAsiaTheme="minorEastAsia" w:hAnsiTheme="minorHAnsi" w:cstheme="minorBidi"/>
                  <w:noProof/>
                  <w:color w:val="auto"/>
                  <w:sz w:val="24"/>
                  <w:szCs w:val="24"/>
                  <w:lang w:eastAsia="en-AU"/>
                </w:rPr>
              </w:pPr>
              <w:hyperlink w:anchor="_Toc242170612" w:history="1">
                <w:r w:rsidRPr="00375085">
                  <w:rPr>
                    <w:rStyle w:val="Hyperlink"/>
                    <w:noProof/>
                  </w:rPr>
                  <w:t>9.5</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Key Design Considerations</w:t>
                </w:r>
                <w:r>
                  <w:rPr>
                    <w:noProof/>
                    <w:webHidden/>
                  </w:rPr>
                  <w:tab/>
                </w:r>
                <w:r>
                  <w:rPr>
                    <w:noProof/>
                    <w:webHidden/>
                  </w:rPr>
                  <w:fldChar w:fldCharType="begin"/>
                </w:r>
                <w:r>
                  <w:rPr>
                    <w:noProof/>
                    <w:webHidden/>
                  </w:rPr>
                  <w:instrText xml:space="preserve"> PAGEREF _Toc242170612 \h </w:instrText>
                </w:r>
                <w:r>
                  <w:rPr>
                    <w:noProof/>
                    <w:webHidden/>
                  </w:rPr>
                </w:r>
                <w:r>
                  <w:rPr>
                    <w:noProof/>
                    <w:webHidden/>
                  </w:rPr>
                  <w:fldChar w:fldCharType="separate"/>
                </w:r>
                <w:r>
                  <w:rPr>
                    <w:noProof/>
                    <w:webHidden/>
                  </w:rPr>
                  <w:t>49</w:t>
                </w:r>
                <w:r>
                  <w:rPr>
                    <w:noProof/>
                    <w:webHidden/>
                  </w:rPr>
                  <w:fldChar w:fldCharType="end"/>
                </w:r>
              </w:hyperlink>
            </w:p>
            <w:p w14:paraId="0E971AE1" w14:textId="41FB59B8" w:rsidR="0035236F" w:rsidRDefault="0035236F">
              <w:pPr>
                <w:pStyle w:val="TOC2"/>
                <w:rPr>
                  <w:rFonts w:asciiTheme="minorHAnsi" w:eastAsiaTheme="minorEastAsia" w:hAnsiTheme="minorHAnsi" w:cstheme="minorBidi"/>
                  <w:noProof/>
                  <w:color w:val="auto"/>
                  <w:sz w:val="24"/>
                  <w:szCs w:val="24"/>
                  <w:lang w:eastAsia="en-AU"/>
                </w:rPr>
              </w:pPr>
              <w:hyperlink w:anchor="_Toc242170613" w:history="1">
                <w:r w:rsidRPr="00375085">
                  <w:rPr>
                    <w:rStyle w:val="Hyperlink"/>
                    <w:noProof/>
                  </w:rPr>
                  <w:t>9.6</w:t>
                </w:r>
                <w:r>
                  <w:rPr>
                    <w:rFonts w:asciiTheme="minorHAnsi" w:eastAsiaTheme="minorEastAsia" w:hAnsiTheme="minorHAnsi" w:cstheme="minorBidi"/>
                    <w:noProof/>
                    <w:color w:val="auto"/>
                    <w:sz w:val="24"/>
                    <w:szCs w:val="24"/>
                    <w:lang w:eastAsia="en-AU"/>
                  </w:rPr>
                  <w:tab/>
                </w:r>
                <w:r w:rsidRPr="00375085">
                  <w:rPr>
                    <w:rStyle w:val="Hyperlink"/>
                    <w:noProof/>
                  </w:rPr>
                  <w:t>Environment Architecture Checklist</w:t>
                </w:r>
                <w:r>
                  <w:rPr>
                    <w:noProof/>
                    <w:webHidden/>
                  </w:rPr>
                  <w:tab/>
                </w:r>
                <w:r>
                  <w:rPr>
                    <w:noProof/>
                    <w:webHidden/>
                  </w:rPr>
                  <w:fldChar w:fldCharType="begin"/>
                </w:r>
                <w:r>
                  <w:rPr>
                    <w:noProof/>
                    <w:webHidden/>
                  </w:rPr>
                  <w:instrText xml:space="preserve"> PAGEREF _Toc242170613 \h </w:instrText>
                </w:r>
                <w:r>
                  <w:rPr>
                    <w:noProof/>
                    <w:webHidden/>
                  </w:rPr>
                </w:r>
                <w:r>
                  <w:rPr>
                    <w:noProof/>
                    <w:webHidden/>
                  </w:rPr>
                  <w:fldChar w:fldCharType="separate"/>
                </w:r>
                <w:r>
                  <w:rPr>
                    <w:noProof/>
                    <w:webHidden/>
                  </w:rPr>
                  <w:t>50</w:t>
                </w:r>
                <w:r>
                  <w:rPr>
                    <w:noProof/>
                    <w:webHidden/>
                  </w:rPr>
                  <w:fldChar w:fldCharType="end"/>
                </w:r>
              </w:hyperlink>
            </w:p>
            <w:p w14:paraId="55EEDCFD" w14:textId="3EC6C9ED" w:rsidR="0035236F" w:rsidRDefault="0035236F">
              <w:pPr>
                <w:pStyle w:val="TOC1"/>
                <w:rPr>
                  <w:rFonts w:asciiTheme="minorHAnsi" w:eastAsiaTheme="minorEastAsia" w:hAnsiTheme="minorHAnsi" w:cstheme="minorBidi"/>
                  <w:noProof/>
                  <w:color w:val="auto"/>
                  <w:sz w:val="24"/>
                  <w:szCs w:val="24"/>
                  <w:lang w:eastAsia="en-AU"/>
                </w:rPr>
              </w:pPr>
              <w:hyperlink w:anchor="_Toc242170614" w:history="1">
                <w:r w:rsidRPr="00375085">
                  <w:rPr>
                    <w:rStyle w:val="Hyperlink"/>
                    <w:noProof/>
                  </w:rPr>
                  <w:t>10</w:t>
                </w:r>
                <w:r>
                  <w:rPr>
                    <w:rFonts w:asciiTheme="minorHAnsi" w:eastAsiaTheme="minorEastAsia" w:hAnsiTheme="minorHAnsi" w:cstheme="minorBidi"/>
                    <w:noProof/>
                    <w:color w:val="auto"/>
                    <w:sz w:val="24"/>
                    <w:szCs w:val="24"/>
                    <w:lang w:eastAsia="en-AU"/>
                  </w:rPr>
                  <w:tab/>
                </w:r>
                <w:r w:rsidRPr="00375085">
                  <w:rPr>
                    <w:rStyle w:val="Hyperlink"/>
                    <w:noProof/>
                  </w:rPr>
                  <w:t>Non-Functional Design</w:t>
                </w:r>
                <w:r>
                  <w:rPr>
                    <w:noProof/>
                    <w:webHidden/>
                  </w:rPr>
                  <w:tab/>
                </w:r>
                <w:r>
                  <w:rPr>
                    <w:noProof/>
                    <w:webHidden/>
                  </w:rPr>
                  <w:fldChar w:fldCharType="begin"/>
                </w:r>
                <w:r>
                  <w:rPr>
                    <w:noProof/>
                    <w:webHidden/>
                  </w:rPr>
                  <w:instrText xml:space="preserve"> PAGEREF _Toc242170614 \h </w:instrText>
                </w:r>
                <w:r>
                  <w:rPr>
                    <w:noProof/>
                    <w:webHidden/>
                  </w:rPr>
                </w:r>
                <w:r>
                  <w:rPr>
                    <w:noProof/>
                    <w:webHidden/>
                  </w:rPr>
                  <w:fldChar w:fldCharType="separate"/>
                </w:r>
                <w:r>
                  <w:rPr>
                    <w:noProof/>
                    <w:webHidden/>
                  </w:rPr>
                  <w:t>51</w:t>
                </w:r>
                <w:r>
                  <w:rPr>
                    <w:noProof/>
                    <w:webHidden/>
                  </w:rPr>
                  <w:fldChar w:fldCharType="end"/>
                </w:r>
              </w:hyperlink>
            </w:p>
            <w:p w14:paraId="47A0B90A" w14:textId="2F3FA962" w:rsidR="0035236F" w:rsidRDefault="0035236F">
              <w:pPr>
                <w:pStyle w:val="TOC2"/>
                <w:rPr>
                  <w:rFonts w:asciiTheme="minorHAnsi" w:eastAsiaTheme="minorEastAsia" w:hAnsiTheme="minorHAnsi" w:cstheme="minorBidi"/>
                  <w:noProof/>
                  <w:color w:val="auto"/>
                  <w:sz w:val="24"/>
                  <w:szCs w:val="24"/>
                  <w:lang w:eastAsia="en-AU"/>
                </w:rPr>
              </w:pPr>
              <w:hyperlink w:anchor="_Toc242170615" w:history="1">
                <w:r w:rsidRPr="00375085">
                  <w:rPr>
                    <w:rStyle w:val="Hyperlink"/>
                    <w:noProof/>
                  </w:rPr>
                  <w:t>10.1</w:t>
                </w:r>
                <w:r>
                  <w:rPr>
                    <w:rFonts w:asciiTheme="minorHAnsi" w:eastAsiaTheme="minorEastAsia" w:hAnsiTheme="minorHAnsi" w:cstheme="minorBidi"/>
                    <w:noProof/>
                    <w:color w:val="auto"/>
                    <w:sz w:val="24"/>
                    <w:szCs w:val="24"/>
                    <w:lang w:eastAsia="en-AU"/>
                  </w:rPr>
                  <w:tab/>
                </w:r>
                <w:r w:rsidRPr="00375085">
                  <w:rPr>
                    <w:rStyle w:val="Hyperlink"/>
                    <w:noProof/>
                  </w:rPr>
                  <w:t>Availability</w:t>
                </w:r>
                <w:r>
                  <w:rPr>
                    <w:noProof/>
                    <w:webHidden/>
                  </w:rPr>
                  <w:tab/>
                </w:r>
                <w:r>
                  <w:rPr>
                    <w:noProof/>
                    <w:webHidden/>
                  </w:rPr>
                  <w:fldChar w:fldCharType="begin"/>
                </w:r>
                <w:r>
                  <w:rPr>
                    <w:noProof/>
                    <w:webHidden/>
                  </w:rPr>
                  <w:instrText xml:space="preserve"> PAGEREF _Toc242170615 \h </w:instrText>
                </w:r>
                <w:r>
                  <w:rPr>
                    <w:noProof/>
                    <w:webHidden/>
                  </w:rPr>
                </w:r>
                <w:r>
                  <w:rPr>
                    <w:noProof/>
                    <w:webHidden/>
                  </w:rPr>
                  <w:fldChar w:fldCharType="separate"/>
                </w:r>
                <w:r>
                  <w:rPr>
                    <w:noProof/>
                    <w:webHidden/>
                  </w:rPr>
                  <w:t>51</w:t>
                </w:r>
                <w:r>
                  <w:rPr>
                    <w:noProof/>
                    <w:webHidden/>
                  </w:rPr>
                  <w:fldChar w:fldCharType="end"/>
                </w:r>
              </w:hyperlink>
            </w:p>
            <w:p w14:paraId="7BE79A62" w14:textId="3938421B" w:rsidR="0035236F" w:rsidRDefault="0035236F">
              <w:pPr>
                <w:pStyle w:val="TOC2"/>
                <w:rPr>
                  <w:rFonts w:asciiTheme="minorHAnsi" w:eastAsiaTheme="minorEastAsia" w:hAnsiTheme="minorHAnsi" w:cstheme="minorBidi"/>
                  <w:noProof/>
                  <w:color w:val="auto"/>
                  <w:sz w:val="24"/>
                  <w:szCs w:val="24"/>
                  <w:lang w:eastAsia="en-AU"/>
                </w:rPr>
              </w:pPr>
              <w:hyperlink w:anchor="_Toc242170616" w:history="1">
                <w:r w:rsidRPr="00375085">
                  <w:rPr>
                    <w:rStyle w:val="Hyperlink"/>
                    <w:noProof/>
                  </w:rPr>
                  <w:t>10.2</w:t>
                </w:r>
                <w:r>
                  <w:rPr>
                    <w:rFonts w:asciiTheme="minorHAnsi" w:eastAsiaTheme="minorEastAsia" w:hAnsiTheme="minorHAnsi" w:cstheme="minorBidi"/>
                    <w:noProof/>
                    <w:color w:val="auto"/>
                    <w:sz w:val="24"/>
                    <w:szCs w:val="24"/>
                    <w:lang w:eastAsia="en-AU"/>
                  </w:rPr>
                  <w:tab/>
                </w:r>
                <w:r w:rsidRPr="00375085">
                  <w:rPr>
                    <w:rStyle w:val="Hyperlink"/>
                    <w:noProof/>
                  </w:rPr>
                  <w:t>Performance</w:t>
                </w:r>
                <w:r>
                  <w:rPr>
                    <w:noProof/>
                    <w:webHidden/>
                  </w:rPr>
                  <w:tab/>
                </w:r>
                <w:r>
                  <w:rPr>
                    <w:noProof/>
                    <w:webHidden/>
                  </w:rPr>
                  <w:fldChar w:fldCharType="begin"/>
                </w:r>
                <w:r>
                  <w:rPr>
                    <w:noProof/>
                    <w:webHidden/>
                  </w:rPr>
                  <w:instrText xml:space="preserve"> PAGEREF _Toc242170616 \h </w:instrText>
                </w:r>
                <w:r>
                  <w:rPr>
                    <w:noProof/>
                    <w:webHidden/>
                  </w:rPr>
                </w:r>
                <w:r>
                  <w:rPr>
                    <w:noProof/>
                    <w:webHidden/>
                  </w:rPr>
                  <w:fldChar w:fldCharType="separate"/>
                </w:r>
                <w:r>
                  <w:rPr>
                    <w:noProof/>
                    <w:webHidden/>
                  </w:rPr>
                  <w:t>51</w:t>
                </w:r>
                <w:r>
                  <w:rPr>
                    <w:noProof/>
                    <w:webHidden/>
                  </w:rPr>
                  <w:fldChar w:fldCharType="end"/>
                </w:r>
              </w:hyperlink>
            </w:p>
            <w:p w14:paraId="7F1A9510" w14:textId="22F699F7" w:rsidR="0035236F" w:rsidRDefault="0035236F">
              <w:pPr>
                <w:pStyle w:val="TOC2"/>
                <w:rPr>
                  <w:rFonts w:asciiTheme="minorHAnsi" w:eastAsiaTheme="minorEastAsia" w:hAnsiTheme="minorHAnsi" w:cstheme="minorBidi"/>
                  <w:noProof/>
                  <w:color w:val="auto"/>
                  <w:sz w:val="24"/>
                  <w:szCs w:val="24"/>
                  <w:lang w:eastAsia="en-AU"/>
                </w:rPr>
              </w:pPr>
              <w:hyperlink w:anchor="_Toc242170617" w:history="1">
                <w:r w:rsidRPr="00375085">
                  <w:rPr>
                    <w:rStyle w:val="Hyperlink"/>
                    <w:noProof/>
                  </w:rPr>
                  <w:t>10.3</w:t>
                </w:r>
                <w:r>
                  <w:rPr>
                    <w:rFonts w:asciiTheme="minorHAnsi" w:eastAsiaTheme="minorEastAsia" w:hAnsiTheme="minorHAnsi" w:cstheme="minorBidi"/>
                    <w:noProof/>
                    <w:color w:val="auto"/>
                    <w:sz w:val="24"/>
                    <w:szCs w:val="24"/>
                    <w:lang w:eastAsia="en-AU"/>
                  </w:rPr>
                  <w:tab/>
                </w:r>
                <w:r w:rsidRPr="00375085">
                  <w:rPr>
                    <w:rStyle w:val="Hyperlink"/>
                    <w:noProof/>
                  </w:rPr>
                  <w:t>Scalability</w:t>
                </w:r>
                <w:r>
                  <w:rPr>
                    <w:noProof/>
                    <w:webHidden/>
                  </w:rPr>
                  <w:tab/>
                </w:r>
                <w:r>
                  <w:rPr>
                    <w:noProof/>
                    <w:webHidden/>
                  </w:rPr>
                  <w:fldChar w:fldCharType="begin"/>
                </w:r>
                <w:r>
                  <w:rPr>
                    <w:noProof/>
                    <w:webHidden/>
                  </w:rPr>
                  <w:instrText xml:space="preserve"> PAGEREF _Toc242170617 \h </w:instrText>
                </w:r>
                <w:r>
                  <w:rPr>
                    <w:noProof/>
                    <w:webHidden/>
                  </w:rPr>
                </w:r>
                <w:r>
                  <w:rPr>
                    <w:noProof/>
                    <w:webHidden/>
                  </w:rPr>
                  <w:fldChar w:fldCharType="separate"/>
                </w:r>
                <w:r>
                  <w:rPr>
                    <w:noProof/>
                    <w:webHidden/>
                  </w:rPr>
                  <w:t>52</w:t>
                </w:r>
                <w:r>
                  <w:rPr>
                    <w:noProof/>
                    <w:webHidden/>
                  </w:rPr>
                  <w:fldChar w:fldCharType="end"/>
                </w:r>
              </w:hyperlink>
            </w:p>
            <w:p w14:paraId="39D58392" w14:textId="0AF7AFDB" w:rsidR="0035236F" w:rsidRDefault="0035236F">
              <w:pPr>
                <w:pStyle w:val="TOC2"/>
                <w:rPr>
                  <w:rFonts w:asciiTheme="minorHAnsi" w:eastAsiaTheme="minorEastAsia" w:hAnsiTheme="minorHAnsi" w:cstheme="minorBidi"/>
                  <w:noProof/>
                  <w:color w:val="auto"/>
                  <w:sz w:val="24"/>
                  <w:szCs w:val="24"/>
                  <w:lang w:eastAsia="en-AU"/>
                </w:rPr>
              </w:pPr>
              <w:hyperlink w:anchor="_Toc242170618" w:history="1">
                <w:r w:rsidRPr="00375085">
                  <w:rPr>
                    <w:rStyle w:val="Hyperlink"/>
                    <w:noProof/>
                  </w:rPr>
                  <w:t>10.4</w:t>
                </w:r>
                <w:r>
                  <w:rPr>
                    <w:rFonts w:asciiTheme="minorHAnsi" w:eastAsiaTheme="minorEastAsia" w:hAnsiTheme="minorHAnsi" w:cstheme="minorBidi"/>
                    <w:noProof/>
                    <w:color w:val="auto"/>
                    <w:sz w:val="24"/>
                    <w:szCs w:val="24"/>
                    <w:lang w:eastAsia="en-AU"/>
                  </w:rPr>
                  <w:tab/>
                </w:r>
                <w:r w:rsidRPr="00375085">
                  <w:rPr>
                    <w:rStyle w:val="Hyperlink"/>
                    <w:noProof/>
                  </w:rPr>
                  <w:t>Resilience and Recoverability</w:t>
                </w:r>
                <w:r>
                  <w:rPr>
                    <w:noProof/>
                    <w:webHidden/>
                  </w:rPr>
                  <w:tab/>
                </w:r>
                <w:r>
                  <w:rPr>
                    <w:noProof/>
                    <w:webHidden/>
                  </w:rPr>
                  <w:fldChar w:fldCharType="begin"/>
                </w:r>
                <w:r>
                  <w:rPr>
                    <w:noProof/>
                    <w:webHidden/>
                  </w:rPr>
                  <w:instrText xml:space="preserve"> PAGEREF _Toc242170618 \h </w:instrText>
                </w:r>
                <w:r>
                  <w:rPr>
                    <w:noProof/>
                    <w:webHidden/>
                  </w:rPr>
                </w:r>
                <w:r>
                  <w:rPr>
                    <w:noProof/>
                    <w:webHidden/>
                  </w:rPr>
                  <w:fldChar w:fldCharType="separate"/>
                </w:r>
                <w:r>
                  <w:rPr>
                    <w:noProof/>
                    <w:webHidden/>
                  </w:rPr>
                  <w:t>53</w:t>
                </w:r>
                <w:r>
                  <w:rPr>
                    <w:noProof/>
                    <w:webHidden/>
                  </w:rPr>
                  <w:fldChar w:fldCharType="end"/>
                </w:r>
              </w:hyperlink>
            </w:p>
            <w:p w14:paraId="4F253C26" w14:textId="455A2A71" w:rsidR="0035236F" w:rsidRDefault="0035236F">
              <w:pPr>
                <w:pStyle w:val="TOC2"/>
                <w:rPr>
                  <w:rFonts w:asciiTheme="minorHAnsi" w:eastAsiaTheme="minorEastAsia" w:hAnsiTheme="minorHAnsi" w:cstheme="minorBidi"/>
                  <w:noProof/>
                  <w:color w:val="auto"/>
                  <w:sz w:val="24"/>
                  <w:szCs w:val="24"/>
                  <w:lang w:eastAsia="en-AU"/>
                </w:rPr>
              </w:pPr>
              <w:hyperlink w:anchor="_Toc242170619" w:history="1">
                <w:r w:rsidRPr="00375085">
                  <w:rPr>
                    <w:rStyle w:val="Hyperlink"/>
                    <w:noProof/>
                  </w:rPr>
                  <w:t>10.5</w:t>
                </w:r>
                <w:r>
                  <w:rPr>
                    <w:rFonts w:asciiTheme="minorHAnsi" w:eastAsiaTheme="minorEastAsia" w:hAnsiTheme="minorHAnsi" w:cstheme="minorBidi"/>
                    <w:noProof/>
                    <w:color w:val="auto"/>
                    <w:sz w:val="24"/>
                    <w:szCs w:val="24"/>
                    <w:lang w:eastAsia="en-AU"/>
                  </w:rPr>
                  <w:tab/>
                </w:r>
                <w:r w:rsidRPr="00375085">
                  <w:rPr>
                    <w:rStyle w:val="Hyperlink"/>
                    <w:noProof/>
                  </w:rPr>
                  <w:t>Operability and Supportability</w:t>
                </w:r>
                <w:r>
                  <w:rPr>
                    <w:noProof/>
                    <w:webHidden/>
                  </w:rPr>
                  <w:tab/>
                </w:r>
                <w:r>
                  <w:rPr>
                    <w:noProof/>
                    <w:webHidden/>
                  </w:rPr>
                  <w:fldChar w:fldCharType="begin"/>
                </w:r>
                <w:r>
                  <w:rPr>
                    <w:noProof/>
                    <w:webHidden/>
                  </w:rPr>
                  <w:instrText xml:space="preserve"> PAGEREF _Toc242170619 \h </w:instrText>
                </w:r>
                <w:r>
                  <w:rPr>
                    <w:noProof/>
                    <w:webHidden/>
                  </w:rPr>
                </w:r>
                <w:r>
                  <w:rPr>
                    <w:noProof/>
                    <w:webHidden/>
                  </w:rPr>
                  <w:fldChar w:fldCharType="separate"/>
                </w:r>
                <w:r>
                  <w:rPr>
                    <w:noProof/>
                    <w:webHidden/>
                  </w:rPr>
                  <w:t>54</w:t>
                </w:r>
                <w:r>
                  <w:rPr>
                    <w:noProof/>
                    <w:webHidden/>
                  </w:rPr>
                  <w:fldChar w:fldCharType="end"/>
                </w:r>
              </w:hyperlink>
            </w:p>
            <w:p w14:paraId="62815BEA" w14:textId="3CBF9004" w:rsidR="0035236F" w:rsidRDefault="0035236F">
              <w:pPr>
                <w:pStyle w:val="TOC2"/>
                <w:rPr>
                  <w:rFonts w:asciiTheme="minorHAnsi" w:eastAsiaTheme="minorEastAsia" w:hAnsiTheme="minorHAnsi" w:cstheme="minorBidi"/>
                  <w:noProof/>
                  <w:color w:val="auto"/>
                  <w:sz w:val="24"/>
                  <w:szCs w:val="24"/>
                  <w:lang w:eastAsia="en-AU"/>
                </w:rPr>
              </w:pPr>
              <w:hyperlink w:anchor="_Toc242170620" w:history="1">
                <w:r w:rsidRPr="00375085">
                  <w:rPr>
                    <w:rStyle w:val="Hyperlink"/>
                    <w:noProof/>
                  </w:rPr>
                  <w:t>10.6</w:t>
                </w:r>
                <w:r>
                  <w:rPr>
                    <w:rFonts w:asciiTheme="minorHAnsi" w:eastAsiaTheme="minorEastAsia" w:hAnsiTheme="minorHAnsi" w:cstheme="minorBidi"/>
                    <w:noProof/>
                    <w:color w:val="auto"/>
                    <w:sz w:val="24"/>
                    <w:szCs w:val="24"/>
                    <w:lang w:eastAsia="en-AU"/>
                  </w:rPr>
                  <w:tab/>
                </w:r>
                <w:r w:rsidRPr="00375085">
                  <w:rPr>
                    <w:rStyle w:val="Hyperlink"/>
                    <w:noProof/>
                  </w:rPr>
                  <w:t>Non-Functional Design Checklist</w:t>
                </w:r>
                <w:r>
                  <w:rPr>
                    <w:noProof/>
                    <w:webHidden/>
                  </w:rPr>
                  <w:tab/>
                </w:r>
                <w:r>
                  <w:rPr>
                    <w:noProof/>
                    <w:webHidden/>
                  </w:rPr>
                  <w:fldChar w:fldCharType="begin"/>
                </w:r>
                <w:r>
                  <w:rPr>
                    <w:noProof/>
                    <w:webHidden/>
                  </w:rPr>
                  <w:instrText xml:space="preserve"> PAGEREF _Toc242170620 \h </w:instrText>
                </w:r>
                <w:r>
                  <w:rPr>
                    <w:noProof/>
                    <w:webHidden/>
                  </w:rPr>
                </w:r>
                <w:r>
                  <w:rPr>
                    <w:noProof/>
                    <w:webHidden/>
                  </w:rPr>
                  <w:fldChar w:fldCharType="separate"/>
                </w:r>
                <w:r>
                  <w:rPr>
                    <w:noProof/>
                    <w:webHidden/>
                  </w:rPr>
                  <w:t>55</w:t>
                </w:r>
                <w:r>
                  <w:rPr>
                    <w:noProof/>
                    <w:webHidden/>
                  </w:rPr>
                  <w:fldChar w:fldCharType="end"/>
                </w:r>
              </w:hyperlink>
            </w:p>
            <w:p w14:paraId="17AFFF3F" w14:textId="7D85A8C2" w:rsidR="0035236F" w:rsidRDefault="0035236F">
              <w:pPr>
                <w:pStyle w:val="TOC1"/>
                <w:rPr>
                  <w:rFonts w:asciiTheme="minorHAnsi" w:eastAsiaTheme="minorEastAsia" w:hAnsiTheme="minorHAnsi" w:cstheme="minorBidi"/>
                  <w:noProof/>
                  <w:color w:val="auto"/>
                  <w:sz w:val="24"/>
                  <w:szCs w:val="24"/>
                  <w:lang w:eastAsia="en-AU"/>
                </w:rPr>
              </w:pPr>
              <w:hyperlink w:anchor="_Toc242170621" w:history="1">
                <w:r w:rsidRPr="00375085">
                  <w:rPr>
                    <w:rStyle w:val="Hyperlink"/>
                    <w:noProof/>
                  </w:rPr>
                  <w:t>11</w:t>
                </w:r>
                <w:r>
                  <w:rPr>
                    <w:rFonts w:asciiTheme="minorHAnsi" w:eastAsiaTheme="minorEastAsia" w:hAnsiTheme="minorHAnsi" w:cstheme="minorBidi"/>
                    <w:noProof/>
                    <w:color w:val="auto"/>
                    <w:sz w:val="24"/>
                    <w:szCs w:val="24"/>
                    <w:lang w:eastAsia="en-AU"/>
                  </w:rPr>
                  <w:tab/>
                </w:r>
                <w:r w:rsidRPr="00375085">
                  <w:rPr>
                    <w:rStyle w:val="Hyperlink"/>
                    <w:noProof/>
                  </w:rPr>
                  <w:t>RAID Assessment</w:t>
                </w:r>
                <w:r>
                  <w:rPr>
                    <w:noProof/>
                    <w:webHidden/>
                  </w:rPr>
                  <w:tab/>
                </w:r>
                <w:r>
                  <w:rPr>
                    <w:noProof/>
                    <w:webHidden/>
                  </w:rPr>
                  <w:fldChar w:fldCharType="begin"/>
                </w:r>
                <w:r>
                  <w:rPr>
                    <w:noProof/>
                    <w:webHidden/>
                  </w:rPr>
                  <w:instrText xml:space="preserve"> PAGEREF _Toc242170621 \h </w:instrText>
                </w:r>
                <w:r>
                  <w:rPr>
                    <w:noProof/>
                    <w:webHidden/>
                  </w:rPr>
                </w:r>
                <w:r>
                  <w:rPr>
                    <w:noProof/>
                    <w:webHidden/>
                  </w:rPr>
                  <w:fldChar w:fldCharType="separate"/>
                </w:r>
                <w:r>
                  <w:rPr>
                    <w:noProof/>
                    <w:webHidden/>
                  </w:rPr>
                  <w:t>56</w:t>
                </w:r>
                <w:r>
                  <w:rPr>
                    <w:noProof/>
                    <w:webHidden/>
                  </w:rPr>
                  <w:fldChar w:fldCharType="end"/>
                </w:r>
              </w:hyperlink>
            </w:p>
            <w:p w14:paraId="55DFC231" w14:textId="4D19BFAE" w:rsidR="0035236F" w:rsidRDefault="0035236F">
              <w:pPr>
                <w:pStyle w:val="TOC2"/>
                <w:rPr>
                  <w:rFonts w:asciiTheme="minorHAnsi" w:eastAsiaTheme="minorEastAsia" w:hAnsiTheme="minorHAnsi" w:cstheme="minorBidi"/>
                  <w:noProof/>
                  <w:color w:val="auto"/>
                  <w:sz w:val="24"/>
                  <w:szCs w:val="24"/>
                  <w:lang w:eastAsia="en-AU"/>
                </w:rPr>
              </w:pPr>
              <w:hyperlink w:anchor="_Toc242170622" w:history="1">
                <w:r w:rsidRPr="00375085">
                  <w:rPr>
                    <w:rStyle w:val="Hyperlink"/>
                    <w:noProof/>
                  </w:rPr>
                  <w:t>11.1</w:t>
                </w:r>
                <w:r>
                  <w:rPr>
                    <w:rFonts w:asciiTheme="minorHAnsi" w:eastAsiaTheme="minorEastAsia" w:hAnsiTheme="minorHAnsi" w:cstheme="minorBidi"/>
                    <w:noProof/>
                    <w:color w:val="auto"/>
                    <w:sz w:val="24"/>
                    <w:szCs w:val="24"/>
                    <w:lang w:eastAsia="en-AU"/>
                  </w:rPr>
                  <w:tab/>
                </w:r>
                <w:r w:rsidRPr="00375085">
                  <w:rPr>
                    <w:rStyle w:val="Hyperlink"/>
                    <w:noProof/>
                  </w:rPr>
                  <w:t>Architecture Decisions</w:t>
                </w:r>
                <w:r>
                  <w:rPr>
                    <w:noProof/>
                    <w:webHidden/>
                  </w:rPr>
                  <w:tab/>
                </w:r>
                <w:r>
                  <w:rPr>
                    <w:noProof/>
                    <w:webHidden/>
                  </w:rPr>
                  <w:fldChar w:fldCharType="begin"/>
                </w:r>
                <w:r>
                  <w:rPr>
                    <w:noProof/>
                    <w:webHidden/>
                  </w:rPr>
                  <w:instrText xml:space="preserve"> PAGEREF _Toc242170622 \h </w:instrText>
                </w:r>
                <w:r>
                  <w:rPr>
                    <w:noProof/>
                    <w:webHidden/>
                  </w:rPr>
                </w:r>
                <w:r>
                  <w:rPr>
                    <w:noProof/>
                    <w:webHidden/>
                  </w:rPr>
                  <w:fldChar w:fldCharType="separate"/>
                </w:r>
                <w:r>
                  <w:rPr>
                    <w:noProof/>
                    <w:webHidden/>
                  </w:rPr>
                  <w:t>56</w:t>
                </w:r>
                <w:r>
                  <w:rPr>
                    <w:noProof/>
                    <w:webHidden/>
                  </w:rPr>
                  <w:fldChar w:fldCharType="end"/>
                </w:r>
              </w:hyperlink>
            </w:p>
            <w:p w14:paraId="0429B562" w14:textId="4AA67F63" w:rsidR="0035236F" w:rsidRDefault="0035236F">
              <w:pPr>
                <w:pStyle w:val="TOC2"/>
                <w:rPr>
                  <w:rFonts w:asciiTheme="minorHAnsi" w:eastAsiaTheme="minorEastAsia" w:hAnsiTheme="minorHAnsi" w:cstheme="minorBidi"/>
                  <w:noProof/>
                  <w:color w:val="auto"/>
                  <w:sz w:val="24"/>
                  <w:szCs w:val="24"/>
                  <w:lang w:eastAsia="en-AU"/>
                </w:rPr>
              </w:pPr>
              <w:hyperlink w:anchor="_Toc242170623" w:history="1">
                <w:r w:rsidRPr="00375085">
                  <w:rPr>
                    <w:rStyle w:val="Hyperlink"/>
                    <w:noProof/>
                  </w:rPr>
                  <w:t>11.2</w:t>
                </w:r>
                <w:r>
                  <w:rPr>
                    <w:rFonts w:asciiTheme="minorHAnsi" w:eastAsiaTheme="minorEastAsia" w:hAnsiTheme="minorHAnsi" w:cstheme="minorBidi"/>
                    <w:noProof/>
                    <w:color w:val="auto"/>
                    <w:sz w:val="24"/>
                    <w:szCs w:val="24"/>
                    <w:lang w:eastAsia="en-AU"/>
                  </w:rPr>
                  <w:tab/>
                </w:r>
                <w:r w:rsidRPr="00375085">
                  <w:rPr>
                    <w:rStyle w:val="Hyperlink"/>
                    <w:noProof/>
                  </w:rPr>
                  <w:t>Risks &amp; Mitigation Actions</w:t>
                </w:r>
                <w:r>
                  <w:rPr>
                    <w:noProof/>
                    <w:webHidden/>
                  </w:rPr>
                  <w:tab/>
                </w:r>
                <w:r>
                  <w:rPr>
                    <w:noProof/>
                    <w:webHidden/>
                  </w:rPr>
                  <w:fldChar w:fldCharType="begin"/>
                </w:r>
                <w:r>
                  <w:rPr>
                    <w:noProof/>
                    <w:webHidden/>
                  </w:rPr>
                  <w:instrText xml:space="preserve"> PAGEREF _Toc242170623 \h </w:instrText>
                </w:r>
                <w:r>
                  <w:rPr>
                    <w:noProof/>
                    <w:webHidden/>
                  </w:rPr>
                </w:r>
                <w:r>
                  <w:rPr>
                    <w:noProof/>
                    <w:webHidden/>
                  </w:rPr>
                  <w:fldChar w:fldCharType="separate"/>
                </w:r>
                <w:r>
                  <w:rPr>
                    <w:noProof/>
                    <w:webHidden/>
                  </w:rPr>
                  <w:t>60</w:t>
                </w:r>
                <w:r>
                  <w:rPr>
                    <w:noProof/>
                    <w:webHidden/>
                  </w:rPr>
                  <w:fldChar w:fldCharType="end"/>
                </w:r>
              </w:hyperlink>
            </w:p>
            <w:p w14:paraId="4F203370" w14:textId="5A63327D" w:rsidR="0035236F" w:rsidRDefault="0035236F">
              <w:pPr>
                <w:pStyle w:val="TOC2"/>
                <w:rPr>
                  <w:rFonts w:asciiTheme="minorHAnsi" w:eastAsiaTheme="minorEastAsia" w:hAnsiTheme="minorHAnsi" w:cstheme="minorBidi"/>
                  <w:noProof/>
                  <w:color w:val="auto"/>
                  <w:sz w:val="24"/>
                  <w:szCs w:val="24"/>
                  <w:lang w:eastAsia="en-AU"/>
                </w:rPr>
              </w:pPr>
              <w:hyperlink w:anchor="_Toc242170624" w:history="1">
                <w:r w:rsidRPr="00375085">
                  <w:rPr>
                    <w:rStyle w:val="Hyperlink"/>
                    <w:noProof/>
                  </w:rPr>
                  <w:t>11.3</w:t>
                </w:r>
                <w:r>
                  <w:rPr>
                    <w:rFonts w:asciiTheme="minorHAnsi" w:eastAsiaTheme="minorEastAsia" w:hAnsiTheme="minorHAnsi" w:cstheme="minorBidi"/>
                    <w:noProof/>
                    <w:color w:val="auto"/>
                    <w:sz w:val="24"/>
                    <w:szCs w:val="24"/>
                    <w:lang w:eastAsia="en-AU"/>
                  </w:rPr>
                  <w:tab/>
                </w:r>
                <w:r w:rsidRPr="00375085">
                  <w:rPr>
                    <w:rStyle w:val="Hyperlink"/>
                    <w:noProof/>
                  </w:rPr>
                  <w:t>Assumptions &amp; Constraints</w:t>
                </w:r>
                <w:r>
                  <w:rPr>
                    <w:noProof/>
                    <w:webHidden/>
                  </w:rPr>
                  <w:tab/>
                </w:r>
                <w:r>
                  <w:rPr>
                    <w:noProof/>
                    <w:webHidden/>
                  </w:rPr>
                  <w:fldChar w:fldCharType="begin"/>
                </w:r>
                <w:r>
                  <w:rPr>
                    <w:noProof/>
                    <w:webHidden/>
                  </w:rPr>
                  <w:instrText xml:space="preserve"> PAGEREF _Toc242170624 \h </w:instrText>
                </w:r>
                <w:r>
                  <w:rPr>
                    <w:noProof/>
                    <w:webHidden/>
                  </w:rPr>
                </w:r>
                <w:r>
                  <w:rPr>
                    <w:noProof/>
                    <w:webHidden/>
                  </w:rPr>
                  <w:fldChar w:fldCharType="separate"/>
                </w:r>
                <w:r>
                  <w:rPr>
                    <w:noProof/>
                    <w:webHidden/>
                  </w:rPr>
                  <w:t>62</w:t>
                </w:r>
                <w:r>
                  <w:rPr>
                    <w:noProof/>
                    <w:webHidden/>
                  </w:rPr>
                  <w:fldChar w:fldCharType="end"/>
                </w:r>
              </w:hyperlink>
            </w:p>
            <w:p w14:paraId="21622A6E" w14:textId="295CB632" w:rsidR="0035236F" w:rsidRDefault="0035236F">
              <w:pPr>
                <w:pStyle w:val="TOC2"/>
                <w:rPr>
                  <w:rFonts w:asciiTheme="minorHAnsi" w:eastAsiaTheme="minorEastAsia" w:hAnsiTheme="minorHAnsi" w:cstheme="minorBidi"/>
                  <w:noProof/>
                  <w:color w:val="auto"/>
                  <w:sz w:val="24"/>
                  <w:szCs w:val="24"/>
                  <w:lang w:eastAsia="en-AU"/>
                </w:rPr>
              </w:pPr>
              <w:hyperlink w:anchor="_Toc242170625" w:history="1">
                <w:r w:rsidRPr="00375085">
                  <w:rPr>
                    <w:rStyle w:val="Hyperlink"/>
                    <w:noProof/>
                  </w:rPr>
                  <w:t>11.4</w:t>
                </w:r>
                <w:r>
                  <w:rPr>
                    <w:rFonts w:asciiTheme="minorHAnsi" w:eastAsiaTheme="minorEastAsia" w:hAnsiTheme="minorHAnsi" w:cstheme="minorBidi"/>
                    <w:noProof/>
                    <w:color w:val="auto"/>
                    <w:sz w:val="24"/>
                    <w:szCs w:val="24"/>
                    <w:lang w:eastAsia="en-AU"/>
                  </w:rPr>
                  <w:tab/>
                </w:r>
                <w:r w:rsidRPr="00375085">
                  <w:rPr>
                    <w:rStyle w:val="Hyperlink"/>
                    <w:noProof/>
                  </w:rPr>
                  <w:t>Issues &amp; Open Questions</w:t>
                </w:r>
                <w:r>
                  <w:rPr>
                    <w:noProof/>
                    <w:webHidden/>
                  </w:rPr>
                  <w:tab/>
                </w:r>
                <w:r>
                  <w:rPr>
                    <w:noProof/>
                    <w:webHidden/>
                  </w:rPr>
                  <w:fldChar w:fldCharType="begin"/>
                </w:r>
                <w:r>
                  <w:rPr>
                    <w:noProof/>
                    <w:webHidden/>
                  </w:rPr>
                  <w:instrText xml:space="preserve"> PAGEREF _Toc242170625 \h </w:instrText>
                </w:r>
                <w:r>
                  <w:rPr>
                    <w:noProof/>
                    <w:webHidden/>
                  </w:rPr>
                </w:r>
                <w:r>
                  <w:rPr>
                    <w:noProof/>
                    <w:webHidden/>
                  </w:rPr>
                  <w:fldChar w:fldCharType="separate"/>
                </w:r>
                <w:r>
                  <w:rPr>
                    <w:noProof/>
                    <w:webHidden/>
                  </w:rPr>
                  <w:t>64</w:t>
                </w:r>
                <w:r>
                  <w:rPr>
                    <w:noProof/>
                    <w:webHidden/>
                  </w:rPr>
                  <w:fldChar w:fldCharType="end"/>
                </w:r>
              </w:hyperlink>
            </w:p>
            <w:p w14:paraId="4E02702A" w14:textId="2C5399EB" w:rsidR="0035236F" w:rsidRDefault="0035236F">
              <w:pPr>
                <w:pStyle w:val="TOC2"/>
                <w:rPr>
                  <w:rFonts w:asciiTheme="minorHAnsi" w:eastAsiaTheme="minorEastAsia" w:hAnsiTheme="minorHAnsi" w:cstheme="minorBidi"/>
                  <w:noProof/>
                  <w:color w:val="auto"/>
                  <w:sz w:val="24"/>
                  <w:szCs w:val="24"/>
                  <w:lang w:eastAsia="en-AU"/>
                </w:rPr>
              </w:pPr>
              <w:hyperlink w:anchor="_Toc242170626" w:history="1">
                <w:r w:rsidRPr="00375085">
                  <w:rPr>
                    <w:rStyle w:val="Hyperlink"/>
                    <w:noProof/>
                  </w:rPr>
                  <w:t>11.5</w:t>
                </w:r>
                <w:r>
                  <w:rPr>
                    <w:rFonts w:asciiTheme="minorHAnsi" w:eastAsiaTheme="minorEastAsia" w:hAnsiTheme="minorHAnsi" w:cstheme="minorBidi"/>
                    <w:noProof/>
                    <w:color w:val="auto"/>
                    <w:sz w:val="24"/>
                    <w:szCs w:val="24"/>
                    <w:lang w:eastAsia="en-AU"/>
                  </w:rPr>
                  <w:tab/>
                </w:r>
                <w:r w:rsidRPr="00375085">
                  <w:rPr>
                    <w:rStyle w:val="Hyperlink"/>
                    <w:noProof/>
                  </w:rPr>
                  <w:t>Dependencies</w:t>
                </w:r>
                <w:r>
                  <w:rPr>
                    <w:noProof/>
                    <w:webHidden/>
                  </w:rPr>
                  <w:tab/>
                </w:r>
                <w:r>
                  <w:rPr>
                    <w:noProof/>
                    <w:webHidden/>
                  </w:rPr>
                  <w:fldChar w:fldCharType="begin"/>
                </w:r>
                <w:r>
                  <w:rPr>
                    <w:noProof/>
                    <w:webHidden/>
                  </w:rPr>
                  <w:instrText xml:space="preserve"> PAGEREF _Toc242170626 \h </w:instrText>
                </w:r>
                <w:r>
                  <w:rPr>
                    <w:noProof/>
                    <w:webHidden/>
                  </w:rPr>
                </w:r>
                <w:r>
                  <w:rPr>
                    <w:noProof/>
                    <w:webHidden/>
                  </w:rPr>
                  <w:fldChar w:fldCharType="separate"/>
                </w:r>
                <w:r>
                  <w:rPr>
                    <w:noProof/>
                    <w:webHidden/>
                  </w:rPr>
                  <w:t>65</w:t>
                </w:r>
                <w:r>
                  <w:rPr>
                    <w:noProof/>
                    <w:webHidden/>
                  </w:rPr>
                  <w:fldChar w:fldCharType="end"/>
                </w:r>
              </w:hyperlink>
            </w:p>
            <w:p w14:paraId="4E95C98F" w14:textId="461FEB89" w:rsidR="0035236F" w:rsidRDefault="0035236F">
              <w:pPr>
                <w:pStyle w:val="TOC1"/>
                <w:rPr>
                  <w:rFonts w:asciiTheme="minorHAnsi" w:eastAsiaTheme="minorEastAsia" w:hAnsiTheme="minorHAnsi" w:cstheme="minorBidi"/>
                  <w:noProof/>
                  <w:color w:val="auto"/>
                  <w:sz w:val="24"/>
                  <w:szCs w:val="24"/>
                  <w:lang w:eastAsia="en-AU"/>
                </w:rPr>
              </w:pPr>
              <w:hyperlink w:anchor="_Toc242170627" w:history="1">
                <w:r w:rsidRPr="00375085">
                  <w:rPr>
                    <w:rStyle w:val="Hyperlink"/>
                    <w:noProof/>
                  </w:rPr>
                  <w:t>12</w:t>
                </w:r>
                <w:r>
                  <w:rPr>
                    <w:rFonts w:asciiTheme="minorHAnsi" w:eastAsiaTheme="minorEastAsia" w:hAnsiTheme="minorHAnsi" w:cstheme="minorBidi"/>
                    <w:noProof/>
                    <w:color w:val="auto"/>
                    <w:sz w:val="24"/>
                    <w:szCs w:val="24"/>
                    <w:lang w:eastAsia="en-AU"/>
                  </w:rPr>
                  <w:tab/>
                </w:r>
                <w:r w:rsidRPr="00375085">
                  <w:rPr>
                    <w:rStyle w:val="Hyperlink"/>
                    <w:noProof/>
                  </w:rPr>
                  <w:t>Document Control</w:t>
                </w:r>
                <w:r>
                  <w:rPr>
                    <w:noProof/>
                    <w:webHidden/>
                  </w:rPr>
                  <w:tab/>
                </w:r>
                <w:r>
                  <w:rPr>
                    <w:noProof/>
                    <w:webHidden/>
                  </w:rPr>
                  <w:fldChar w:fldCharType="begin"/>
                </w:r>
                <w:r>
                  <w:rPr>
                    <w:noProof/>
                    <w:webHidden/>
                  </w:rPr>
                  <w:instrText xml:space="preserve"> PAGEREF _Toc242170627 \h </w:instrText>
                </w:r>
                <w:r>
                  <w:rPr>
                    <w:noProof/>
                    <w:webHidden/>
                  </w:rPr>
                </w:r>
                <w:r>
                  <w:rPr>
                    <w:noProof/>
                    <w:webHidden/>
                  </w:rPr>
                  <w:fldChar w:fldCharType="separate"/>
                </w:r>
                <w:r>
                  <w:rPr>
                    <w:noProof/>
                    <w:webHidden/>
                  </w:rPr>
                  <w:t>67</w:t>
                </w:r>
                <w:r>
                  <w:rPr>
                    <w:noProof/>
                    <w:webHidden/>
                  </w:rPr>
                  <w:fldChar w:fldCharType="end"/>
                </w:r>
              </w:hyperlink>
            </w:p>
            <w:p w14:paraId="636245AB" w14:textId="617218BC" w:rsidR="0035236F" w:rsidRDefault="0035236F">
              <w:pPr>
                <w:pStyle w:val="TOC2"/>
                <w:rPr>
                  <w:rFonts w:asciiTheme="minorHAnsi" w:eastAsiaTheme="minorEastAsia" w:hAnsiTheme="minorHAnsi" w:cstheme="minorBidi"/>
                  <w:noProof/>
                  <w:color w:val="auto"/>
                  <w:sz w:val="24"/>
                  <w:szCs w:val="24"/>
                  <w:lang w:eastAsia="en-AU"/>
                </w:rPr>
              </w:pPr>
              <w:hyperlink w:anchor="_Toc242170628" w:history="1">
                <w:r w:rsidRPr="00375085">
                  <w:rPr>
                    <w:rStyle w:val="Hyperlink"/>
                    <w:noProof/>
                  </w:rPr>
                  <w:t>12.1</w:t>
                </w:r>
                <w:r>
                  <w:rPr>
                    <w:rFonts w:asciiTheme="minorHAnsi" w:eastAsiaTheme="minorEastAsia" w:hAnsiTheme="minorHAnsi" w:cstheme="minorBidi"/>
                    <w:noProof/>
                    <w:color w:val="auto"/>
                    <w:sz w:val="24"/>
                    <w:szCs w:val="24"/>
                    <w:lang w:eastAsia="en-AU"/>
                  </w:rPr>
                  <w:tab/>
                </w:r>
                <w:r w:rsidRPr="00375085">
                  <w:rPr>
                    <w:rStyle w:val="Hyperlink"/>
                    <w:noProof/>
                  </w:rPr>
                  <w:t>Document Information</w:t>
                </w:r>
                <w:r>
                  <w:rPr>
                    <w:noProof/>
                    <w:webHidden/>
                  </w:rPr>
                  <w:tab/>
                </w:r>
                <w:r>
                  <w:rPr>
                    <w:noProof/>
                    <w:webHidden/>
                  </w:rPr>
                  <w:fldChar w:fldCharType="begin"/>
                </w:r>
                <w:r>
                  <w:rPr>
                    <w:noProof/>
                    <w:webHidden/>
                  </w:rPr>
                  <w:instrText xml:space="preserve"> PAGEREF _Toc242170628 \h </w:instrText>
                </w:r>
                <w:r>
                  <w:rPr>
                    <w:noProof/>
                    <w:webHidden/>
                  </w:rPr>
                </w:r>
                <w:r>
                  <w:rPr>
                    <w:noProof/>
                    <w:webHidden/>
                  </w:rPr>
                  <w:fldChar w:fldCharType="separate"/>
                </w:r>
                <w:r>
                  <w:rPr>
                    <w:noProof/>
                    <w:webHidden/>
                  </w:rPr>
                  <w:t>67</w:t>
                </w:r>
                <w:r>
                  <w:rPr>
                    <w:noProof/>
                    <w:webHidden/>
                  </w:rPr>
                  <w:fldChar w:fldCharType="end"/>
                </w:r>
              </w:hyperlink>
            </w:p>
            <w:p w14:paraId="4C179F57" w14:textId="3A4BE6CC" w:rsidR="0035236F" w:rsidRDefault="0035236F">
              <w:pPr>
                <w:pStyle w:val="TOC2"/>
                <w:rPr>
                  <w:rFonts w:asciiTheme="minorHAnsi" w:eastAsiaTheme="minorEastAsia" w:hAnsiTheme="minorHAnsi" w:cstheme="minorBidi"/>
                  <w:noProof/>
                  <w:color w:val="auto"/>
                  <w:sz w:val="24"/>
                  <w:szCs w:val="24"/>
                  <w:lang w:eastAsia="en-AU"/>
                </w:rPr>
              </w:pPr>
              <w:hyperlink w:anchor="_Toc242170629" w:history="1">
                <w:r w:rsidRPr="00375085">
                  <w:rPr>
                    <w:rStyle w:val="Hyperlink"/>
                    <w:noProof/>
                  </w:rPr>
                  <w:t>12.2</w:t>
                </w:r>
                <w:r>
                  <w:rPr>
                    <w:rFonts w:asciiTheme="minorHAnsi" w:eastAsiaTheme="minorEastAsia" w:hAnsiTheme="minorHAnsi" w:cstheme="minorBidi"/>
                    <w:noProof/>
                    <w:color w:val="auto"/>
                    <w:sz w:val="24"/>
                    <w:szCs w:val="24"/>
                    <w:lang w:eastAsia="en-AU"/>
                  </w:rPr>
                  <w:tab/>
                </w:r>
                <w:r w:rsidRPr="00375085">
                  <w:rPr>
                    <w:rStyle w:val="Hyperlink"/>
                    <w:noProof/>
                  </w:rPr>
                  <w:t>Revision History</w:t>
                </w:r>
                <w:r>
                  <w:rPr>
                    <w:noProof/>
                    <w:webHidden/>
                  </w:rPr>
                  <w:tab/>
                </w:r>
                <w:r>
                  <w:rPr>
                    <w:noProof/>
                    <w:webHidden/>
                  </w:rPr>
                  <w:fldChar w:fldCharType="begin"/>
                </w:r>
                <w:r>
                  <w:rPr>
                    <w:noProof/>
                    <w:webHidden/>
                  </w:rPr>
                  <w:instrText xml:space="preserve"> PAGEREF _Toc242170629 \h </w:instrText>
                </w:r>
                <w:r>
                  <w:rPr>
                    <w:noProof/>
                    <w:webHidden/>
                  </w:rPr>
                </w:r>
                <w:r>
                  <w:rPr>
                    <w:noProof/>
                    <w:webHidden/>
                  </w:rPr>
                  <w:fldChar w:fldCharType="separate"/>
                </w:r>
                <w:r>
                  <w:rPr>
                    <w:noProof/>
                    <w:webHidden/>
                  </w:rPr>
                  <w:t>67</w:t>
                </w:r>
                <w:r>
                  <w:rPr>
                    <w:noProof/>
                    <w:webHidden/>
                  </w:rPr>
                  <w:fldChar w:fldCharType="end"/>
                </w:r>
              </w:hyperlink>
            </w:p>
            <w:p w14:paraId="4148ADDD" w14:textId="512554A4" w:rsidR="0035236F" w:rsidRDefault="0035236F">
              <w:pPr>
                <w:pStyle w:val="TOC2"/>
                <w:rPr>
                  <w:rFonts w:asciiTheme="minorHAnsi" w:eastAsiaTheme="minorEastAsia" w:hAnsiTheme="minorHAnsi" w:cstheme="minorBidi"/>
                  <w:noProof/>
                  <w:color w:val="auto"/>
                  <w:sz w:val="24"/>
                  <w:szCs w:val="24"/>
                  <w:lang w:eastAsia="en-AU"/>
                </w:rPr>
              </w:pPr>
              <w:hyperlink w:anchor="_Toc242170630" w:history="1">
                <w:r w:rsidRPr="00375085">
                  <w:rPr>
                    <w:rStyle w:val="Hyperlink"/>
                    <w:noProof/>
                  </w:rPr>
                  <w:t>12.3</w:t>
                </w:r>
                <w:r>
                  <w:rPr>
                    <w:rFonts w:asciiTheme="minorHAnsi" w:eastAsiaTheme="minorEastAsia" w:hAnsiTheme="minorHAnsi" w:cstheme="minorBidi"/>
                    <w:noProof/>
                    <w:color w:val="auto"/>
                    <w:sz w:val="24"/>
                    <w:szCs w:val="24"/>
                    <w:lang w:eastAsia="en-AU"/>
                  </w:rPr>
                  <w:tab/>
                </w:r>
                <w:r w:rsidRPr="00375085">
                  <w:rPr>
                    <w:rStyle w:val="Hyperlink"/>
                    <w:noProof/>
                  </w:rPr>
                  <w:t>Review &amp; Approval</w:t>
                </w:r>
                <w:r>
                  <w:rPr>
                    <w:noProof/>
                    <w:webHidden/>
                  </w:rPr>
                  <w:tab/>
                </w:r>
                <w:r>
                  <w:rPr>
                    <w:noProof/>
                    <w:webHidden/>
                  </w:rPr>
                  <w:fldChar w:fldCharType="begin"/>
                </w:r>
                <w:r>
                  <w:rPr>
                    <w:noProof/>
                    <w:webHidden/>
                  </w:rPr>
                  <w:instrText xml:space="preserve"> PAGEREF _Toc242170630 \h </w:instrText>
                </w:r>
                <w:r>
                  <w:rPr>
                    <w:noProof/>
                    <w:webHidden/>
                  </w:rPr>
                </w:r>
                <w:r>
                  <w:rPr>
                    <w:noProof/>
                    <w:webHidden/>
                  </w:rPr>
                  <w:fldChar w:fldCharType="separate"/>
                </w:r>
                <w:r>
                  <w:rPr>
                    <w:noProof/>
                    <w:webHidden/>
                  </w:rPr>
                  <w:t>68</w:t>
                </w:r>
                <w:r>
                  <w:rPr>
                    <w:noProof/>
                    <w:webHidden/>
                  </w:rPr>
                  <w:fldChar w:fldCharType="end"/>
                </w:r>
              </w:hyperlink>
            </w:p>
            <w:p w14:paraId="1C42C849" w14:textId="7ADF7D61" w:rsidR="0035236F" w:rsidRDefault="0035236F">
              <w:pPr>
                <w:pStyle w:val="TOC2"/>
                <w:rPr>
                  <w:rFonts w:asciiTheme="minorHAnsi" w:eastAsiaTheme="minorEastAsia" w:hAnsiTheme="minorHAnsi" w:cstheme="minorBidi"/>
                  <w:noProof/>
                  <w:color w:val="auto"/>
                  <w:sz w:val="24"/>
                  <w:szCs w:val="24"/>
                  <w:lang w:eastAsia="en-AU"/>
                </w:rPr>
              </w:pPr>
              <w:hyperlink w:anchor="_Toc242170631" w:history="1">
                <w:r w:rsidRPr="00375085">
                  <w:rPr>
                    <w:rStyle w:val="Hyperlink"/>
                    <w:noProof/>
                    <w:lang w:eastAsia="en-AU"/>
                  </w:rPr>
                  <w:t>12.4</w:t>
                </w:r>
                <w:r>
                  <w:rPr>
                    <w:rFonts w:asciiTheme="minorHAnsi" w:eastAsiaTheme="minorEastAsia" w:hAnsiTheme="minorHAnsi" w:cstheme="minorBidi"/>
                    <w:noProof/>
                    <w:color w:val="auto"/>
                    <w:sz w:val="24"/>
                    <w:szCs w:val="24"/>
                    <w:lang w:eastAsia="en-AU"/>
                  </w:rPr>
                  <w:tab/>
                </w:r>
                <w:r w:rsidRPr="00375085">
                  <w:rPr>
                    <w:rStyle w:val="Hyperlink"/>
                    <w:noProof/>
                    <w:lang w:eastAsia="en-AU"/>
                  </w:rPr>
                  <w:t>References</w:t>
                </w:r>
                <w:r>
                  <w:rPr>
                    <w:noProof/>
                    <w:webHidden/>
                  </w:rPr>
                  <w:tab/>
                </w:r>
                <w:r>
                  <w:rPr>
                    <w:noProof/>
                    <w:webHidden/>
                  </w:rPr>
                  <w:fldChar w:fldCharType="begin"/>
                </w:r>
                <w:r>
                  <w:rPr>
                    <w:noProof/>
                    <w:webHidden/>
                  </w:rPr>
                  <w:instrText xml:space="preserve"> PAGEREF _Toc242170631 \h </w:instrText>
                </w:r>
                <w:r>
                  <w:rPr>
                    <w:noProof/>
                    <w:webHidden/>
                  </w:rPr>
                </w:r>
                <w:r>
                  <w:rPr>
                    <w:noProof/>
                    <w:webHidden/>
                  </w:rPr>
                  <w:fldChar w:fldCharType="separate"/>
                </w:r>
                <w:r>
                  <w:rPr>
                    <w:noProof/>
                    <w:webHidden/>
                  </w:rPr>
                  <w:t>68</w:t>
                </w:r>
                <w:r>
                  <w:rPr>
                    <w:noProof/>
                    <w:webHidden/>
                  </w:rPr>
                  <w:fldChar w:fldCharType="end"/>
                </w:r>
              </w:hyperlink>
            </w:p>
            <w:p w14:paraId="490A598F" w14:textId="4608ACDE" w:rsidR="0035236F" w:rsidRDefault="0035236F">
              <w:pPr>
                <w:pStyle w:val="TOC2"/>
                <w:rPr>
                  <w:rFonts w:asciiTheme="minorHAnsi" w:eastAsiaTheme="minorEastAsia" w:hAnsiTheme="minorHAnsi" w:cstheme="minorBidi"/>
                  <w:noProof/>
                  <w:color w:val="auto"/>
                  <w:sz w:val="24"/>
                  <w:szCs w:val="24"/>
                  <w:lang w:eastAsia="en-AU"/>
                </w:rPr>
              </w:pPr>
              <w:hyperlink w:anchor="_Toc242170632" w:history="1">
                <w:r w:rsidRPr="00375085">
                  <w:rPr>
                    <w:rStyle w:val="Hyperlink"/>
                    <w:noProof/>
                    <w:lang w:val="en-US"/>
                  </w:rPr>
                  <w:t>12.5</w:t>
                </w:r>
                <w:r>
                  <w:rPr>
                    <w:rFonts w:asciiTheme="minorHAnsi" w:eastAsiaTheme="minorEastAsia" w:hAnsiTheme="minorHAnsi" w:cstheme="minorBidi"/>
                    <w:noProof/>
                    <w:color w:val="auto"/>
                    <w:sz w:val="24"/>
                    <w:szCs w:val="24"/>
                    <w:lang w:eastAsia="en-AU"/>
                  </w:rPr>
                  <w:tab/>
                </w:r>
                <w:r w:rsidRPr="00375085">
                  <w:rPr>
                    <w:rStyle w:val="Hyperlink"/>
                    <w:noProof/>
                    <w:lang w:val="en-US"/>
                  </w:rPr>
                  <w:t>Architecture Repository References</w:t>
                </w:r>
                <w:r>
                  <w:rPr>
                    <w:noProof/>
                    <w:webHidden/>
                  </w:rPr>
                  <w:tab/>
                </w:r>
                <w:r>
                  <w:rPr>
                    <w:noProof/>
                    <w:webHidden/>
                  </w:rPr>
                  <w:fldChar w:fldCharType="begin"/>
                </w:r>
                <w:r>
                  <w:rPr>
                    <w:noProof/>
                    <w:webHidden/>
                  </w:rPr>
                  <w:instrText xml:space="preserve"> PAGEREF _Toc242170632 \h </w:instrText>
                </w:r>
                <w:r>
                  <w:rPr>
                    <w:noProof/>
                    <w:webHidden/>
                  </w:rPr>
                </w:r>
                <w:r>
                  <w:rPr>
                    <w:noProof/>
                    <w:webHidden/>
                  </w:rPr>
                  <w:fldChar w:fldCharType="separate"/>
                </w:r>
                <w:r>
                  <w:rPr>
                    <w:noProof/>
                    <w:webHidden/>
                  </w:rPr>
                  <w:t>68</w:t>
                </w:r>
                <w:r>
                  <w:rPr>
                    <w:noProof/>
                    <w:webHidden/>
                  </w:rPr>
                  <w:fldChar w:fldCharType="end"/>
                </w:r>
              </w:hyperlink>
            </w:p>
            <w:p w14:paraId="2D1A8FE7" w14:textId="0A7E8654" w:rsidR="0035236F" w:rsidRDefault="0035236F">
              <w:pPr>
                <w:pStyle w:val="TOC2"/>
                <w:rPr>
                  <w:rFonts w:asciiTheme="minorHAnsi" w:eastAsiaTheme="minorEastAsia" w:hAnsiTheme="minorHAnsi" w:cstheme="minorBidi"/>
                  <w:noProof/>
                  <w:color w:val="auto"/>
                  <w:sz w:val="24"/>
                  <w:szCs w:val="24"/>
                  <w:lang w:eastAsia="en-AU"/>
                </w:rPr>
              </w:pPr>
              <w:hyperlink w:anchor="_Toc242170633" w:history="1">
                <w:r w:rsidRPr="00375085">
                  <w:rPr>
                    <w:rStyle w:val="Hyperlink"/>
                    <w:noProof/>
                    <w:lang w:eastAsia="en-AU"/>
                  </w:rPr>
                  <w:t>12.6</w:t>
                </w:r>
                <w:r>
                  <w:rPr>
                    <w:rFonts w:asciiTheme="minorHAnsi" w:eastAsiaTheme="minorEastAsia" w:hAnsiTheme="minorHAnsi" w:cstheme="minorBidi"/>
                    <w:noProof/>
                    <w:color w:val="auto"/>
                    <w:sz w:val="24"/>
                    <w:szCs w:val="24"/>
                    <w:lang w:eastAsia="en-AU"/>
                  </w:rPr>
                  <w:tab/>
                </w:r>
                <w:r w:rsidRPr="00375085">
                  <w:rPr>
                    <w:rStyle w:val="Hyperlink"/>
                    <w:noProof/>
                    <w:lang w:eastAsia="en-AU"/>
                  </w:rPr>
                  <w:t>Document Submission Status</w:t>
                </w:r>
                <w:r>
                  <w:rPr>
                    <w:noProof/>
                    <w:webHidden/>
                  </w:rPr>
                  <w:tab/>
                </w:r>
                <w:r>
                  <w:rPr>
                    <w:noProof/>
                    <w:webHidden/>
                  </w:rPr>
                  <w:fldChar w:fldCharType="begin"/>
                </w:r>
                <w:r>
                  <w:rPr>
                    <w:noProof/>
                    <w:webHidden/>
                  </w:rPr>
                  <w:instrText xml:space="preserve"> PAGEREF _Toc242170633 \h </w:instrText>
                </w:r>
                <w:r>
                  <w:rPr>
                    <w:noProof/>
                    <w:webHidden/>
                  </w:rPr>
                </w:r>
                <w:r>
                  <w:rPr>
                    <w:noProof/>
                    <w:webHidden/>
                  </w:rPr>
                  <w:fldChar w:fldCharType="separate"/>
                </w:r>
                <w:r>
                  <w:rPr>
                    <w:noProof/>
                    <w:webHidden/>
                  </w:rPr>
                  <w:t>69</w:t>
                </w:r>
                <w:r>
                  <w:rPr>
                    <w:noProof/>
                    <w:webHidden/>
                  </w:rPr>
                  <w:fldChar w:fldCharType="end"/>
                </w:r>
              </w:hyperlink>
            </w:p>
            <w:p w14:paraId="6F0F594C" w14:textId="54835CB0" w:rsidR="0035236F" w:rsidRDefault="0035236F">
              <w:pPr>
                <w:pStyle w:val="TOC2"/>
                <w:rPr>
                  <w:rFonts w:asciiTheme="minorHAnsi" w:eastAsiaTheme="minorEastAsia" w:hAnsiTheme="minorHAnsi" w:cstheme="minorBidi"/>
                  <w:noProof/>
                  <w:color w:val="auto"/>
                  <w:sz w:val="24"/>
                  <w:szCs w:val="24"/>
                  <w:lang w:eastAsia="en-AU"/>
                </w:rPr>
              </w:pPr>
              <w:hyperlink w:anchor="_Toc242170634" w:history="1">
                <w:r w:rsidRPr="00375085">
                  <w:rPr>
                    <w:rStyle w:val="Hyperlink"/>
                    <w:noProof/>
                    <w:lang w:val="en-US" w:eastAsia="en-AU"/>
                  </w:rPr>
                  <w:t>12.7</w:t>
                </w:r>
                <w:r>
                  <w:rPr>
                    <w:rFonts w:asciiTheme="minorHAnsi" w:eastAsiaTheme="minorEastAsia" w:hAnsiTheme="minorHAnsi" w:cstheme="minorBidi"/>
                    <w:noProof/>
                    <w:color w:val="auto"/>
                    <w:sz w:val="24"/>
                    <w:szCs w:val="24"/>
                    <w:lang w:eastAsia="en-AU"/>
                  </w:rPr>
                  <w:tab/>
                </w:r>
                <w:r w:rsidRPr="00375085">
                  <w:rPr>
                    <w:rStyle w:val="Hyperlink"/>
                    <w:noProof/>
                    <w:lang w:val="en-US" w:eastAsia="en-AU"/>
                  </w:rPr>
                  <w:t>Document Approval</w:t>
                </w:r>
                <w:r>
                  <w:rPr>
                    <w:noProof/>
                    <w:webHidden/>
                  </w:rPr>
                  <w:tab/>
                </w:r>
                <w:r>
                  <w:rPr>
                    <w:noProof/>
                    <w:webHidden/>
                  </w:rPr>
                  <w:fldChar w:fldCharType="begin"/>
                </w:r>
                <w:r>
                  <w:rPr>
                    <w:noProof/>
                    <w:webHidden/>
                  </w:rPr>
                  <w:instrText xml:space="preserve"> PAGEREF _Toc242170634 \h </w:instrText>
                </w:r>
                <w:r>
                  <w:rPr>
                    <w:noProof/>
                    <w:webHidden/>
                  </w:rPr>
                </w:r>
                <w:r>
                  <w:rPr>
                    <w:noProof/>
                    <w:webHidden/>
                  </w:rPr>
                  <w:fldChar w:fldCharType="separate"/>
                </w:r>
                <w:r>
                  <w:rPr>
                    <w:noProof/>
                    <w:webHidden/>
                  </w:rPr>
                  <w:t>69</w:t>
                </w:r>
                <w:r>
                  <w:rPr>
                    <w:noProof/>
                    <w:webHidden/>
                  </w:rPr>
                  <w:fldChar w:fldCharType="end"/>
                </w:r>
              </w:hyperlink>
            </w:p>
            <w:p w14:paraId="3AE1A448" w14:textId="43A223F7" w:rsidR="0035236F" w:rsidRDefault="0035236F">
              <w:pPr>
                <w:pStyle w:val="TOC1"/>
                <w:rPr>
                  <w:rFonts w:asciiTheme="minorHAnsi" w:eastAsiaTheme="minorEastAsia" w:hAnsiTheme="minorHAnsi" w:cstheme="minorBidi"/>
                  <w:noProof/>
                  <w:color w:val="auto"/>
                  <w:sz w:val="24"/>
                  <w:szCs w:val="24"/>
                  <w:lang w:eastAsia="en-AU"/>
                </w:rPr>
              </w:pPr>
              <w:hyperlink w:anchor="_Toc242170635" w:history="1">
                <w:r w:rsidRPr="00375085">
                  <w:rPr>
                    <w:rStyle w:val="Hyperlink"/>
                    <w:noProof/>
                    <w:lang w:eastAsia="en-AU"/>
                  </w:rPr>
                  <w:t>13</w:t>
                </w:r>
                <w:r>
                  <w:rPr>
                    <w:rFonts w:asciiTheme="minorHAnsi" w:eastAsiaTheme="minorEastAsia" w:hAnsiTheme="minorHAnsi" w:cstheme="minorBidi"/>
                    <w:noProof/>
                    <w:color w:val="auto"/>
                    <w:sz w:val="24"/>
                    <w:szCs w:val="24"/>
                    <w:lang w:eastAsia="en-AU"/>
                  </w:rPr>
                  <w:tab/>
                </w:r>
                <w:r w:rsidRPr="00375085">
                  <w:rPr>
                    <w:rStyle w:val="Hyperlink"/>
                    <w:noProof/>
                    <w:lang w:eastAsia="en-AU"/>
                  </w:rPr>
                  <w:t>Architecture Reference Material</w:t>
                </w:r>
                <w:r>
                  <w:rPr>
                    <w:noProof/>
                    <w:webHidden/>
                  </w:rPr>
                  <w:tab/>
                </w:r>
                <w:r>
                  <w:rPr>
                    <w:noProof/>
                    <w:webHidden/>
                  </w:rPr>
                  <w:fldChar w:fldCharType="begin"/>
                </w:r>
                <w:r>
                  <w:rPr>
                    <w:noProof/>
                    <w:webHidden/>
                  </w:rPr>
                  <w:instrText xml:space="preserve"> PAGEREF _Toc242170635 \h </w:instrText>
                </w:r>
                <w:r>
                  <w:rPr>
                    <w:noProof/>
                    <w:webHidden/>
                  </w:rPr>
                </w:r>
                <w:r>
                  <w:rPr>
                    <w:noProof/>
                    <w:webHidden/>
                  </w:rPr>
                  <w:fldChar w:fldCharType="separate"/>
                </w:r>
                <w:r>
                  <w:rPr>
                    <w:noProof/>
                    <w:webHidden/>
                  </w:rPr>
                  <w:t>70</w:t>
                </w:r>
                <w:r>
                  <w:rPr>
                    <w:noProof/>
                    <w:webHidden/>
                  </w:rPr>
                  <w:fldChar w:fldCharType="end"/>
                </w:r>
              </w:hyperlink>
            </w:p>
            <w:p w14:paraId="7D6838BE" w14:textId="50C798F7" w:rsidR="0035236F" w:rsidRDefault="0035236F">
              <w:pPr>
                <w:pStyle w:val="TOC2"/>
                <w:rPr>
                  <w:rFonts w:asciiTheme="minorHAnsi" w:eastAsiaTheme="minorEastAsia" w:hAnsiTheme="minorHAnsi" w:cstheme="minorBidi"/>
                  <w:noProof/>
                  <w:color w:val="auto"/>
                  <w:sz w:val="24"/>
                  <w:szCs w:val="24"/>
                  <w:lang w:eastAsia="en-AU"/>
                </w:rPr>
              </w:pPr>
              <w:hyperlink w:anchor="_Toc242170636" w:history="1">
                <w:r w:rsidRPr="00375085">
                  <w:rPr>
                    <w:rStyle w:val="Hyperlink"/>
                    <w:noProof/>
                    <w:lang w:eastAsia="en-AU"/>
                  </w:rPr>
                  <w:t>13.1</w:t>
                </w:r>
                <w:r>
                  <w:rPr>
                    <w:rFonts w:asciiTheme="minorHAnsi" w:eastAsiaTheme="minorEastAsia" w:hAnsiTheme="minorHAnsi" w:cstheme="minorBidi"/>
                    <w:noProof/>
                    <w:color w:val="auto"/>
                    <w:sz w:val="24"/>
                    <w:szCs w:val="24"/>
                    <w:lang w:eastAsia="en-AU"/>
                  </w:rPr>
                  <w:tab/>
                </w:r>
                <w:r w:rsidRPr="00375085">
                  <w:rPr>
                    <w:rStyle w:val="Hyperlink"/>
                    <w:noProof/>
                    <w:lang w:eastAsia="en-AU"/>
                  </w:rPr>
                  <w:t>Glossary of Acronyms &amp; Terms</w:t>
                </w:r>
                <w:r>
                  <w:rPr>
                    <w:noProof/>
                    <w:webHidden/>
                  </w:rPr>
                  <w:tab/>
                </w:r>
                <w:r>
                  <w:rPr>
                    <w:noProof/>
                    <w:webHidden/>
                  </w:rPr>
                  <w:fldChar w:fldCharType="begin"/>
                </w:r>
                <w:r>
                  <w:rPr>
                    <w:noProof/>
                    <w:webHidden/>
                  </w:rPr>
                  <w:instrText xml:space="preserve"> PAGEREF _Toc242170636 \h </w:instrText>
                </w:r>
                <w:r>
                  <w:rPr>
                    <w:noProof/>
                    <w:webHidden/>
                  </w:rPr>
                </w:r>
                <w:r>
                  <w:rPr>
                    <w:noProof/>
                    <w:webHidden/>
                  </w:rPr>
                  <w:fldChar w:fldCharType="separate"/>
                </w:r>
                <w:r>
                  <w:rPr>
                    <w:noProof/>
                    <w:webHidden/>
                  </w:rPr>
                  <w:t>70</w:t>
                </w:r>
                <w:r>
                  <w:rPr>
                    <w:noProof/>
                    <w:webHidden/>
                  </w:rPr>
                  <w:fldChar w:fldCharType="end"/>
                </w:r>
              </w:hyperlink>
            </w:p>
            <w:p w14:paraId="2255C204" w14:textId="149A4117" w:rsidR="0035236F" w:rsidRDefault="0035236F">
              <w:pPr>
                <w:pStyle w:val="TOC2"/>
                <w:rPr>
                  <w:rFonts w:asciiTheme="minorHAnsi" w:eastAsiaTheme="minorEastAsia" w:hAnsiTheme="minorHAnsi" w:cstheme="minorBidi"/>
                  <w:noProof/>
                  <w:color w:val="auto"/>
                  <w:sz w:val="24"/>
                  <w:szCs w:val="24"/>
                  <w:lang w:eastAsia="en-AU"/>
                </w:rPr>
              </w:pPr>
              <w:hyperlink w:anchor="_Toc242170637" w:history="1">
                <w:r w:rsidRPr="00375085">
                  <w:rPr>
                    <w:rStyle w:val="Hyperlink"/>
                    <w:noProof/>
                  </w:rPr>
                  <w:t>13.2</w:t>
                </w:r>
                <w:r>
                  <w:rPr>
                    <w:rFonts w:asciiTheme="minorHAnsi" w:eastAsiaTheme="minorEastAsia" w:hAnsiTheme="minorHAnsi" w:cstheme="minorBidi"/>
                    <w:noProof/>
                    <w:color w:val="auto"/>
                    <w:sz w:val="24"/>
                    <w:szCs w:val="24"/>
                    <w:lang w:eastAsia="en-AU"/>
                  </w:rPr>
                  <w:tab/>
                </w:r>
                <w:r w:rsidRPr="00375085">
                  <w:rPr>
                    <w:rStyle w:val="Hyperlink"/>
                    <w:noProof/>
                  </w:rPr>
                  <w:t>Architecture Model &amp; Diagram Definitions</w:t>
                </w:r>
                <w:r>
                  <w:rPr>
                    <w:noProof/>
                    <w:webHidden/>
                  </w:rPr>
                  <w:tab/>
                </w:r>
                <w:r>
                  <w:rPr>
                    <w:noProof/>
                    <w:webHidden/>
                  </w:rPr>
                  <w:fldChar w:fldCharType="begin"/>
                </w:r>
                <w:r>
                  <w:rPr>
                    <w:noProof/>
                    <w:webHidden/>
                  </w:rPr>
                  <w:instrText xml:space="preserve"> PAGEREF _Toc242170637 \h </w:instrText>
                </w:r>
                <w:r>
                  <w:rPr>
                    <w:noProof/>
                    <w:webHidden/>
                  </w:rPr>
                </w:r>
                <w:r>
                  <w:rPr>
                    <w:noProof/>
                    <w:webHidden/>
                  </w:rPr>
                  <w:fldChar w:fldCharType="separate"/>
                </w:r>
                <w:r>
                  <w:rPr>
                    <w:noProof/>
                    <w:webHidden/>
                  </w:rPr>
                  <w:t>70</w:t>
                </w:r>
                <w:r>
                  <w:rPr>
                    <w:noProof/>
                    <w:webHidden/>
                  </w:rPr>
                  <w:fldChar w:fldCharType="end"/>
                </w:r>
              </w:hyperlink>
            </w:p>
            <w:p w14:paraId="4F00E9FF" w14:textId="669ED4A6" w:rsidR="0035236F" w:rsidRDefault="0035236F">
              <w:pPr>
                <w:pStyle w:val="TOC1"/>
                <w:rPr>
                  <w:rFonts w:asciiTheme="minorHAnsi" w:eastAsiaTheme="minorEastAsia" w:hAnsiTheme="minorHAnsi" w:cstheme="minorBidi"/>
                  <w:noProof/>
                  <w:color w:val="auto"/>
                  <w:sz w:val="24"/>
                  <w:szCs w:val="24"/>
                  <w:lang w:eastAsia="en-AU"/>
                </w:rPr>
              </w:pPr>
              <w:hyperlink w:anchor="_Toc242170638" w:history="1">
                <w:r w:rsidRPr="00375085">
                  <w:rPr>
                    <w:rStyle w:val="Hyperlink"/>
                    <w:noProof/>
                  </w:rPr>
                  <w:t>14</w:t>
                </w:r>
                <w:r>
                  <w:rPr>
                    <w:rFonts w:asciiTheme="minorHAnsi" w:eastAsiaTheme="minorEastAsia" w:hAnsiTheme="minorHAnsi" w:cstheme="minorBidi"/>
                    <w:noProof/>
                    <w:color w:val="auto"/>
                    <w:sz w:val="24"/>
                    <w:szCs w:val="24"/>
                    <w:lang w:eastAsia="en-AU"/>
                  </w:rPr>
                  <w:tab/>
                </w:r>
                <w:r w:rsidRPr="00375085">
                  <w:rPr>
                    <w:rStyle w:val="Hyperlink"/>
                    <w:noProof/>
                  </w:rPr>
                  <w:t>Appendix</w:t>
                </w:r>
                <w:r>
                  <w:rPr>
                    <w:noProof/>
                    <w:webHidden/>
                  </w:rPr>
                  <w:tab/>
                </w:r>
                <w:r>
                  <w:rPr>
                    <w:noProof/>
                    <w:webHidden/>
                  </w:rPr>
                  <w:fldChar w:fldCharType="begin"/>
                </w:r>
                <w:r>
                  <w:rPr>
                    <w:noProof/>
                    <w:webHidden/>
                  </w:rPr>
                  <w:instrText xml:space="preserve"> PAGEREF _Toc242170638 \h </w:instrText>
                </w:r>
                <w:r>
                  <w:rPr>
                    <w:noProof/>
                    <w:webHidden/>
                  </w:rPr>
                </w:r>
                <w:r>
                  <w:rPr>
                    <w:noProof/>
                    <w:webHidden/>
                  </w:rPr>
                  <w:fldChar w:fldCharType="separate"/>
                </w:r>
                <w:r>
                  <w:rPr>
                    <w:noProof/>
                    <w:webHidden/>
                  </w:rPr>
                  <w:t>71</w:t>
                </w:r>
                <w:r>
                  <w:rPr>
                    <w:noProof/>
                    <w:webHidden/>
                  </w:rPr>
                  <w:fldChar w:fldCharType="end"/>
                </w:r>
              </w:hyperlink>
            </w:p>
            <w:p w14:paraId="3FF8AC9A" w14:textId="711DAD9B" w:rsidR="002815F4" w:rsidRDefault="00772433" w:rsidP="002815F4">
              <w:r>
                <w:fldChar w:fldCharType="end"/>
              </w:r>
            </w:p>
          </w:sdtContent>
        </w:sdt>
        <w:p w14:paraId="2FF13C8D" w14:textId="77777777" w:rsidR="004B2EE0" w:rsidRDefault="004B2EE0" w:rsidP="00961CD3">
          <w:pPr>
            <w:pStyle w:val="TOCHeading"/>
          </w:pPr>
          <w:bookmarkStart w:id="1" w:name="_Toc242170548"/>
          <w:r>
            <w:t>Tables</w:t>
          </w:r>
          <w:bookmarkEnd w:id="1"/>
        </w:p>
        <w:p w14:paraId="4CB89FD1" w14:textId="32CECF59" w:rsidR="0035236F" w:rsidRDefault="00D14333">
          <w:pPr>
            <w:pStyle w:val="TableofFigures"/>
            <w:tabs>
              <w:tab w:val="right" w:leader="dot" w:pos="9060"/>
            </w:tabs>
            <w:rPr>
              <w:rFonts w:asciiTheme="minorHAnsi" w:eastAsiaTheme="minorEastAsia" w:hAnsiTheme="minorHAnsi" w:cstheme="minorBidi"/>
              <w:noProof/>
              <w:color w:val="auto"/>
              <w:sz w:val="24"/>
              <w:szCs w:val="24"/>
              <w:lang w:eastAsia="en-AU"/>
            </w:rPr>
          </w:pPr>
          <w:r>
            <w:fldChar w:fldCharType="begin"/>
          </w:r>
          <w:r>
            <w:instrText xml:space="preserve"> TOC \h \z \c "Table" </w:instrText>
          </w:r>
          <w:r>
            <w:fldChar w:fldCharType="separate"/>
          </w:r>
          <w:hyperlink w:anchor="_Toc242170469" w:history="1">
            <w:r w:rsidR="0035236F" w:rsidRPr="00463AF7">
              <w:rPr>
                <w:rStyle w:val="Hyperlink"/>
                <w:noProof/>
              </w:rPr>
              <w:t>Table 1 - Architecture Lifecycle</w:t>
            </w:r>
            <w:r w:rsidR="0035236F">
              <w:rPr>
                <w:noProof/>
                <w:webHidden/>
              </w:rPr>
              <w:tab/>
            </w:r>
            <w:r w:rsidR="0035236F">
              <w:rPr>
                <w:noProof/>
                <w:webHidden/>
              </w:rPr>
              <w:fldChar w:fldCharType="begin"/>
            </w:r>
            <w:r w:rsidR="0035236F">
              <w:rPr>
                <w:noProof/>
                <w:webHidden/>
              </w:rPr>
              <w:instrText xml:space="preserve"> PAGEREF _Toc242170469 \h </w:instrText>
            </w:r>
            <w:r w:rsidR="0035236F">
              <w:rPr>
                <w:noProof/>
                <w:webHidden/>
              </w:rPr>
            </w:r>
            <w:r w:rsidR="0035236F">
              <w:rPr>
                <w:noProof/>
                <w:webHidden/>
              </w:rPr>
              <w:fldChar w:fldCharType="separate"/>
            </w:r>
            <w:r w:rsidR="0035236F">
              <w:rPr>
                <w:noProof/>
                <w:webHidden/>
              </w:rPr>
              <w:t>8</w:t>
            </w:r>
            <w:r w:rsidR="0035236F">
              <w:rPr>
                <w:noProof/>
                <w:webHidden/>
              </w:rPr>
              <w:fldChar w:fldCharType="end"/>
            </w:r>
          </w:hyperlink>
        </w:p>
        <w:p w14:paraId="61D7F19C" w14:textId="5952330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0" w:history="1">
            <w:r w:rsidRPr="00463AF7">
              <w:rPr>
                <w:rStyle w:val="Hyperlink"/>
                <w:noProof/>
              </w:rPr>
              <w:t>Table 2 - Architecture Information Ownership</w:t>
            </w:r>
            <w:r>
              <w:rPr>
                <w:noProof/>
                <w:webHidden/>
              </w:rPr>
              <w:tab/>
            </w:r>
            <w:r>
              <w:rPr>
                <w:noProof/>
                <w:webHidden/>
              </w:rPr>
              <w:fldChar w:fldCharType="begin"/>
            </w:r>
            <w:r>
              <w:rPr>
                <w:noProof/>
                <w:webHidden/>
              </w:rPr>
              <w:instrText xml:space="preserve"> PAGEREF _Toc242170470 \h </w:instrText>
            </w:r>
            <w:r>
              <w:rPr>
                <w:noProof/>
                <w:webHidden/>
              </w:rPr>
            </w:r>
            <w:r>
              <w:rPr>
                <w:noProof/>
                <w:webHidden/>
              </w:rPr>
              <w:fldChar w:fldCharType="separate"/>
            </w:r>
            <w:r>
              <w:rPr>
                <w:noProof/>
                <w:webHidden/>
              </w:rPr>
              <w:t>9</w:t>
            </w:r>
            <w:r>
              <w:rPr>
                <w:noProof/>
                <w:webHidden/>
              </w:rPr>
              <w:fldChar w:fldCharType="end"/>
            </w:r>
          </w:hyperlink>
        </w:p>
        <w:p w14:paraId="345CE1F6" w14:textId="53620EAA"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1" w:history="1">
            <w:r w:rsidRPr="00463AF7">
              <w:rPr>
                <w:rStyle w:val="Hyperlink"/>
                <w:noProof/>
              </w:rPr>
              <w:t>Table 3 - Logical Architecture Principles and Standards</w:t>
            </w:r>
            <w:r>
              <w:rPr>
                <w:noProof/>
                <w:webHidden/>
              </w:rPr>
              <w:tab/>
            </w:r>
            <w:r>
              <w:rPr>
                <w:noProof/>
                <w:webHidden/>
              </w:rPr>
              <w:fldChar w:fldCharType="begin"/>
            </w:r>
            <w:r>
              <w:rPr>
                <w:noProof/>
                <w:webHidden/>
              </w:rPr>
              <w:instrText xml:space="preserve"> PAGEREF _Toc242170471 \h </w:instrText>
            </w:r>
            <w:r>
              <w:rPr>
                <w:noProof/>
                <w:webHidden/>
              </w:rPr>
            </w:r>
            <w:r>
              <w:rPr>
                <w:noProof/>
                <w:webHidden/>
              </w:rPr>
              <w:fldChar w:fldCharType="separate"/>
            </w:r>
            <w:r>
              <w:rPr>
                <w:noProof/>
                <w:webHidden/>
              </w:rPr>
              <w:t>11</w:t>
            </w:r>
            <w:r>
              <w:rPr>
                <w:noProof/>
                <w:webHidden/>
              </w:rPr>
              <w:fldChar w:fldCharType="end"/>
            </w:r>
          </w:hyperlink>
        </w:p>
        <w:p w14:paraId="6A55709B" w14:textId="7A8BF80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2" w:history="1">
            <w:r w:rsidRPr="00463AF7">
              <w:rPr>
                <w:rStyle w:val="Hyperlink"/>
                <w:noProof/>
              </w:rPr>
              <w:t>Table 4 - Logical Architecture Components</w:t>
            </w:r>
            <w:r>
              <w:rPr>
                <w:noProof/>
                <w:webHidden/>
              </w:rPr>
              <w:tab/>
            </w:r>
            <w:r>
              <w:rPr>
                <w:noProof/>
                <w:webHidden/>
              </w:rPr>
              <w:fldChar w:fldCharType="begin"/>
            </w:r>
            <w:r>
              <w:rPr>
                <w:noProof/>
                <w:webHidden/>
              </w:rPr>
              <w:instrText xml:space="preserve"> PAGEREF _Toc242170472 \h </w:instrText>
            </w:r>
            <w:r>
              <w:rPr>
                <w:noProof/>
                <w:webHidden/>
              </w:rPr>
            </w:r>
            <w:r>
              <w:rPr>
                <w:noProof/>
                <w:webHidden/>
              </w:rPr>
              <w:fldChar w:fldCharType="separate"/>
            </w:r>
            <w:r>
              <w:rPr>
                <w:noProof/>
                <w:webHidden/>
              </w:rPr>
              <w:t>12</w:t>
            </w:r>
            <w:r>
              <w:rPr>
                <w:noProof/>
                <w:webHidden/>
              </w:rPr>
              <w:fldChar w:fldCharType="end"/>
            </w:r>
          </w:hyperlink>
        </w:p>
        <w:p w14:paraId="6ACDED22" w14:textId="10F9F90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3" w:history="1">
            <w:r w:rsidRPr="00463AF7">
              <w:rPr>
                <w:rStyle w:val="Hyperlink"/>
                <w:noProof/>
              </w:rPr>
              <w:t>Table 5 - Logical Architecture Interactions and Flows</w:t>
            </w:r>
            <w:r>
              <w:rPr>
                <w:noProof/>
                <w:webHidden/>
              </w:rPr>
              <w:tab/>
            </w:r>
            <w:r>
              <w:rPr>
                <w:noProof/>
                <w:webHidden/>
              </w:rPr>
              <w:fldChar w:fldCharType="begin"/>
            </w:r>
            <w:r>
              <w:rPr>
                <w:noProof/>
                <w:webHidden/>
              </w:rPr>
              <w:instrText xml:space="preserve"> PAGEREF _Toc242170473 \h </w:instrText>
            </w:r>
            <w:r>
              <w:rPr>
                <w:noProof/>
                <w:webHidden/>
              </w:rPr>
            </w:r>
            <w:r>
              <w:rPr>
                <w:noProof/>
                <w:webHidden/>
              </w:rPr>
              <w:fldChar w:fldCharType="separate"/>
            </w:r>
            <w:r>
              <w:rPr>
                <w:noProof/>
                <w:webHidden/>
              </w:rPr>
              <w:t>12</w:t>
            </w:r>
            <w:r>
              <w:rPr>
                <w:noProof/>
                <w:webHidden/>
              </w:rPr>
              <w:fldChar w:fldCharType="end"/>
            </w:r>
          </w:hyperlink>
        </w:p>
        <w:p w14:paraId="790F10BB" w14:textId="0D10DF8C"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4" w:history="1">
            <w:r w:rsidRPr="00463AF7">
              <w:rPr>
                <w:rStyle w:val="Hyperlink"/>
                <w:noProof/>
              </w:rPr>
              <w:t>Table 6 - Logical Architecture Key Design Considerations</w:t>
            </w:r>
            <w:r>
              <w:rPr>
                <w:noProof/>
                <w:webHidden/>
              </w:rPr>
              <w:tab/>
            </w:r>
            <w:r>
              <w:rPr>
                <w:noProof/>
                <w:webHidden/>
              </w:rPr>
              <w:fldChar w:fldCharType="begin"/>
            </w:r>
            <w:r>
              <w:rPr>
                <w:noProof/>
                <w:webHidden/>
              </w:rPr>
              <w:instrText xml:space="preserve"> PAGEREF _Toc242170474 \h </w:instrText>
            </w:r>
            <w:r>
              <w:rPr>
                <w:noProof/>
                <w:webHidden/>
              </w:rPr>
            </w:r>
            <w:r>
              <w:rPr>
                <w:noProof/>
                <w:webHidden/>
              </w:rPr>
              <w:fldChar w:fldCharType="separate"/>
            </w:r>
            <w:r>
              <w:rPr>
                <w:noProof/>
                <w:webHidden/>
              </w:rPr>
              <w:t>13</w:t>
            </w:r>
            <w:r>
              <w:rPr>
                <w:noProof/>
                <w:webHidden/>
              </w:rPr>
              <w:fldChar w:fldCharType="end"/>
            </w:r>
          </w:hyperlink>
        </w:p>
        <w:p w14:paraId="5201DEFA" w14:textId="0D6DE908"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5" w:history="1">
            <w:r w:rsidRPr="00463AF7">
              <w:rPr>
                <w:rStyle w:val="Hyperlink"/>
                <w:noProof/>
              </w:rPr>
              <w:t>Table 7 - Application Architecture Principles and Standards</w:t>
            </w:r>
            <w:r>
              <w:rPr>
                <w:noProof/>
                <w:webHidden/>
              </w:rPr>
              <w:tab/>
            </w:r>
            <w:r>
              <w:rPr>
                <w:noProof/>
                <w:webHidden/>
              </w:rPr>
              <w:fldChar w:fldCharType="begin"/>
            </w:r>
            <w:r>
              <w:rPr>
                <w:noProof/>
                <w:webHidden/>
              </w:rPr>
              <w:instrText xml:space="preserve"> PAGEREF _Toc242170475 \h </w:instrText>
            </w:r>
            <w:r>
              <w:rPr>
                <w:noProof/>
                <w:webHidden/>
              </w:rPr>
            </w:r>
            <w:r>
              <w:rPr>
                <w:noProof/>
                <w:webHidden/>
              </w:rPr>
              <w:fldChar w:fldCharType="separate"/>
            </w:r>
            <w:r>
              <w:rPr>
                <w:noProof/>
                <w:webHidden/>
              </w:rPr>
              <w:t>16</w:t>
            </w:r>
            <w:r>
              <w:rPr>
                <w:noProof/>
                <w:webHidden/>
              </w:rPr>
              <w:fldChar w:fldCharType="end"/>
            </w:r>
          </w:hyperlink>
        </w:p>
        <w:p w14:paraId="2CD3FF34" w14:textId="0604A722"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6" w:history="1">
            <w:r w:rsidRPr="00463AF7">
              <w:rPr>
                <w:rStyle w:val="Hyperlink"/>
                <w:noProof/>
              </w:rPr>
              <w:t>Table 8 - Application Architecture Components</w:t>
            </w:r>
            <w:r>
              <w:rPr>
                <w:noProof/>
                <w:webHidden/>
              </w:rPr>
              <w:tab/>
            </w:r>
            <w:r>
              <w:rPr>
                <w:noProof/>
                <w:webHidden/>
              </w:rPr>
              <w:fldChar w:fldCharType="begin"/>
            </w:r>
            <w:r>
              <w:rPr>
                <w:noProof/>
                <w:webHidden/>
              </w:rPr>
              <w:instrText xml:space="preserve"> PAGEREF _Toc242170476 \h </w:instrText>
            </w:r>
            <w:r>
              <w:rPr>
                <w:noProof/>
                <w:webHidden/>
              </w:rPr>
            </w:r>
            <w:r>
              <w:rPr>
                <w:noProof/>
                <w:webHidden/>
              </w:rPr>
              <w:fldChar w:fldCharType="separate"/>
            </w:r>
            <w:r>
              <w:rPr>
                <w:noProof/>
                <w:webHidden/>
              </w:rPr>
              <w:t>17</w:t>
            </w:r>
            <w:r>
              <w:rPr>
                <w:noProof/>
                <w:webHidden/>
              </w:rPr>
              <w:fldChar w:fldCharType="end"/>
            </w:r>
          </w:hyperlink>
        </w:p>
        <w:p w14:paraId="5BF23452" w14:textId="54E2E9C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7" w:history="1">
            <w:r w:rsidRPr="00463AF7">
              <w:rPr>
                <w:rStyle w:val="Hyperlink"/>
                <w:noProof/>
              </w:rPr>
              <w:t>Table 9 - Application Architecture Interactions and Flows</w:t>
            </w:r>
            <w:r>
              <w:rPr>
                <w:noProof/>
                <w:webHidden/>
              </w:rPr>
              <w:tab/>
            </w:r>
            <w:r>
              <w:rPr>
                <w:noProof/>
                <w:webHidden/>
              </w:rPr>
              <w:fldChar w:fldCharType="begin"/>
            </w:r>
            <w:r>
              <w:rPr>
                <w:noProof/>
                <w:webHidden/>
              </w:rPr>
              <w:instrText xml:space="preserve"> PAGEREF _Toc242170477 \h </w:instrText>
            </w:r>
            <w:r>
              <w:rPr>
                <w:noProof/>
                <w:webHidden/>
              </w:rPr>
            </w:r>
            <w:r>
              <w:rPr>
                <w:noProof/>
                <w:webHidden/>
              </w:rPr>
              <w:fldChar w:fldCharType="separate"/>
            </w:r>
            <w:r>
              <w:rPr>
                <w:noProof/>
                <w:webHidden/>
              </w:rPr>
              <w:t>18</w:t>
            </w:r>
            <w:r>
              <w:rPr>
                <w:noProof/>
                <w:webHidden/>
              </w:rPr>
              <w:fldChar w:fldCharType="end"/>
            </w:r>
          </w:hyperlink>
        </w:p>
        <w:p w14:paraId="75CE2419" w14:textId="43E8FC90"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8" w:history="1">
            <w:r w:rsidRPr="00463AF7">
              <w:rPr>
                <w:rStyle w:val="Hyperlink"/>
                <w:noProof/>
              </w:rPr>
              <w:t>Table 10 - Application Architecture Key Design Considerations</w:t>
            </w:r>
            <w:r>
              <w:rPr>
                <w:noProof/>
                <w:webHidden/>
              </w:rPr>
              <w:tab/>
            </w:r>
            <w:r>
              <w:rPr>
                <w:noProof/>
                <w:webHidden/>
              </w:rPr>
              <w:fldChar w:fldCharType="begin"/>
            </w:r>
            <w:r>
              <w:rPr>
                <w:noProof/>
                <w:webHidden/>
              </w:rPr>
              <w:instrText xml:space="preserve"> PAGEREF _Toc242170478 \h </w:instrText>
            </w:r>
            <w:r>
              <w:rPr>
                <w:noProof/>
                <w:webHidden/>
              </w:rPr>
            </w:r>
            <w:r>
              <w:rPr>
                <w:noProof/>
                <w:webHidden/>
              </w:rPr>
              <w:fldChar w:fldCharType="separate"/>
            </w:r>
            <w:r>
              <w:rPr>
                <w:noProof/>
                <w:webHidden/>
              </w:rPr>
              <w:t>18</w:t>
            </w:r>
            <w:r>
              <w:rPr>
                <w:noProof/>
                <w:webHidden/>
              </w:rPr>
              <w:fldChar w:fldCharType="end"/>
            </w:r>
          </w:hyperlink>
        </w:p>
        <w:p w14:paraId="004BCC05" w14:textId="67F15DB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79" w:history="1">
            <w:r w:rsidRPr="00463AF7">
              <w:rPr>
                <w:rStyle w:val="Hyperlink"/>
                <w:noProof/>
              </w:rPr>
              <w:t>Table 11 - Integration Architecture Principles and Standards</w:t>
            </w:r>
            <w:r>
              <w:rPr>
                <w:noProof/>
                <w:webHidden/>
              </w:rPr>
              <w:tab/>
            </w:r>
            <w:r>
              <w:rPr>
                <w:noProof/>
                <w:webHidden/>
              </w:rPr>
              <w:fldChar w:fldCharType="begin"/>
            </w:r>
            <w:r>
              <w:rPr>
                <w:noProof/>
                <w:webHidden/>
              </w:rPr>
              <w:instrText xml:space="preserve"> PAGEREF _Toc242170479 \h </w:instrText>
            </w:r>
            <w:r>
              <w:rPr>
                <w:noProof/>
                <w:webHidden/>
              </w:rPr>
            </w:r>
            <w:r>
              <w:rPr>
                <w:noProof/>
                <w:webHidden/>
              </w:rPr>
              <w:fldChar w:fldCharType="separate"/>
            </w:r>
            <w:r>
              <w:rPr>
                <w:noProof/>
                <w:webHidden/>
              </w:rPr>
              <w:t>21</w:t>
            </w:r>
            <w:r>
              <w:rPr>
                <w:noProof/>
                <w:webHidden/>
              </w:rPr>
              <w:fldChar w:fldCharType="end"/>
            </w:r>
          </w:hyperlink>
        </w:p>
        <w:p w14:paraId="76DE95E2" w14:textId="308C813D"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0" w:history="1">
            <w:r w:rsidRPr="00463AF7">
              <w:rPr>
                <w:rStyle w:val="Hyperlink"/>
                <w:noProof/>
              </w:rPr>
              <w:t>Table 12 - Integration Architecture Components</w:t>
            </w:r>
            <w:r>
              <w:rPr>
                <w:noProof/>
                <w:webHidden/>
              </w:rPr>
              <w:tab/>
            </w:r>
            <w:r>
              <w:rPr>
                <w:noProof/>
                <w:webHidden/>
              </w:rPr>
              <w:fldChar w:fldCharType="begin"/>
            </w:r>
            <w:r>
              <w:rPr>
                <w:noProof/>
                <w:webHidden/>
              </w:rPr>
              <w:instrText xml:space="preserve"> PAGEREF _Toc242170480 \h </w:instrText>
            </w:r>
            <w:r>
              <w:rPr>
                <w:noProof/>
                <w:webHidden/>
              </w:rPr>
            </w:r>
            <w:r>
              <w:rPr>
                <w:noProof/>
                <w:webHidden/>
              </w:rPr>
              <w:fldChar w:fldCharType="separate"/>
            </w:r>
            <w:r>
              <w:rPr>
                <w:noProof/>
                <w:webHidden/>
              </w:rPr>
              <w:t>22</w:t>
            </w:r>
            <w:r>
              <w:rPr>
                <w:noProof/>
                <w:webHidden/>
              </w:rPr>
              <w:fldChar w:fldCharType="end"/>
            </w:r>
          </w:hyperlink>
        </w:p>
        <w:p w14:paraId="5428F68A" w14:textId="4C7AB59F"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1" w:history="1">
            <w:r w:rsidRPr="00463AF7">
              <w:rPr>
                <w:rStyle w:val="Hyperlink"/>
                <w:noProof/>
              </w:rPr>
              <w:t>Table 13 - Integration Architecture Interactions and Flows</w:t>
            </w:r>
            <w:r>
              <w:rPr>
                <w:noProof/>
                <w:webHidden/>
              </w:rPr>
              <w:tab/>
            </w:r>
            <w:r>
              <w:rPr>
                <w:noProof/>
                <w:webHidden/>
              </w:rPr>
              <w:fldChar w:fldCharType="begin"/>
            </w:r>
            <w:r>
              <w:rPr>
                <w:noProof/>
                <w:webHidden/>
              </w:rPr>
              <w:instrText xml:space="preserve"> PAGEREF _Toc242170481 \h </w:instrText>
            </w:r>
            <w:r>
              <w:rPr>
                <w:noProof/>
                <w:webHidden/>
              </w:rPr>
            </w:r>
            <w:r>
              <w:rPr>
                <w:noProof/>
                <w:webHidden/>
              </w:rPr>
              <w:fldChar w:fldCharType="separate"/>
            </w:r>
            <w:r>
              <w:rPr>
                <w:noProof/>
                <w:webHidden/>
              </w:rPr>
              <w:t>23</w:t>
            </w:r>
            <w:r>
              <w:rPr>
                <w:noProof/>
                <w:webHidden/>
              </w:rPr>
              <w:fldChar w:fldCharType="end"/>
            </w:r>
          </w:hyperlink>
        </w:p>
        <w:p w14:paraId="4286E286" w14:textId="1A5CC1C1"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2" w:history="1">
            <w:r w:rsidRPr="00463AF7">
              <w:rPr>
                <w:rStyle w:val="Hyperlink"/>
                <w:noProof/>
              </w:rPr>
              <w:t>Table 14 - Integration Architecture Key Design Considerations</w:t>
            </w:r>
            <w:r>
              <w:rPr>
                <w:noProof/>
                <w:webHidden/>
              </w:rPr>
              <w:tab/>
            </w:r>
            <w:r>
              <w:rPr>
                <w:noProof/>
                <w:webHidden/>
              </w:rPr>
              <w:fldChar w:fldCharType="begin"/>
            </w:r>
            <w:r>
              <w:rPr>
                <w:noProof/>
                <w:webHidden/>
              </w:rPr>
              <w:instrText xml:space="preserve"> PAGEREF _Toc242170482 \h </w:instrText>
            </w:r>
            <w:r>
              <w:rPr>
                <w:noProof/>
                <w:webHidden/>
              </w:rPr>
            </w:r>
            <w:r>
              <w:rPr>
                <w:noProof/>
                <w:webHidden/>
              </w:rPr>
              <w:fldChar w:fldCharType="separate"/>
            </w:r>
            <w:r>
              <w:rPr>
                <w:noProof/>
                <w:webHidden/>
              </w:rPr>
              <w:t>23</w:t>
            </w:r>
            <w:r>
              <w:rPr>
                <w:noProof/>
                <w:webHidden/>
              </w:rPr>
              <w:fldChar w:fldCharType="end"/>
            </w:r>
          </w:hyperlink>
        </w:p>
        <w:p w14:paraId="4BAD1914" w14:textId="56125D2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3" w:history="1">
            <w:r w:rsidRPr="00463AF7">
              <w:rPr>
                <w:rStyle w:val="Hyperlink"/>
                <w:noProof/>
              </w:rPr>
              <w:t>Table 15 - Data Architecture Principles and Standards</w:t>
            </w:r>
            <w:r>
              <w:rPr>
                <w:noProof/>
                <w:webHidden/>
              </w:rPr>
              <w:tab/>
            </w:r>
            <w:r>
              <w:rPr>
                <w:noProof/>
                <w:webHidden/>
              </w:rPr>
              <w:fldChar w:fldCharType="begin"/>
            </w:r>
            <w:r>
              <w:rPr>
                <w:noProof/>
                <w:webHidden/>
              </w:rPr>
              <w:instrText xml:space="preserve"> PAGEREF _Toc242170483 \h </w:instrText>
            </w:r>
            <w:r>
              <w:rPr>
                <w:noProof/>
                <w:webHidden/>
              </w:rPr>
            </w:r>
            <w:r>
              <w:rPr>
                <w:noProof/>
                <w:webHidden/>
              </w:rPr>
              <w:fldChar w:fldCharType="separate"/>
            </w:r>
            <w:r>
              <w:rPr>
                <w:noProof/>
                <w:webHidden/>
              </w:rPr>
              <w:t>26</w:t>
            </w:r>
            <w:r>
              <w:rPr>
                <w:noProof/>
                <w:webHidden/>
              </w:rPr>
              <w:fldChar w:fldCharType="end"/>
            </w:r>
          </w:hyperlink>
        </w:p>
        <w:p w14:paraId="4AA7EB68" w14:textId="4A69B6DD"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4" w:history="1">
            <w:r w:rsidRPr="00463AF7">
              <w:rPr>
                <w:rStyle w:val="Hyperlink"/>
                <w:noProof/>
              </w:rPr>
              <w:t>Table 16 - Data Architecture Components</w:t>
            </w:r>
            <w:r>
              <w:rPr>
                <w:noProof/>
                <w:webHidden/>
              </w:rPr>
              <w:tab/>
            </w:r>
            <w:r>
              <w:rPr>
                <w:noProof/>
                <w:webHidden/>
              </w:rPr>
              <w:fldChar w:fldCharType="begin"/>
            </w:r>
            <w:r>
              <w:rPr>
                <w:noProof/>
                <w:webHidden/>
              </w:rPr>
              <w:instrText xml:space="preserve"> PAGEREF _Toc242170484 \h </w:instrText>
            </w:r>
            <w:r>
              <w:rPr>
                <w:noProof/>
                <w:webHidden/>
              </w:rPr>
            </w:r>
            <w:r>
              <w:rPr>
                <w:noProof/>
                <w:webHidden/>
              </w:rPr>
              <w:fldChar w:fldCharType="separate"/>
            </w:r>
            <w:r>
              <w:rPr>
                <w:noProof/>
                <w:webHidden/>
              </w:rPr>
              <w:t>27</w:t>
            </w:r>
            <w:r>
              <w:rPr>
                <w:noProof/>
                <w:webHidden/>
              </w:rPr>
              <w:fldChar w:fldCharType="end"/>
            </w:r>
          </w:hyperlink>
        </w:p>
        <w:p w14:paraId="26FED823" w14:textId="0FA7DEAA"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5" w:history="1">
            <w:r w:rsidRPr="00463AF7">
              <w:rPr>
                <w:rStyle w:val="Hyperlink"/>
                <w:noProof/>
              </w:rPr>
              <w:t>Table 17 - Data Architecture Interactions and Flows</w:t>
            </w:r>
            <w:r>
              <w:rPr>
                <w:noProof/>
                <w:webHidden/>
              </w:rPr>
              <w:tab/>
            </w:r>
            <w:r>
              <w:rPr>
                <w:noProof/>
                <w:webHidden/>
              </w:rPr>
              <w:fldChar w:fldCharType="begin"/>
            </w:r>
            <w:r>
              <w:rPr>
                <w:noProof/>
                <w:webHidden/>
              </w:rPr>
              <w:instrText xml:space="preserve"> PAGEREF _Toc242170485 \h </w:instrText>
            </w:r>
            <w:r>
              <w:rPr>
                <w:noProof/>
                <w:webHidden/>
              </w:rPr>
            </w:r>
            <w:r>
              <w:rPr>
                <w:noProof/>
                <w:webHidden/>
              </w:rPr>
              <w:fldChar w:fldCharType="separate"/>
            </w:r>
            <w:r>
              <w:rPr>
                <w:noProof/>
                <w:webHidden/>
              </w:rPr>
              <w:t>27</w:t>
            </w:r>
            <w:r>
              <w:rPr>
                <w:noProof/>
                <w:webHidden/>
              </w:rPr>
              <w:fldChar w:fldCharType="end"/>
            </w:r>
          </w:hyperlink>
        </w:p>
        <w:p w14:paraId="19B68B03" w14:textId="7D1384F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6" w:history="1">
            <w:r w:rsidRPr="00463AF7">
              <w:rPr>
                <w:rStyle w:val="Hyperlink"/>
                <w:noProof/>
              </w:rPr>
              <w:t>Table 18 - Data Architecture Key Design Considerations</w:t>
            </w:r>
            <w:r>
              <w:rPr>
                <w:noProof/>
                <w:webHidden/>
              </w:rPr>
              <w:tab/>
            </w:r>
            <w:r>
              <w:rPr>
                <w:noProof/>
                <w:webHidden/>
              </w:rPr>
              <w:fldChar w:fldCharType="begin"/>
            </w:r>
            <w:r>
              <w:rPr>
                <w:noProof/>
                <w:webHidden/>
              </w:rPr>
              <w:instrText xml:space="preserve"> PAGEREF _Toc242170486 \h </w:instrText>
            </w:r>
            <w:r>
              <w:rPr>
                <w:noProof/>
                <w:webHidden/>
              </w:rPr>
            </w:r>
            <w:r>
              <w:rPr>
                <w:noProof/>
                <w:webHidden/>
              </w:rPr>
              <w:fldChar w:fldCharType="separate"/>
            </w:r>
            <w:r>
              <w:rPr>
                <w:noProof/>
                <w:webHidden/>
              </w:rPr>
              <w:t>28</w:t>
            </w:r>
            <w:r>
              <w:rPr>
                <w:noProof/>
                <w:webHidden/>
              </w:rPr>
              <w:fldChar w:fldCharType="end"/>
            </w:r>
          </w:hyperlink>
        </w:p>
        <w:p w14:paraId="0AFFB2D5" w14:textId="6AB2252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7" w:history="1">
            <w:r w:rsidRPr="00463AF7">
              <w:rPr>
                <w:rStyle w:val="Hyperlink"/>
                <w:noProof/>
              </w:rPr>
              <w:t>Table 19 - Security Principles</w:t>
            </w:r>
            <w:r>
              <w:rPr>
                <w:noProof/>
                <w:webHidden/>
              </w:rPr>
              <w:tab/>
            </w:r>
            <w:r>
              <w:rPr>
                <w:noProof/>
                <w:webHidden/>
              </w:rPr>
              <w:fldChar w:fldCharType="begin"/>
            </w:r>
            <w:r>
              <w:rPr>
                <w:noProof/>
                <w:webHidden/>
              </w:rPr>
              <w:instrText xml:space="preserve"> PAGEREF _Toc242170487 \h </w:instrText>
            </w:r>
            <w:r>
              <w:rPr>
                <w:noProof/>
                <w:webHidden/>
              </w:rPr>
            </w:r>
            <w:r>
              <w:rPr>
                <w:noProof/>
                <w:webHidden/>
              </w:rPr>
              <w:fldChar w:fldCharType="separate"/>
            </w:r>
            <w:r>
              <w:rPr>
                <w:noProof/>
                <w:webHidden/>
              </w:rPr>
              <w:t>31</w:t>
            </w:r>
            <w:r>
              <w:rPr>
                <w:noProof/>
                <w:webHidden/>
              </w:rPr>
              <w:fldChar w:fldCharType="end"/>
            </w:r>
          </w:hyperlink>
        </w:p>
        <w:p w14:paraId="0E7C4676" w14:textId="070497CC"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8" w:history="1">
            <w:r w:rsidRPr="00463AF7">
              <w:rPr>
                <w:rStyle w:val="Hyperlink"/>
                <w:noProof/>
              </w:rPr>
              <w:t>Table 20 - Information Classification Levels</w:t>
            </w:r>
            <w:r>
              <w:rPr>
                <w:noProof/>
                <w:webHidden/>
              </w:rPr>
              <w:tab/>
            </w:r>
            <w:r>
              <w:rPr>
                <w:noProof/>
                <w:webHidden/>
              </w:rPr>
              <w:fldChar w:fldCharType="begin"/>
            </w:r>
            <w:r>
              <w:rPr>
                <w:noProof/>
                <w:webHidden/>
              </w:rPr>
              <w:instrText xml:space="preserve"> PAGEREF _Toc242170488 \h </w:instrText>
            </w:r>
            <w:r>
              <w:rPr>
                <w:noProof/>
                <w:webHidden/>
              </w:rPr>
            </w:r>
            <w:r>
              <w:rPr>
                <w:noProof/>
                <w:webHidden/>
              </w:rPr>
              <w:fldChar w:fldCharType="separate"/>
            </w:r>
            <w:r>
              <w:rPr>
                <w:noProof/>
                <w:webHidden/>
              </w:rPr>
              <w:t>31</w:t>
            </w:r>
            <w:r>
              <w:rPr>
                <w:noProof/>
                <w:webHidden/>
              </w:rPr>
              <w:fldChar w:fldCharType="end"/>
            </w:r>
          </w:hyperlink>
        </w:p>
        <w:p w14:paraId="50A7CF5E" w14:textId="72FB8582"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89" w:history="1">
            <w:r w:rsidRPr="00463AF7">
              <w:rPr>
                <w:rStyle w:val="Hyperlink"/>
                <w:noProof/>
              </w:rPr>
              <w:t>Table 21 - Information Security Controls</w:t>
            </w:r>
            <w:r>
              <w:rPr>
                <w:noProof/>
                <w:webHidden/>
              </w:rPr>
              <w:tab/>
            </w:r>
            <w:r>
              <w:rPr>
                <w:noProof/>
                <w:webHidden/>
              </w:rPr>
              <w:fldChar w:fldCharType="begin"/>
            </w:r>
            <w:r>
              <w:rPr>
                <w:noProof/>
                <w:webHidden/>
              </w:rPr>
              <w:instrText xml:space="preserve"> PAGEREF _Toc242170489 \h </w:instrText>
            </w:r>
            <w:r>
              <w:rPr>
                <w:noProof/>
                <w:webHidden/>
              </w:rPr>
            </w:r>
            <w:r>
              <w:rPr>
                <w:noProof/>
                <w:webHidden/>
              </w:rPr>
              <w:fldChar w:fldCharType="separate"/>
            </w:r>
            <w:r>
              <w:rPr>
                <w:noProof/>
                <w:webHidden/>
              </w:rPr>
              <w:t>32</w:t>
            </w:r>
            <w:r>
              <w:rPr>
                <w:noProof/>
                <w:webHidden/>
              </w:rPr>
              <w:fldChar w:fldCharType="end"/>
            </w:r>
          </w:hyperlink>
        </w:p>
        <w:p w14:paraId="50CB3352" w14:textId="7C17A6DC"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0" w:history="1">
            <w:r w:rsidRPr="00463AF7">
              <w:rPr>
                <w:rStyle w:val="Hyperlink"/>
                <w:noProof/>
              </w:rPr>
              <w:t>Table 22 - Security Risks and Mitigations</w:t>
            </w:r>
            <w:r>
              <w:rPr>
                <w:noProof/>
                <w:webHidden/>
              </w:rPr>
              <w:tab/>
            </w:r>
            <w:r>
              <w:rPr>
                <w:noProof/>
                <w:webHidden/>
              </w:rPr>
              <w:fldChar w:fldCharType="begin"/>
            </w:r>
            <w:r>
              <w:rPr>
                <w:noProof/>
                <w:webHidden/>
              </w:rPr>
              <w:instrText xml:space="preserve"> PAGEREF _Toc242170490 \h </w:instrText>
            </w:r>
            <w:r>
              <w:rPr>
                <w:noProof/>
                <w:webHidden/>
              </w:rPr>
            </w:r>
            <w:r>
              <w:rPr>
                <w:noProof/>
                <w:webHidden/>
              </w:rPr>
              <w:fldChar w:fldCharType="separate"/>
            </w:r>
            <w:r>
              <w:rPr>
                <w:noProof/>
                <w:webHidden/>
              </w:rPr>
              <w:t>33</w:t>
            </w:r>
            <w:r>
              <w:rPr>
                <w:noProof/>
                <w:webHidden/>
              </w:rPr>
              <w:fldChar w:fldCharType="end"/>
            </w:r>
          </w:hyperlink>
        </w:p>
        <w:p w14:paraId="1E7CB964" w14:textId="0A97781B"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1" w:history="1">
            <w:r w:rsidRPr="00463AF7">
              <w:rPr>
                <w:rStyle w:val="Hyperlink"/>
                <w:noProof/>
              </w:rPr>
              <w:t>Table 23 - Security Compliance Requirements</w:t>
            </w:r>
            <w:r>
              <w:rPr>
                <w:noProof/>
                <w:webHidden/>
              </w:rPr>
              <w:tab/>
            </w:r>
            <w:r>
              <w:rPr>
                <w:noProof/>
                <w:webHidden/>
              </w:rPr>
              <w:fldChar w:fldCharType="begin"/>
            </w:r>
            <w:r>
              <w:rPr>
                <w:noProof/>
                <w:webHidden/>
              </w:rPr>
              <w:instrText xml:space="preserve"> PAGEREF _Toc242170491 \h </w:instrText>
            </w:r>
            <w:r>
              <w:rPr>
                <w:noProof/>
                <w:webHidden/>
              </w:rPr>
            </w:r>
            <w:r>
              <w:rPr>
                <w:noProof/>
                <w:webHidden/>
              </w:rPr>
              <w:fldChar w:fldCharType="separate"/>
            </w:r>
            <w:r>
              <w:rPr>
                <w:noProof/>
                <w:webHidden/>
              </w:rPr>
              <w:t>33</w:t>
            </w:r>
            <w:r>
              <w:rPr>
                <w:noProof/>
                <w:webHidden/>
              </w:rPr>
              <w:fldChar w:fldCharType="end"/>
            </w:r>
          </w:hyperlink>
        </w:p>
        <w:p w14:paraId="31E0FAAF" w14:textId="16E19627"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2" w:history="1">
            <w:r w:rsidRPr="00463AF7">
              <w:rPr>
                <w:rStyle w:val="Hyperlink"/>
                <w:noProof/>
              </w:rPr>
              <w:t>Table 24 - Security Architecture Principles and Standards</w:t>
            </w:r>
            <w:r>
              <w:rPr>
                <w:noProof/>
                <w:webHidden/>
              </w:rPr>
              <w:tab/>
            </w:r>
            <w:r>
              <w:rPr>
                <w:noProof/>
                <w:webHidden/>
              </w:rPr>
              <w:fldChar w:fldCharType="begin"/>
            </w:r>
            <w:r>
              <w:rPr>
                <w:noProof/>
                <w:webHidden/>
              </w:rPr>
              <w:instrText xml:space="preserve"> PAGEREF _Toc242170492 \h </w:instrText>
            </w:r>
            <w:r>
              <w:rPr>
                <w:noProof/>
                <w:webHidden/>
              </w:rPr>
            </w:r>
            <w:r>
              <w:rPr>
                <w:noProof/>
                <w:webHidden/>
              </w:rPr>
              <w:fldChar w:fldCharType="separate"/>
            </w:r>
            <w:r>
              <w:rPr>
                <w:noProof/>
                <w:webHidden/>
              </w:rPr>
              <w:t>36</w:t>
            </w:r>
            <w:r>
              <w:rPr>
                <w:noProof/>
                <w:webHidden/>
              </w:rPr>
              <w:fldChar w:fldCharType="end"/>
            </w:r>
          </w:hyperlink>
        </w:p>
        <w:p w14:paraId="1EFDDEBF" w14:textId="228860C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3" w:history="1">
            <w:r w:rsidRPr="00463AF7">
              <w:rPr>
                <w:rStyle w:val="Hyperlink"/>
                <w:noProof/>
              </w:rPr>
              <w:t>Table 25 - Security Architecture Components</w:t>
            </w:r>
            <w:r>
              <w:rPr>
                <w:noProof/>
                <w:webHidden/>
              </w:rPr>
              <w:tab/>
            </w:r>
            <w:r>
              <w:rPr>
                <w:noProof/>
                <w:webHidden/>
              </w:rPr>
              <w:fldChar w:fldCharType="begin"/>
            </w:r>
            <w:r>
              <w:rPr>
                <w:noProof/>
                <w:webHidden/>
              </w:rPr>
              <w:instrText xml:space="preserve"> PAGEREF _Toc242170493 \h </w:instrText>
            </w:r>
            <w:r>
              <w:rPr>
                <w:noProof/>
                <w:webHidden/>
              </w:rPr>
            </w:r>
            <w:r>
              <w:rPr>
                <w:noProof/>
                <w:webHidden/>
              </w:rPr>
              <w:fldChar w:fldCharType="separate"/>
            </w:r>
            <w:r>
              <w:rPr>
                <w:noProof/>
                <w:webHidden/>
              </w:rPr>
              <w:t>37</w:t>
            </w:r>
            <w:r>
              <w:rPr>
                <w:noProof/>
                <w:webHidden/>
              </w:rPr>
              <w:fldChar w:fldCharType="end"/>
            </w:r>
          </w:hyperlink>
        </w:p>
        <w:p w14:paraId="0C5710B1" w14:textId="25733ED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4" w:history="1">
            <w:r w:rsidRPr="00463AF7">
              <w:rPr>
                <w:rStyle w:val="Hyperlink"/>
                <w:noProof/>
              </w:rPr>
              <w:t>Table 26 - Security Architecture Interactions and Flows</w:t>
            </w:r>
            <w:r>
              <w:rPr>
                <w:noProof/>
                <w:webHidden/>
              </w:rPr>
              <w:tab/>
            </w:r>
            <w:r>
              <w:rPr>
                <w:noProof/>
                <w:webHidden/>
              </w:rPr>
              <w:fldChar w:fldCharType="begin"/>
            </w:r>
            <w:r>
              <w:rPr>
                <w:noProof/>
                <w:webHidden/>
              </w:rPr>
              <w:instrText xml:space="preserve"> PAGEREF _Toc242170494 \h </w:instrText>
            </w:r>
            <w:r>
              <w:rPr>
                <w:noProof/>
                <w:webHidden/>
              </w:rPr>
            </w:r>
            <w:r>
              <w:rPr>
                <w:noProof/>
                <w:webHidden/>
              </w:rPr>
              <w:fldChar w:fldCharType="separate"/>
            </w:r>
            <w:r>
              <w:rPr>
                <w:noProof/>
                <w:webHidden/>
              </w:rPr>
              <w:t>38</w:t>
            </w:r>
            <w:r>
              <w:rPr>
                <w:noProof/>
                <w:webHidden/>
              </w:rPr>
              <w:fldChar w:fldCharType="end"/>
            </w:r>
          </w:hyperlink>
        </w:p>
        <w:p w14:paraId="03281ED6" w14:textId="72EEC22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5" w:history="1">
            <w:r w:rsidRPr="00463AF7">
              <w:rPr>
                <w:rStyle w:val="Hyperlink"/>
                <w:noProof/>
              </w:rPr>
              <w:t>Table 27 - Security Architecture Key Design Considerations</w:t>
            </w:r>
            <w:r>
              <w:rPr>
                <w:noProof/>
                <w:webHidden/>
              </w:rPr>
              <w:tab/>
            </w:r>
            <w:r>
              <w:rPr>
                <w:noProof/>
                <w:webHidden/>
              </w:rPr>
              <w:fldChar w:fldCharType="begin"/>
            </w:r>
            <w:r>
              <w:rPr>
                <w:noProof/>
                <w:webHidden/>
              </w:rPr>
              <w:instrText xml:space="preserve"> PAGEREF _Toc242170495 \h </w:instrText>
            </w:r>
            <w:r>
              <w:rPr>
                <w:noProof/>
                <w:webHidden/>
              </w:rPr>
            </w:r>
            <w:r>
              <w:rPr>
                <w:noProof/>
                <w:webHidden/>
              </w:rPr>
              <w:fldChar w:fldCharType="separate"/>
            </w:r>
            <w:r>
              <w:rPr>
                <w:noProof/>
                <w:webHidden/>
              </w:rPr>
              <w:t>38</w:t>
            </w:r>
            <w:r>
              <w:rPr>
                <w:noProof/>
                <w:webHidden/>
              </w:rPr>
              <w:fldChar w:fldCharType="end"/>
            </w:r>
          </w:hyperlink>
        </w:p>
        <w:p w14:paraId="3533A4A0" w14:textId="6824D090"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6" w:history="1">
            <w:r w:rsidRPr="00463AF7">
              <w:rPr>
                <w:rStyle w:val="Hyperlink"/>
                <w:noProof/>
              </w:rPr>
              <w:t>Table 28 - Infrastructure  Architecture Principles and Standards</w:t>
            </w:r>
            <w:r>
              <w:rPr>
                <w:noProof/>
                <w:webHidden/>
              </w:rPr>
              <w:tab/>
            </w:r>
            <w:r>
              <w:rPr>
                <w:noProof/>
                <w:webHidden/>
              </w:rPr>
              <w:fldChar w:fldCharType="begin"/>
            </w:r>
            <w:r>
              <w:rPr>
                <w:noProof/>
                <w:webHidden/>
              </w:rPr>
              <w:instrText xml:space="preserve"> PAGEREF _Toc242170496 \h </w:instrText>
            </w:r>
            <w:r>
              <w:rPr>
                <w:noProof/>
                <w:webHidden/>
              </w:rPr>
            </w:r>
            <w:r>
              <w:rPr>
                <w:noProof/>
                <w:webHidden/>
              </w:rPr>
              <w:fldChar w:fldCharType="separate"/>
            </w:r>
            <w:r>
              <w:rPr>
                <w:noProof/>
                <w:webHidden/>
              </w:rPr>
              <w:t>41</w:t>
            </w:r>
            <w:r>
              <w:rPr>
                <w:noProof/>
                <w:webHidden/>
              </w:rPr>
              <w:fldChar w:fldCharType="end"/>
            </w:r>
          </w:hyperlink>
        </w:p>
        <w:p w14:paraId="193F6067" w14:textId="37C9F40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7" w:history="1">
            <w:r w:rsidRPr="00463AF7">
              <w:rPr>
                <w:rStyle w:val="Hyperlink"/>
                <w:noProof/>
              </w:rPr>
              <w:t>Table 29 - Infrastructure  Architecture Components</w:t>
            </w:r>
            <w:r>
              <w:rPr>
                <w:noProof/>
                <w:webHidden/>
              </w:rPr>
              <w:tab/>
            </w:r>
            <w:r>
              <w:rPr>
                <w:noProof/>
                <w:webHidden/>
              </w:rPr>
              <w:fldChar w:fldCharType="begin"/>
            </w:r>
            <w:r>
              <w:rPr>
                <w:noProof/>
                <w:webHidden/>
              </w:rPr>
              <w:instrText xml:space="preserve"> PAGEREF _Toc242170497 \h </w:instrText>
            </w:r>
            <w:r>
              <w:rPr>
                <w:noProof/>
                <w:webHidden/>
              </w:rPr>
            </w:r>
            <w:r>
              <w:rPr>
                <w:noProof/>
                <w:webHidden/>
              </w:rPr>
              <w:fldChar w:fldCharType="separate"/>
            </w:r>
            <w:r>
              <w:rPr>
                <w:noProof/>
                <w:webHidden/>
              </w:rPr>
              <w:t>42</w:t>
            </w:r>
            <w:r>
              <w:rPr>
                <w:noProof/>
                <w:webHidden/>
              </w:rPr>
              <w:fldChar w:fldCharType="end"/>
            </w:r>
          </w:hyperlink>
        </w:p>
        <w:p w14:paraId="2F620478" w14:textId="7CE205F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8" w:history="1">
            <w:r w:rsidRPr="00463AF7">
              <w:rPr>
                <w:rStyle w:val="Hyperlink"/>
                <w:noProof/>
              </w:rPr>
              <w:t>Table 30 - Infrastructure  Architecture Interactions and Flows</w:t>
            </w:r>
            <w:r>
              <w:rPr>
                <w:noProof/>
                <w:webHidden/>
              </w:rPr>
              <w:tab/>
            </w:r>
            <w:r>
              <w:rPr>
                <w:noProof/>
                <w:webHidden/>
              </w:rPr>
              <w:fldChar w:fldCharType="begin"/>
            </w:r>
            <w:r>
              <w:rPr>
                <w:noProof/>
                <w:webHidden/>
              </w:rPr>
              <w:instrText xml:space="preserve"> PAGEREF _Toc242170498 \h </w:instrText>
            </w:r>
            <w:r>
              <w:rPr>
                <w:noProof/>
                <w:webHidden/>
              </w:rPr>
            </w:r>
            <w:r>
              <w:rPr>
                <w:noProof/>
                <w:webHidden/>
              </w:rPr>
              <w:fldChar w:fldCharType="separate"/>
            </w:r>
            <w:r>
              <w:rPr>
                <w:noProof/>
                <w:webHidden/>
              </w:rPr>
              <w:t>43</w:t>
            </w:r>
            <w:r>
              <w:rPr>
                <w:noProof/>
                <w:webHidden/>
              </w:rPr>
              <w:fldChar w:fldCharType="end"/>
            </w:r>
          </w:hyperlink>
        </w:p>
        <w:p w14:paraId="5E523A25" w14:textId="7D1D142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499" w:history="1">
            <w:r w:rsidRPr="00463AF7">
              <w:rPr>
                <w:rStyle w:val="Hyperlink"/>
                <w:noProof/>
              </w:rPr>
              <w:t>Table 31 - Infrastructure  Architecture Design Considerations</w:t>
            </w:r>
            <w:r>
              <w:rPr>
                <w:noProof/>
                <w:webHidden/>
              </w:rPr>
              <w:tab/>
            </w:r>
            <w:r>
              <w:rPr>
                <w:noProof/>
                <w:webHidden/>
              </w:rPr>
              <w:fldChar w:fldCharType="begin"/>
            </w:r>
            <w:r>
              <w:rPr>
                <w:noProof/>
                <w:webHidden/>
              </w:rPr>
              <w:instrText xml:space="preserve"> PAGEREF _Toc242170499 \h </w:instrText>
            </w:r>
            <w:r>
              <w:rPr>
                <w:noProof/>
                <w:webHidden/>
              </w:rPr>
            </w:r>
            <w:r>
              <w:rPr>
                <w:noProof/>
                <w:webHidden/>
              </w:rPr>
              <w:fldChar w:fldCharType="separate"/>
            </w:r>
            <w:r>
              <w:rPr>
                <w:noProof/>
                <w:webHidden/>
              </w:rPr>
              <w:t>43</w:t>
            </w:r>
            <w:r>
              <w:rPr>
                <w:noProof/>
                <w:webHidden/>
              </w:rPr>
              <w:fldChar w:fldCharType="end"/>
            </w:r>
          </w:hyperlink>
        </w:p>
        <w:p w14:paraId="138D9362" w14:textId="4B9F1E01"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0" w:history="1">
            <w:r w:rsidRPr="00463AF7">
              <w:rPr>
                <w:rStyle w:val="Hyperlink"/>
                <w:noProof/>
              </w:rPr>
              <w:t>Table 32 - Environment  Architecture Principles and Standards</w:t>
            </w:r>
            <w:r>
              <w:rPr>
                <w:noProof/>
                <w:webHidden/>
              </w:rPr>
              <w:tab/>
            </w:r>
            <w:r>
              <w:rPr>
                <w:noProof/>
                <w:webHidden/>
              </w:rPr>
              <w:fldChar w:fldCharType="begin"/>
            </w:r>
            <w:r>
              <w:rPr>
                <w:noProof/>
                <w:webHidden/>
              </w:rPr>
              <w:instrText xml:space="preserve"> PAGEREF _Toc242170500 \h </w:instrText>
            </w:r>
            <w:r>
              <w:rPr>
                <w:noProof/>
                <w:webHidden/>
              </w:rPr>
            </w:r>
            <w:r>
              <w:rPr>
                <w:noProof/>
                <w:webHidden/>
              </w:rPr>
              <w:fldChar w:fldCharType="separate"/>
            </w:r>
            <w:r>
              <w:rPr>
                <w:noProof/>
                <w:webHidden/>
              </w:rPr>
              <w:t>46</w:t>
            </w:r>
            <w:r>
              <w:rPr>
                <w:noProof/>
                <w:webHidden/>
              </w:rPr>
              <w:fldChar w:fldCharType="end"/>
            </w:r>
          </w:hyperlink>
        </w:p>
        <w:p w14:paraId="395BC655" w14:textId="1732D27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1" w:history="1">
            <w:r w:rsidRPr="00463AF7">
              <w:rPr>
                <w:rStyle w:val="Hyperlink"/>
                <w:noProof/>
              </w:rPr>
              <w:t>Table 33 - Environment  Architecture Components</w:t>
            </w:r>
            <w:r>
              <w:rPr>
                <w:noProof/>
                <w:webHidden/>
              </w:rPr>
              <w:tab/>
            </w:r>
            <w:r>
              <w:rPr>
                <w:noProof/>
                <w:webHidden/>
              </w:rPr>
              <w:fldChar w:fldCharType="begin"/>
            </w:r>
            <w:r>
              <w:rPr>
                <w:noProof/>
                <w:webHidden/>
              </w:rPr>
              <w:instrText xml:space="preserve"> PAGEREF _Toc242170501 \h </w:instrText>
            </w:r>
            <w:r>
              <w:rPr>
                <w:noProof/>
                <w:webHidden/>
              </w:rPr>
            </w:r>
            <w:r>
              <w:rPr>
                <w:noProof/>
                <w:webHidden/>
              </w:rPr>
              <w:fldChar w:fldCharType="separate"/>
            </w:r>
            <w:r>
              <w:rPr>
                <w:noProof/>
                <w:webHidden/>
              </w:rPr>
              <w:t>47</w:t>
            </w:r>
            <w:r>
              <w:rPr>
                <w:noProof/>
                <w:webHidden/>
              </w:rPr>
              <w:fldChar w:fldCharType="end"/>
            </w:r>
          </w:hyperlink>
        </w:p>
        <w:p w14:paraId="10D47968" w14:textId="593D3E3F"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2" w:history="1">
            <w:r w:rsidRPr="00463AF7">
              <w:rPr>
                <w:rStyle w:val="Hyperlink"/>
                <w:noProof/>
              </w:rPr>
              <w:t>Table 34 - Environment  Architecture Interactions and Flows</w:t>
            </w:r>
            <w:r>
              <w:rPr>
                <w:noProof/>
                <w:webHidden/>
              </w:rPr>
              <w:tab/>
            </w:r>
            <w:r>
              <w:rPr>
                <w:noProof/>
                <w:webHidden/>
              </w:rPr>
              <w:fldChar w:fldCharType="begin"/>
            </w:r>
            <w:r>
              <w:rPr>
                <w:noProof/>
                <w:webHidden/>
              </w:rPr>
              <w:instrText xml:space="preserve"> PAGEREF _Toc242170502 \h </w:instrText>
            </w:r>
            <w:r>
              <w:rPr>
                <w:noProof/>
                <w:webHidden/>
              </w:rPr>
            </w:r>
            <w:r>
              <w:rPr>
                <w:noProof/>
                <w:webHidden/>
              </w:rPr>
              <w:fldChar w:fldCharType="separate"/>
            </w:r>
            <w:r>
              <w:rPr>
                <w:noProof/>
                <w:webHidden/>
              </w:rPr>
              <w:t>49</w:t>
            </w:r>
            <w:r>
              <w:rPr>
                <w:noProof/>
                <w:webHidden/>
              </w:rPr>
              <w:fldChar w:fldCharType="end"/>
            </w:r>
          </w:hyperlink>
        </w:p>
        <w:p w14:paraId="42424C0B" w14:textId="4C6F51DA"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3" w:history="1">
            <w:r w:rsidRPr="00463AF7">
              <w:rPr>
                <w:rStyle w:val="Hyperlink"/>
                <w:noProof/>
              </w:rPr>
              <w:t>Table 35 - Environment  Architecture Key Design Considerations</w:t>
            </w:r>
            <w:r>
              <w:rPr>
                <w:noProof/>
                <w:webHidden/>
              </w:rPr>
              <w:tab/>
            </w:r>
            <w:r>
              <w:rPr>
                <w:noProof/>
                <w:webHidden/>
              </w:rPr>
              <w:fldChar w:fldCharType="begin"/>
            </w:r>
            <w:r>
              <w:rPr>
                <w:noProof/>
                <w:webHidden/>
              </w:rPr>
              <w:instrText xml:space="preserve"> PAGEREF _Toc242170503 \h </w:instrText>
            </w:r>
            <w:r>
              <w:rPr>
                <w:noProof/>
                <w:webHidden/>
              </w:rPr>
            </w:r>
            <w:r>
              <w:rPr>
                <w:noProof/>
                <w:webHidden/>
              </w:rPr>
              <w:fldChar w:fldCharType="separate"/>
            </w:r>
            <w:r>
              <w:rPr>
                <w:noProof/>
                <w:webHidden/>
              </w:rPr>
              <w:t>49</w:t>
            </w:r>
            <w:r>
              <w:rPr>
                <w:noProof/>
                <w:webHidden/>
              </w:rPr>
              <w:fldChar w:fldCharType="end"/>
            </w:r>
          </w:hyperlink>
        </w:p>
        <w:p w14:paraId="046C23DB" w14:textId="5EB6E75C"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4" w:history="1">
            <w:r w:rsidRPr="00463AF7">
              <w:rPr>
                <w:rStyle w:val="Hyperlink"/>
                <w:noProof/>
              </w:rPr>
              <w:t>Table 36 - Availability Requirements</w:t>
            </w:r>
            <w:r>
              <w:rPr>
                <w:noProof/>
                <w:webHidden/>
              </w:rPr>
              <w:tab/>
            </w:r>
            <w:r>
              <w:rPr>
                <w:noProof/>
                <w:webHidden/>
              </w:rPr>
              <w:fldChar w:fldCharType="begin"/>
            </w:r>
            <w:r>
              <w:rPr>
                <w:noProof/>
                <w:webHidden/>
              </w:rPr>
              <w:instrText xml:space="preserve"> PAGEREF _Toc242170504 \h </w:instrText>
            </w:r>
            <w:r>
              <w:rPr>
                <w:noProof/>
                <w:webHidden/>
              </w:rPr>
            </w:r>
            <w:r>
              <w:rPr>
                <w:noProof/>
                <w:webHidden/>
              </w:rPr>
              <w:fldChar w:fldCharType="separate"/>
            </w:r>
            <w:r>
              <w:rPr>
                <w:noProof/>
                <w:webHidden/>
              </w:rPr>
              <w:t>51</w:t>
            </w:r>
            <w:r>
              <w:rPr>
                <w:noProof/>
                <w:webHidden/>
              </w:rPr>
              <w:fldChar w:fldCharType="end"/>
            </w:r>
          </w:hyperlink>
        </w:p>
        <w:p w14:paraId="43A84494" w14:textId="2B2FE311"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5" w:history="1">
            <w:r w:rsidRPr="00463AF7">
              <w:rPr>
                <w:rStyle w:val="Hyperlink"/>
                <w:noProof/>
              </w:rPr>
              <w:t>Table 37 - Performance Requirements</w:t>
            </w:r>
            <w:r>
              <w:rPr>
                <w:noProof/>
                <w:webHidden/>
              </w:rPr>
              <w:tab/>
            </w:r>
            <w:r>
              <w:rPr>
                <w:noProof/>
                <w:webHidden/>
              </w:rPr>
              <w:fldChar w:fldCharType="begin"/>
            </w:r>
            <w:r>
              <w:rPr>
                <w:noProof/>
                <w:webHidden/>
              </w:rPr>
              <w:instrText xml:space="preserve"> PAGEREF _Toc242170505 \h </w:instrText>
            </w:r>
            <w:r>
              <w:rPr>
                <w:noProof/>
                <w:webHidden/>
              </w:rPr>
            </w:r>
            <w:r>
              <w:rPr>
                <w:noProof/>
                <w:webHidden/>
              </w:rPr>
              <w:fldChar w:fldCharType="separate"/>
            </w:r>
            <w:r>
              <w:rPr>
                <w:noProof/>
                <w:webHidden/>
              </w:rPr>
              <w:t>52</w:t>
            </w:r>
            <w:r>
              <w:rPr>
                <w:noProof/>
                <w:webHidden/>
              </w:rPr>
              <w:fldChar w:fldCharType="end"/>
            </w:r>
          </w:hyperlink>
        </w:p>
        <w:p w14:paraId="295BA833" w14:textId="58F1148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6" w:history="1">
            <w:r w:rsidRPr="00463AF7">
              <w:rPr>
                <w:rStyle w:val="Hyperlink"/>
                <w:noProof/>
              </w:rPr>
              <w:t>Table 38 - Scalability Requirements</w:t>
            </w:r>
            <w:r>
              <w:rPr>
                <w:noProof/>
                <w:webHidden/>
              </w:rPr>
              <w:tab/>
            </w:r>
            <w:r>
              <w:rPr>
                <w:noProof/>
                <w:webHidden/>
              </w:rPr>
              <w:fldChar w:fldCharType="begin"/>
            </w:r>
            <w:r>
              <w:rPr>
                <w:noProof/>
                <w:webHidden/>
              </w:rPr>
              <w:instrText xml:space="preserve"> PAGEREF _Toc242170506 \h </w:instrText>
            </w:r>
            <w:r>
              <w:rPr>
                <w:noProof/>
                <w:webHidden/>
              </w:rPr>
            </w:r>
            <w:r>
              <w:rPr>
                <w:noProof/>
                <w:webHidden/>
              </w:rPr>
              <w:fldChar w:fldCharType="separate"/>
            </w:r>
            <w:r>
              <w:rPr>
                <w:noProof/>
                <w:webHidden/>
              </w:rPr>
              <w:t>53</w:t>
            </w:r>
            <w:r>
              <w:rPr>
                <w:noProof/>
                <w:webHidden/>
              </w:rPr>
              <w:fldChar w:fldCharType="end"/>
            </w:r>
          </w:hyperlink>
        </w:p>
        <w:p w14:paraId="3C507C7A" w14:textId="0701BC1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7" w:history="1">
            <w:r w:rsidRPr="00463AF7">
              <w:rPr>
                <w:rStyle w:val="Hyperlink"/>
                <w:noProof/>
              </w:rPr>
              <w:t>Table 39 - Resilience and Recoverability Requirements</w:t>
            </w:r>
            <w:r>
              <w:rPr>
                <w:noProof/>
                <w:webHidden/>
              </w:rPr>
              <w:tab/>
            </w:r>
            <w:r>
              <w:rPr>
                <w:noProof/>
                <w:webHidden/>
              </w:rPr>
              <w:fldChar w:fldCharType="begin"/>
            </w:r>
            <w:r>
              <w:rPr>
                <w:noProof/>
                <w:webHidden/>
              </w:rPr>
              <w:instrText xml:space="preserve"> PAGEREF _Toc242170507 \h </w:instrText>
            </w:r>
            <w:r>
              <w:rPr>
                <w:noProof/>
                <w:webHidden/>
              </w:rPr>
            </w:r>
            <w:r>
              <w:rPr>
                <w:noProof/>
                <w:webHidden/>
              </w:rPr>
              <w:fldChar w:fldCharType="separate"/>
            </w:r>
            <w:r>
              <w:rPr>
                <w:noProof/>
                <w:webHidden/>
              </w:rPr>
              <w:t>54</w:t>
            </w:r>
            <w:r>
              <w:rPr>
                <w:noProof/>
                <w:webHidden/>
              </w:rPr>
              <w:fldChar w:fldCharType="end"/>
            </w:r>
          </w:hyperlink>
        </w:p>
        <w:p w14:paraId="76C426E3" w14:textId="4A2AB8FD"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8" w:history="1">
            <w:r w:rsidRPr="00463AF7">
              <w:rPr>
                <w:rStyle w:val="Hyperlink"/>
                <w:noProof/>
              </w:rPr>
              <w:t>Table 40 - Operability and Supportability Requirements</w:t>
            </w:r>
            <w:r>
              <w:rPr>
                <w:noProof/>
                <w:webHidden/>
              </w:rPr>
              <w:tab/>
            </w:r>
            <w:r>
              <w:rPr>
                <w:noProof/>
                <w:webHidden/>
              </w:rPr>
              <w:fldChar w:fldCharType="begin"/>
            </w:r>
            <w:r>
              <w:rPr>
                <w:noProof/>
                <w:webHidden/>
              </w:rPr>
              <w:instrText xml:space="preserve"> PAGEREF _Toc242170508 \h </w:instrText>
            </w:r>
            <w:r>
              <w:rPr>
                <w:noProof/>
                <w:webHidden/>
              </w:rPr>
            </w:r>
            <w:r>
              <w:rPr>
                <w:noProof/>
                <w:webHidden/>
              </w:rPr>
              <w:fldChar w:fldCharType="separate"/>
            </w:r>
            <w:r>
              <w:rPr>
                <w:noProof/>
                <w:webHidden/>
              </w:rPr>
              <w:t>54</w:t>
            </w:r>
            <w:r>
              <w:rPr>
                <w:noProof/>
                <w:webHidden/>
              </w:rPr>
              <w:fldChar w:fldCharType="end"/>
            </w:r>
          </w:hyperlink>
        </w:p>
        <w:p w14:paraId="5E14D91C" w14:textId="132583F8"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09" w:history="1">
            <w:r w:rsidRPr="00463AF7">
              <w:rPr>
                <w:rStyle w:val="Hyperlink"/>
                <w:noProof/>
              </w:rPr>
              <w:t>Table 21 - Architecture Decision Register</w:t>
            </w:r>
            <w:r>
              <w:rPr>
                <w:noProof/>
                <w:webHidden/>
              </w:rPr>
              <w:tab/>
            </w:r>
            <w:r>
              <w:rPr>
                <w:noProof/>
                <w:webHidden/>
              </w:rPr>
              <w:fldChar w:fldCharType="begin"/>
            </w:r>
            <w:r>
              <w:rPr>
                <w:noProof/>
                <w:webHidden/>
              </w:rPr>
              <w:instrText xml:space="preserve"> PAGEREF _Toc242170509 \h </w:instrText>
            </w:r>
            <w:r>
              <w:rPr>
                <w:noProof/>
                <w:webHidden/>
              </w:rPr>
            </w:r>
            <w:r>
              <w:rPr>
                <w:noProof/>
                <w:webHidden/>
              </w:rPr>
              <w:fldChar w:fldCharType="separate"/>
            </w:r>
            <w:r>
              <w:rPr>
                <w:noProof/>
                <w:webHidden/>
              </w:rPr>
              <w:t>57</w:t>
            </w:r>
            <w:r>
              <w:rPr>
                <w:noProof/>
                <w:webHidden/>
              </w:rPr>
              <w:fldChar w:fldCharType="end"/>
            </w:r>
          </w:hyperlink>
        </w:p>
        <w:p w14:paraId="60D9F0BF" w14:textId="59EB3A3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0" w:history="1">
            <w:r w:rsidRPr="00463AF7">
              <w:rPr>
                <w:rStyle w:val="Hyperlink"/>
                <w:noProof/>
              </w:rPr>
              <w:t>Table 22 - Decision Impacts and Trade-Offs</w:t>
            </w:r>
            <w:r>
              <w:rPr>
                <w:noProof/>
                <w:webHidden/>
              </w:rPr>
              <w:tab/>
            </w:r>
            <w:r>
              <w:rPr>
                <w:noProof/>
                <w:webHidden/>
              </w:rPr>
              <w:fldChar w:fldCharType="begin"/>
            </w:r>
            <w:r>
              <w:rPr>
                <w:noProof/>
                <w:webHidden/>
              </w:rPr>
              <w:instrText xml:space="preserve"> PAGEREF _Toc242170510 \h </w:instrText>
            </w:r>
            <w:r>
              <w:rPr>
                <w:noProof/>
                <w:webHidden/>
              </w:rPr>
            </w:r>
            <w:r>
              <w:rPr>
                <w:noProof/>
                <w:webHidden/>
              </w:rPr>
              <w:fldChar w:fldCharType="separate"/>
            </w:r>
            <w:r>
              <w:rPr>
                <w:noProof/>
                <w:webHidden/>
              </w:rPr>
              <w:t>57</w:t>
            </w:r>
            <w:r>
              <w:rPr>
                <w:noProof/>
                <w:webHidden/>
              </w:rPr>
              <w:fldChar w:fldCharType="end"/>
            </w:r>
          </w:hyperlink>
        </w:p>
        <w:p w14:paraId="23F5A69B" w14:textId="0ADF1CFB"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1" w:history="1">
            <w:r w:rsidRPr="00463AF7">
              <w:rPr>
                <w:rStyle w:val="Hyperlink"/>
                <w:noProof/>
              </w:rPr>
              <w:t>Table 23 - Decision Relationships and Dependencies</w:t>
            </w:r>
            <w:r>
              <w:rPr>
                <w:noProof/>
                <w:webHidden/>
              </w:rPr>
              <w:tab/>
            </w:r>
            <w:r>
              <w:rPr>
                <w:noProof/>
                <w:webHidden/>
              </w:rPr>
              <w:fldChar w:fldCharType="begin"/>
            </w:r>
            <w:r>
              <w:rPr>
                <w:noProof/>
                <w:webHidden/>
              </w:rPr>
              <w:instrText xml:space="preserve"> PAGEREF _Toc242170511 \h </w:instrText>
            </w:r>
            <w:r>
              <w:rPr>
                <w:noProof/>
                <w:webHidden/>
              </w:rPr>
            </w:r>
            <w:r>
              <w:rPr>
                <w:noProof/>
                <w:webHidden/>
              </w:rPr>
              <w:fldChar w:fldCharType="separate"/>
            </w:r>
            <w:r>
              <w:rPr>
                <w:noProof/>
                <w:webHidden/>
              </w:rPr>
              <w:t>57</w:t>
            </w:r>
            <w:r>
              <w:rPr>
                <w:noProof/>
                <w:webHidden/>
              </w:rPr>
              <w:fldChar w:fldCharType="end"/>
            </w:r>
          </w:hyperlink>
        </w:p>
        <w:p w14:paraId="22054C45" w14:textId="19CA09B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2" w:history="1">
            <w:r w:rsidRPr="00463AF7">
              <w:rPr>
                <w:rStyle w:val="Hyperlink"/>
                <w:noProof/>
              </w:rPr>
              <w:t>Table 24 - Project Risk Register and Mitigation Plan</w:t>
            </w:r>
            <w:r>
              <w:rPr>
                <w:noProof/>
                <w:webHidden/>
              </w:rPr>
              <w:tab/>
            </w:r>
            <w:r>
              <w:rPr>
                <w:noProof/>
                <w:webHidden/>
              </w:rPr>
              <w:fldChar w:fldCharType="begin"/>
            </w:r>
            <w:r>
              <w:rPr>
                <w:noProof/>
                <w:webHidden/>
              </w:rPr>
              <w:instrText xml:space="preserve"> PAGEREF _Toc242170512 \h </w:instrText>
            </w:r>
            <w:r>
              <w:rPr>
                <w:noProof/>
                <w:webHidden/>
              </w:rPr>
            </w:r>
            <w:r>
              <w:rPr>
                <w:noProof/>
                <w:webHidden/>
              </w:rPr>
              <w:fldChar w:fldCharType="separate"/>
            </w:r>
            <w:r>
              <w:rPr>
                <w:noProof/>
                <w:webHidden/>
              </w:rPr>
              <w:t>61</w:t>
            </w:r>
            <w:r>
              <w:rPr>
                <w:noProof/>
                <w:webHidden/>
              </w:rPr>
              <w:fldChar w:fldCharType="end"/>
            </w:r>
          </w:hyperlink>
        </w:p>
        <w:p w14:paraId="404BC33D" w14:textId="74DF8E7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3" w:history="1">
            <w:r w:rsidRPr="00463AF7">
              <w:rPr>
                <w:rStyle w:val="Hyperlink"/>
                <w:noProof/>
              </w:rPr>
              <w:t>Table 25 - Project Assumptions Register</w:t>
            </w:r>
            <w:r>
              <w:rPr>
                <w:noProof/>
                <w:webHidden/>
              </w:rPr>
              <w:tab/>
            </w:r>
            <w:r>
              <w:rPr>
                <w:noProof/>
                <w:webHidden/>
              </w:rPr>
              <w:fldChar w:fldCharType="begin"/>
            </w:r>
            <w:r>
              <w:rPr>
                <w:noProof/>
                <w:webHidden/>
              </w:rPr>
              <w:instrText xml:space="preserve"> PAGEREF _Toc242170513 \h </w:instrText>
            </w:r>
            <w:r>
              <w:rPr>
                <w:noProof/>
                <w:webHidden/>
              </w:rPr>
            </w:r>
            <w:r>
              <w:rPr>
                <w:noProof/>
                <w:webHidden/>
              </w:rPr>
              <w:fldChar w:fldCharType="separate"/>
            </w:r>
            <w:r>
              <w:rPr>
                <w:noProof/>
                <w:webHidden/>
              </w:rPr>
              <w:t>63</w:t>
            </w:r>
            <w:r>
              <w:rPr>
                <w:noProof/>
                <w:webHidden/>
              </w:rPr>
              <w:fldChar w:fldCharType="end"/>
            </w:r>
          </w:hyperlink>
        </w:p>
        <w:p w14:paraId="358DE2A3" w14:textId="3B5C3F1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4" w:history="1">
            <w:r w:rsidRPr="00463AF7">
              <w:rPr>
                <w:rStyle w:val="Hyperlink"/>
                <w:noProof/>
              </w:rPr>
              <w:t>Table 26 - Project Constraints Register</w:t>
            </w:r>
            <w:r>
              <w:rPr>
                <w:noProof/>
                <w:webHidden/>
              </w:rPr>
              <w:tab/>
            </w:r>
            <w:r>
              <w:rPr>
                <w:noProof/>
                <w:webHidden/>
              </w:rPr>
              <w:fldChar w:fldCharType="begin"/>
            </w:r>
            <w:r>
              <w:rPr>
                <w:noProof/>
                <w:webHidden/>
              </w:rPr>
              <w:instrText xml:space="preserve"> PAGEREF _Toc242170514 \h </w:instrText>
            </w:r>
            <w:r>
              <w:rPr>
                <w:noProof/>
                <w:webHidden/>
              </w:rPr>
            </w:r>
            <w:r>
              <w:rPr>
                <w:noProof/>
                <w:webHidden/>
              </w:rPr>
              <w:fldChar w:fldCharType="separate"/>
            </w:r>
            <w:r>
              <w:rPr>
                <w:noProof/>
                <w:webHidden/>
              </w:rPr>
              <w:t>63</w:t>
            </w:r>
            <w:r>
              <w:rPr>
                <w:noProof/>
                <w:webHidden/>
              </w:rPr>
              <w:fldChar w:fldCharType="end"/>
            </w:r>
          </w:hyperlink>
        </w:p>
        <w:p w14:paraId="1F3C5B23" w14:textId="7B75C8FA"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5" w:history="1">
            <w:r w:rsidRPr="00463AF7">
              <w:rPr>
                <w:rStyle w:val="Hyperlink"/>
                <w:noProof/>
              </w:rPr>
              <w:t>Table 27 - Issues and Open Questions Register</w:t>
            </w:r>
            <w:r>
              <w:rPr>
                <w:noProof/>
                <w:webHidden/>
              </w:rPr>
              <w:tab/>
            </w:r>
            <w:r>
              <w:rPr>
                <w:noProof/>
                <w:webHidden/>
              </w:rPr>
              <w:fldChar w:fldCharType="begin"/>
            </w:r>
            <w:r>
              <w:rPr>
                <w:noProof/>
                <w:webHidden/>
              </w:rPr>
              <w:instrText xml:space="preserve"> PAGEREF _Toc242170515 \h </w:instrText>
            </w:r>
            <w:r>
              <w:rPr>
                <w:noProof/>
                <w:webHidden/>
              </w:rPr>
            </w:r>
            <w:r>
              <w:rPr>
                <w:noProof/>
                <w:webHidden/>
              </w:rPr>
              <w:fldChar w:fldCharType="separate"/>
            </w:r>
            <w:r>
              <w:rPr>
                <w:noProof/>
                <w:webHidden/>
              </w:rPr>
              <w:t>65</w:t>
            </w:r>
            <w:r>
              <w:rPr>
                <w:noProof/>
                <w:webHidden/>
              </w:rPr>
              <w:fldChar w:fldCharType="end"/>
            </w:r>
          </w:hyperlink>
        </w:p>
        <w:p w14:paraId="698111F9" w14:textId="14A52CB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6" w:history="1">
            <w:r w:rsidRPr="00463AF7">
              <w:rPr>
                <w:rStyle w:val="Hyperlink"/>
                <w:noProof/>
              </w:rPr>
              <w:t>Table 28 - Capability Ownership Matrix</w:t>
            </w:r>
            <w:r>
              <w:rPr>
                <w:noProof/>
                <w:webHidden/>
              </w:rPr>
              <w:tab/>
            </w:r>
            <w:r>
              <w:rPr>
                <w:noProof/>
                <w:webHidden/>
              </w:rPr>
              <w:fldChar w:fldCharType="begin"/>
            </w:r>
            <w:r>
              <w:rPr>
                <w:noProof/>
                <w:webHidden/>
              </w:rPr>
              <w:instrText xml:space="preserve"> PAGEREF _Toc242170516 \h </w:instrText>
            </w:r>
            <w:r>
              <w:rPr>
                <w:noProof/>
                <w:webHidden/>
              </w:rPr>
            </w:r>
            <w:r>
              <w:rPr>
                <w:noProof/>
                <w:webHidden/>
              </w:rPr>
              <w:fldChar w:fldCharType="separate"/>
            </w:r>
            <w:r>
              <w:rPr>
                <w:noProof/>
                <w:webHidden/>
              </w:rPr>
              <w:t>66</w:t>
            </w:r>
            <w:r>
              <w:rPr>
                <w:noProof/>
                <w:webHidden/>
              </w:rPr>
              <w:fldChar w:fldCharType="end"/>
            </w:r>
          </w:hyperlink>
        </w:p>
        <w:p w14:paraId="179B6982" w14:textId="74714E9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7" w:history="1">
            <w:r w:rsidRPr="00463AF7">
              <w:rPr>
                <w:rStyle w:val="Hyperlink"/>
                <w:noProof/>
              </w:rPr>
              <w:t>Table 29 - Project Dependency Register</w:t>
            </w:r>
            <w:r>
              <w:rPr>
                <w:noProof/>
                <w:webHidden/>
              </w:rPr>
              <w:tab/>
            </w:r>
            <w:r>
              <w:rPr>
                <w:noProof/>
                <w:webHidden/>
              </w:rPr>
              <w:fldChar w:fldCharType="begin"/>
            </w:r>
            <w:r>
              <w:rPr>
                <w:noProof/>
                <w:webHidden/>
              </w:rPr>
              <w:instrText xml:space="preserve"> PAGEREF _Toc242170517 \h </w:instrText>
            </w:r>
            <w:r>
              <w:rPr>
                <w:noProof/>
                <w:webHidden/>
              </w:rPr>
            </w:r>
            <w:r>
              <w:rPr>
                <w:noProof/>
                <w:webHidden/>
              </w:rPr>
              <w:fldChar w:fldCharType="separate"/>
            </w:r>
            <w:r>
              <w:rPr>
                <w:noProof/>
                <w:webHidden/>
              </w:rPr>
              <w:t>66</w:t>
            </w:r>
            <w:r>
              <w:rPr>
                <w:noProof/>
                <w:webHidden/>
              </w:rPr>
              <w:fldChar w:fldCharType="end"/>
            </w:r>
          </w:hyperlink>
        </w:p>
        <w:p w14:paraId="402B50DB" w14:textId="0165466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8" w:history="1">
            <w:r w:rsidRPr="00463AF7">
              <w:rPr>
                <w:rStyle w:val="Hyperlink"/>
                <w:noProof/>
              </w:rPr>
              <w:t>Table 50 - Document Status Overview</w:t>
            </w:r>
            <w:r>
              <w:rPr>
                <w:noProof/>
                <w:webHidden/>
              </w:rPr>
              <w:tab/>
            </w:r>
            <w:r>
              <w:rPr>
                <w:noProof/>
                <w:webHidden/>
              </w:rPr>
              <w:fldChar w:fldCharType="begin"/>
            </w:r>
            <w:r>
              <w:rPr>
                <w:noProof/>
                <w:webHidden/>
              </w:rPr>
              <w:instrText xml:space="preserve"> PAGEREF _Toc242170518 \h </w:instrText>
            </w:r>
            <w:r>
              <w:rPr>
                <w:noProof/>
                <w:webHidden/>
              </w:rPr>
            </w:r>
            <w:r>
              <w:rPr>
                <w:noProof/>
                <w:webHidden/>
              </w:rPr>
              <w:fldChar w:fldCharType="separate"/>
            </w:r>
            <w:r>
              <w:rPr>
                <w:noProof/>
                <w:webHidden/>
              </w:rPr>
              <w:t>67</w:t>
            </w:r>
            <w:r>
              <w:rPr>
                <w:noProof/>
                <w:webHidden/>
              </w:rPr>
              <w:fldChar w:fldCharType="end"/>
            </w:r>
          </w:hyperlink>
        </w:p>
        <w:p w14:paraId="58C9B6FA" w14:textId="3014358B"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19" w:history="1">
            <w:r w:rsidRPr="00463AF7">
              <w:rPr>
                <w:rStyle w:val="Hyperlink"/>
                <w:noProof/>
              </w:rPr>
              <w:t>Table 51 - Document Revision History</w:t>
            </w:r>
            <w:r>
              <w:rPr>
                <w:noProof/>
                <w:webHidden/>
              </w:rPr>
              <w:tab/>
            </w:r>
            <w:r>
              <w:rPr>
                <w:noProof/>
                <w:webHidden/>
              </w:rPr>
              <w:fldChar w:fldCharType="begin"/>
            </w:r>
            <w:r>
              <w:rPr>
                <w:noProof/>
                <w:webHidden/>
              </w:rPr>
              <w:instrText xml:space="preserve"> PAGEREF _Toc242170519 \h </w:instrText>
            </w:r>
            <w:r>
              <w:rPr>
                <w:noProof/>
                <w:webHidden/>
              </w:rPr>
            </w:r>
            <w:r>
              <w:rPr>
                <w:noProof/>
                <w:webHidden/>
              </w:rPr>
              <w:fldChar w:fldCharType="separate"/>
            </w:r>
            <w:r>
              <w:rPr>
                <w:noProof/>
                <w:webHidden/>
              </w:rPr>
              <w:t>67</w:t>
            </w:r>
            <w:r>
              <w:rPr>
                <w:noProof/>
                <w:webHidden/>
              </w:rPr>
              <w:fldChar w:fldCharType="end"/>
            </w:r>
          </w:hyperlink>
        </w:p>
        <w:p w14:paraId="4D7D715B" w14:textId="27DA298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0" w:history="1">
            <w:r w:rsidRPr="00463AF7">
              <w:rPr>
                <w:rStyle w:val="Hyperlink"/>
                <w:noProof/>
              </w:rPr>
              <w:t>Table 52 - Document Review &amp; Endorsement Status</w:t>
            </w:r>
            <w:r>
              <w:rPr>
                <w:noProof/>
                <w:webHidden/>
              </w:rPr>
              <w:tab/>
            </w:r>
            <w:r>
              <w:rPr>
                <w:noProof/>
                <w:webHidden/>
              </w:rPr>
              <w:fldChar w:fldCharType="begin"/>
            </w:r>
            <w:r>
              <w:rPr>
                <w:noProof/>
                <w:webHidden/>
              </w:rPr>
              <w:instrText xml:space="preserve"> PAGEREF _Toc242170520 \h </w:instrText>
            </w:r>
            <w:r>
              <w:rPr>
                <w:noProof/>
                <w:webHidden/>
              </w:rPr>
            </w:r>
            <w:r>
              <w:rPr>
                <w:noProof/>
                <w:webHidden/>
              </w:rPr>
              <w:fldChar w:fldCharType="separate"/>
            </w:r>
            <w:r>
              <w:rPr>
                <w:noProof/>
                <w:webHidden/>
              </w:rPr>
              <w:t>68</w:t>
            </w:r>
            <w:r>
              <w:rPr>
                <w:noProof/>
                <w:webHidden/>
              </w:rPr>
              <w:fldChar w:fldCharType="end"/>
            </w:r>
          </w:hyperlink>
        </w:p>
        <w:p w14:paraId="60729669" w14:textId="37EAF28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1" w:history="1">
            <w:r w:rsidRPr="00463AF7">
              <w:rPr>
                <w:rStyle w:val="Hyperlink"/>
                <w:noProof/>
              </w:rPr>
              <w:t>Table 53 - References</w:t>
            </w:r>
            <w:r>
              <w:rPr>
                <w:noProof/>
                <w:webHidden/>
              </w:rPr>
              <w:tab/>
            </w:r>
            <w:r>
              <w:rPr>
                <w:noProof/>
                <w:webHidden/>
              </w:rPr>
              <w:fldChar w:fldCharType="begin"/>
            </w:r>
            <w:r>
              <w:rPr>
                <w:noProof/>
                <w:webHidden/>
              </w:rPr>
              <w:instrText xml:space="preserve"> PAGEREF _Toc242170521 \h </w:instrText>
            </w:r>
            <w:r>
              <w:rPr>
                <w:noProof/>
                <w:webHidden/>
              </w:rPr>
            </w:r>
            <w:r>
              <w:rPr>
                <w:noProof/>
                <w:webHidden/>
              </w:rPr>
              <w:fldChar w:fldCharType="separate"/>
            </w:r>
            <w:r>
              <w:rPr>
                <w:noProof/>
                <w:webHidden/>
              </w:rPr>
              <w:t>68</w:t>
            </w:r>
            <w:r>
              <w:rPr>
                <w:noProof/>
                <w:webHidden/>
              </w:rPr>
              <w:fldChar w:fldCharType="end"/>
            </w:r>
          </w:hyperlink>
        </w:p>
        <w:p w14:paraId="270118A2" w14:textId="3CE1C4CF"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2" w:history="1">
            <w:r w:rsidRPr="00463AF7">
              <w:rPr>
                <w:rStyle w:val="Hyperlink"/>
                <w:noProof/>
              </w:rPr>
              <w:t>Table 54 - Architecture Repository References</w:t>
            </w:r>
            <w:r>
              <w:rPr>
                <w:noProof/>
                <w:webHidden/>
              </w:rPr>
              <w:tab/>
            </w:r>
            <w:r>
              <w:rPr>
                <w:noProof/>
                <w:webHidden/>
              </w:rPr>
              <w:fldChar w:fldCharType="begin"/>
            </w:r>
            <w:r>
              <w:rPr>
                <w:noProof/>
                <w:webHidden/>
              </w:rPr>
              <w:instrText xml:space="preserve"> PAGEREF _Toc242170522 \h </w:instrText>
            </w:r>
            <w:r>
              <w:rPr>
                <w:noProof/>
                <w:webHidden/>
              </w:rPr>
            </w:r>
            <w:r>
              <w:rPr>
                <w:noProof/>
                <w:webHidden/>
              </w:rPr>
              <w:fldChar w:fldCharType="separate"/>
            </w:r>
            <w:r>
              <w:rPr>
                <w:noProof/>
                <w:webHidden/>
              </w:rPr>
              <w:t>68</w:t>
            </w:r>
            <w:r>
              <w:rPr>
                <w:noProof/>
                <w:webHidden/>
              </w:rPr>
              <w:fldChar w:fldCharType="end"/>
            </w:r>
          </w:hyperlink>
        </w:p>
        <w:p w14:paraId="701AB433" w14:textId="32E445C1"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3" w:history="1">
            <w:r w:rsidRPr="00463AF7">
              <w:rPr>
                <w:rStyle w:val="Hyperlink"/>
                <w:noProof/>
              </w:rPr>
              <w:t>Table 55 – Document Submission Status – Document Name</w:t>
            </w:r>
            <w:r>
              <w:rPr>
                <w:noProof/>
                <w:webHidden/>
              </w:rPr>
              <w:tab/>
            </w:r>
            <w:r>
              <w:rPr>
                <w:noProof/>
                <w:webHidden/>
              </w:rPr>
              <w:fldChar w:fldCharType="begin"/>
            </w:r>
            <w:r>
              <w:rPr>
                <w:noProof/>
                <w:webHidden/>
              </w:rPr>
              <w:instrText xml:space="preserve"> PAGEREF _Toc242170523 \h </w:instrText>
            </w:r>
            <w:r>
              <w:rPr>
                <w:noProof/>
                <w:webHidden/>
              </w:rPr>
            </w:r>
            <w:r>
              <w:rPr>
                <w:noProof/>
                <w:webHidden/>
              </w:rPr>
              <w:fldChar w:fldCharType="separate"/>
            </w:r>
            <w:r>
              <w:rPr>
                <w:noProof/>
                <w:webHidden/>
              </w:rPr>
              <w:t>69</w:t>
            </w:r>
            <w:r>
              <w:rPr>
                <w:noProof/>
                <w:webHidden/>
              </w:rPr>
              <w:fldChar w:fldCharType="end"/>
            </w:r>
          </w:hyperlink>
        </w:p>
        <w:p w14:paraId="4B7FEEF4" w14:textId="24B2D5B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4" w:history="1">
            <w:r w:rsidRPr="00463AF7">
              <w:rPr>
                <w:rStyle w:val="Hyperlink"/>
                <w:noProof/>
              </w:rPr>
              <w:t>Table 56 – Document Approval – Document Name</w:t>
            </w:r>
            <w:r>
              <w:rPr>
                <w:noProof/>
                <w:webHidden/>
              </w:rPr>
              <w:tab/>
            </w:r>
            <w:r>
              <w:rPr>
                <w:noProof/>
                <w:webHidden/>
              </w:rPr>
              <w:fldChar w:fldCharType="begin"/>
            </w:r>
            <w:r>
              <w:rPr>
                <w:noProof/>
                <w:webHidden/>
              </w:rPr>
              <w:instrText xml:space="preserve"> PAGEREF _Toc242170524 \h </w:instrText>
            </w:r>
            <w:r>
              <w:rPr>
                <w:noProof/>
                <w:webHidden/>
              </w:rPr>
            </w:r>
            <w:r>
              <w:rPr>
                <w:noProof/>
                <w:webHidden/>
              </w:rPr>
              <w:fldChar w:fldCharType="separate"/>
            </w:r>
            <w:r>
              <w:rPr>
                <w:noProof/>
                <w:webHidden/>
              </w:rPr>
              <w:t>69</w:t>
            </w:r>
            <w:r>
              <w:rPr>
                <w:noProof/>
                <w:webHidden/>
              </w:rPr>
              <w:fldChar w:fldCharType="end"/>
            </w:r>
          </w:hyperlink>
        </w:p>
        <w:p w14:paraId="310FC751" w14:textId="05FEEC2C" w:rsidR="009460BA" w:rsidRPr="009460BA" w:rsidRDefault="00D14333" w:rsidP="009460BA">
          <w:r>
            <w:rPr>
              <w:rFonts w:eastAsia="Aptos" w:cs="Aptos"/>
              <w:color w:val="1A1C1F"/>
            </w:rPr>
            <w:fldChar w:fldCharType="end"/>
          </w:r>
        </w:p>
        <w:p w14:paraId="430D769B" w14:textId="77777777" w:rsidR="00ED0AAA" w:rsidRDefault="002F3563" w:rsidP="006F16B8">
          <w:pPr>
            <w:pStyle w:val="TOCHeading"/>
            <w:spacing w:after="60"/>
          </w:pPr>
          <w:bookmarkStart w:id="2" w:name="_Toc242170549"/>
          <w:r>
            <w:t>Figures</w:t>
          </w:r>
          <w:bookmarkEnd w:id="2"/>
        </w:p>
        <w:p w14:paraId="5379ED69" w14:textId="5AE882BC" w:rsidR="0035236F" w:rsidRDefault="00D14333">
          <w:pPr>
            <w:pStyle w:val="TableofFigures"/>
            <w:tabs>
              <w:tab w:val="right" w:leader="dot" w:pos="9060"/>
            </w:tabs>
            <w:rPr>
              <w:rFonts w:asciiTheme="minorHAnsi" w:eastAsiaTheme="minorEastAsia" w:hAnsiTheme="minorHAnsi" w:cstheme="minorBidi"/>
              <w:noProof/>
              <w:color w:val="auto"/>
              <w:sz w:val="24"/>
              <w:szCs w:val="24"/>
              <w:lang w:eastAsia="en-AU"/>
            </w:rPr>
          </w:pPr>
          <w:r>
            <w:fldChar w:fldCharType="begin"/>
          </w:r>
          <w:r>
            <w:instrText xml:space="preserve"> TOC \h \z \c "Figure" </w:instrText>
          </w:r>
          <w:r>
            <w:fldChar w:fldCharType="separate"/>
          </w:r>
          <w:hyperlink w:anchor="_Toc242170525" w:history="1">
            <w:r w:rsidR="0035236F" w:rsidRPr="00DC615B">
              <w:rPr>
                <w:rStyle w:val="Hyperlink"/>
                <w:noProof/>
              </w:rPr>
              <w:t>Figure 1 - Logical Architecture Diagram</w:t>
            </w:r>
            <w:r w:rsidR="0035236F">
              <w:rPr>
                <w:noProof/>
                <w:webHidden/>
              </w:rPr>
              <w:tab/>
            </w:r>
            <w:r w:rsidR="0035236F">
              <w:rPr>
                <w:noProof/>
                <w:webHidden/>
              </w:rPr>
              <w:fldChar w:fldCharType="begin"/>
            </w:r>
            <w:r w:rsidR="0035236F">
              <w:rPr>
                <w:noProof/>
                <w:webHidden/>
              </w:rPr>
              <w:instrText xml:space="preserve"> PAGEREF _Toc242170525 \h </w:instrText>
            </w:r>
            <w:r w:rsidR="0035236F">
              <w:rPr>
                <w:noProof/>
                <w:webHidden/>
              </w:rPr>
            </w:r>
            <w:r w:rsidR="0035236F">
              <w:rPr>
                <w:noProof/>
                <w:webHidden/>
              </w:rPr>
              <w:fldChar w:fldCharType="separate"/>
            </w:r>
            <w:r w:rsidR="0035236F">
              <w:rPr>
                <w:noProof/>
                <w:webHidden/>
              </w:rPr>
              <w:t>10</w:t>
            </w:r>
            <w:r w:rsidR="0035236F">
              <w:rPr>
                <w:noProof/>
                <w:webHidden/>
              </w:rPr>
              <w:fldChar w:fldCharType="end"/>
            </w:r>
          </w:hyperlink>
        </w:p>
        <w:p w14:paraId="0795A805" w14:textId="1B111A97"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6" w:history="1">
            <w:r w:rsidRPr="00DC615B">
              <w:rPr>
                <w:rStyle w:val="Hyperlink"/>
                <w:noProof/>
              </w:rPr>
              <w:t>Figure 2 - Logical Component Model</w:t>
            </w:r>
            <w:r>
              <w:rPr>
                <w:noProof/>
                <w:webHidden/>
              </w:rPr>
              <w:tab/>
            </w:r>
            <w:r>
              <w:rPr>
                <w:noProof/>
                <w:webHidden/>
              </w:rPr>
              <w:fldChar w:fldCharType="begin"/>
            </w:r>
            <w:r>
              <w:rPr>
                <w:noProof/>
                <w:webHidden/>
              </w:rPr>
              <w:instrText xml:space="preserve"> PAGEREF _Toc242170526 \h </w:instrText>
            </w:r>
            <w:r>
              <w:rPr>
                <w:noProof/>
                <w:webHidden/>
              </w:rPr>
            </w:r>
            <w:r>
              <w:rPr>
                <w:noProof/>
                <w:webHidden/>
              </w:rPr>
              <w:fldChar w:fldCharType="separate"/>
            </w:r>
            <w:r>
              <w:rPr>
                <w:noProof/>
                <w:webHidden/>
              </w:rPr>
              <w:t>11</w:t>
            </w:r>
            <w:r>
              <w:rPr>
                <w:noProof/>
                <w:webHidden/>
              </w:rPr>
              <w:fldChar w:fldCharType="end"/>
            </w:r>
          </w:hyperlink>
        </w:p>
        <w:p w14:paraId="135B7740" w14:textId="7DC128A2"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7" w:history="1">
            <w:r w:rsidRPr="00DC615B">
              <w:rPr>
                <w:rStyle w:val="Hyperlink"/>
                <w:noProof/>
              </w:rPr>
              <w:t>Figure 3 - Logical Flow Diagram</w:t>
            </w:r>
            <w:r>
              <w:rPr>
                <w:noProof/>
                <w:webHidden/>
              </w:rPr>
              <w:tab/>
            </w:r>
            <w:r>
              <w:rPr>
                <w:noProof/>
                <w:webHidden/>
              </w:rPr>
              <w:fldChar w:fldCharType="begin"/>
            </w:r>
            <w:r>
              <w:rPr>
                <w:noProof/>
                <w:webHidden/>
              </w:rPr>
              <w:instrText xml:space="preserve"> PAGEREF _Toc242170527 \h </w:instrText>
            </w:r>
            <w:r>
              <w:rPr>
                <w:noProof/>
                <w:webHidden/>
              </w:rPr>
            </w:r>
            <w:r>
              <w:rPr>
                <w:noProof/>
                <w:webHidden/>
              </w:rPr>
              <w:fldChar w:fldCharType="separate"/>
            </w:r>
            <w:r>
              <w:rPr>
                <w:noProof/>
                <w:webHidden/>
              </w:rPr>
              <w:t>12</w:t>
            </w:r>
            <w:r>
              <w:rPr>
                <w:noProof/>
                <w:webHidden/>
              </w:rPr>
              <w:fldChar w:fldCharType="end"/>
            </w:r>
          </w:hyperlink>
        </w:p>
        <w:p w14:paraId="36FA84E7" w14:textId="2C23C290"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8" w:history="1">
            <w:r w:rsidRPr="00DC615B">
              <w:rPr>
                <w:rStyle w:val="Hyperlink"/>
                <w:noProof/>
              </w:rPr>
              <w:t>Figure 4 - Application Architecture Diagram</w:t>
            </w:r>
            <w:r>
              <w:rPr>
                <w:noProof/>
                <w:webHidden/>
              </w:rPr>
              <w:tab/>
            </w:r>
            <w:r>
              <w:rPr>
                <w:noProof/>
                <w:webHidden/>
              </w:rPr>
              <w:fldChar w:fldCharType="begin"/>
            </w:r>
            <w:r>
              <w:rPr>
                <w:noProof/>
                <w:webHidden/>
              </w:rPr>
              <w:instrText xml:space="preserve"> PAGEREF _Toc242170528 \h </w:instrText>
            </w:r>
            <w:r>
              <w:rPr>
                <w:noProof/>
                <w:webHidden/>
              </w:rPr>
            </w:r>
            <w:r>
              <w:rPr>
                <w:noProof/>
                <w:webHidden/>
              </w:rPr>
              <w:fldChar w:fldCharType="separate"/>
            </w:r>
            <w:r>
              <w:rPr>
                <w:noProof/>
                <w:webHidden/>
              </w:rPr>
              <w:t>15</w:t>
            </w:r>
            <w:r>
              <w:rPr>
                <w:noProof/>
                <w:webHidden/>
              </w:rPr>
              <w:fldChar w:fldCharType="end"/>
            </w:r>
          </w:hyperlink>
        </w:p>
        <w:p w14:paraId="43C963AA" w14:textId="5D5E870C"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29" w:history="1">
            <w:r w:rsidRPr="00DC615B">
              <w:rPr>
                <w:rStyle w:val="Hyperlink"/>
                <w:noProof/>
              </w:rPr>
              <w:t>Figure 5 - Application Interaction Diagram</w:t>
            </w:r>
            <w:r>
              <w:rPr>
                <w:noProof/>
                <w:webHidden/>
              </w:rPr>
              <w:tab/>
            </w:r>
            <w:r>
              <w:rPr>
                <w:noProof/>
                <w:webHidden/>
              </w:rPr>
              <w:fldChar w:fldCharType="begin"/>
            </w:r>
            <w:r>
              <w:rPr>
                <w:noProof/>
                <w:webHidden/>
              </w:rPr>
              <w:instrText xml:space="preserve"> PAGEREF _Toc242170529 \h </w:instrText>
            </w:r>
            <w:r>
              <w:rPr>
                <w:noProof/>
                <w:webHidden/>
              </w:rPr>
            </w:r>
            <w:r>
              <w:rPr>
                <w:noProof/>
                <w:webHidden/>
              </w:rPr>
              <w:fldChar w:fldCharType="separate"/>
            </w:r>
            <w:r>
              <w:rPr>
                <w:noProof/>
                <w:webHidden/>
              </w:rPr>
              <w:t>16</w:t>
            </w:r>
            <w:r>
              <w:rPr>
                <w:noProof/>
                <w:webHidden/>
              </w:rPr>
              <w:fldChar w:fldCharType="end"/>
            </w:r>
          </w:hyperlink>
        </w:p>
        <w:p w14:paraId="2001511E" w14:textId="716E9AD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0" w:history="1">
            <w:r w:rsidRPr="00DC615B">
              <w:rPr>
                <w:rStyle w:val="Hyperlink"/>
                <w:noProof/>
              </w:rPr>
              <w:t>Figure 6 - Application Communication Diagram</w:t>
            </w:r>
            <w:r>
              <w:rPr>
                <w:noProof/>
                <w:webHidden/>
              </w:rPr>
              <w:tab/>
            </w:r>
            <w:r>
              <w:rPr>
                <w:noProof/>
                <w:webHidden/>
              </w:rPr>
              <w:fldChar w:fldCharType="begin"/>
            </w:r>
            <w:r>
              <w:rPr>
                <w:noProof/>
                <w:webHidden/>
              </w:rPr>
              <w:instrText xml:space="preserve"> PAGEREF _Toc242170530 \h </w:instrText>
            </w:r>
            <w:r>
              <w:rPr>
                <w:noProof/>
                <w:webHidden/>
              </w:rPr>
            </w:r>
            <w:r>
              <w:rPr>
                <w:noProof/>
                <w:webHidden/>
              </w:rPr>
              <w:fldChar w:fldCharType="separate"/>
            </w:r>
            <w:r>
              <w:rPr>
                <w:noProof/>
                <w:webHidden/>
              </w:rPr>
              <w:t>17</w:t>
            </w:r>
            <w:r>
              <w:rPr>
                <w:noProof/>
                <w:webHidden/>
              </w:rPr>
              <w:fldChar w:fldCharType="end"/>
            </w:r>
          </w:hyperlink>
        </w:p>
        <w:p w14:paraId="6D91B600" w14:textId="56D648EF"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1" w:history="1">
            <w:r w:rsidRPr="00DC615B">
              <w:rPr>
                <w:rStyle w:val="Hyperlink"/>
                <w:noProof/>
              </w:rPr>
              <w:t>Figure 7 - Integration Architecture Diagram</w:t>
            </w:r>
            <w:r>
              <w:rPr>
                <w:noProof/>
                <w:webHidden/>
              </w:rPr>
              <w:tab/>
            </w:r>
            <w:r>
              <w:rPr>
                <w:noProof/>
                <w:webHidden/>
              </w:rPr>
              <w:fldChar w:fldCharType="begin"/>
            </w:r>
            <w:r>
              <w:rPr>
                <w:noProof/>
                <w:webHidden/>
              </w:rPr>
              <w:instrText xml:space="preserve"> PAGEREF _Toc242170531 \h </w:instrText>
            </w:r>
            <w:r>
              <w:rPr>
                <w:noProof/>
                <w:webHidden/>
              </w:rPr>
            </w:r>
            <w:r>
              <w:rPr>
                <w:noProof/>
                <w:webHidden/>
              </w:rPr>
              <w:fldChar w:fldCharType="separate"/>
            </w:r>
            <w:r>
              <w:rPr>
                <w:noProof/>
                <w:webHidden/>
              </w:rPr>
              <w:t>20</w:t>
            </w:r>
            <w:r>
              <w:rPr>
                <w:noProof/>
                <w:webHidden/>
              </w:rPr>
              <w:fldChar w:fldCharType="end"/>
            </w:r>
          </w:hyperlink>
        </w:p>
        <w:p w14:paraId="0A00107E" w14:textId="4F7669EB"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2" w:history="1">
            <w:r w:rsidRPr="00DC615B">
              <w:rPr>
                <w:rStyle w:val="Hyperlink"/>
                <w:noProof/>
              </w:rPr>
              <w:t>Figure 8 - Interface Topology</w:t>
            </w:r>
            <w:r>
              <w:rPr>
                <w:noProof/>
                <w:webHidden/>
              </w:rPr>
              <w:tab/>
            </w:r>
            <w:r>
              <w:rPr>
                <w:noProof/>
                <w:webHidden/>
              </w:rPr>
              <w:fldChar w:fldCharType="begin"/>
            </w:r>
            <w:r>
              <w:rPr>
                <w:noProof/>
                <w:webHidden/>
              </w:rPr>
              <w:instrText xml:space="preserve"> PAGEREF _Toc242170532 \h </w:instrText>
            </w:r>
            <w:r>
              <w:rPr>
                <w:noProof/>
                <w:webHidden/>
              </w:rPr>
            </w:r>
            <w:r>
              <w:rPr>
                <w:noProof/>
                <w:webHidden/>
              </w:rPr>
              <w:fldChar w:fldCharType="separate"/>
            </w:r>
            <w:r>
              <w:rPr>
                <w:noProof/>
                <w:webHidden/>
              </w:rPr>
              <w:t>21</w:t>
            </w:r>
            <w:r>
              <w:rPr>
                <w:noProof/>
                <w:webHidden/>
              </w:rPr>
              <w:fldChar w:fldCharType="end"/>
            </w:r>
          </w:hyperlink>
        </w:p>
        <w:p w14:paraId="3F857A3B" w14:textId="4706EAD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3" w:history="1">
            <w:r w:rsidRPr="00DC615B">
              <w:rPr>
                <w:rStyle w:val="Hyperlink"/>
                <w:noProof/>
              </w:rPr>
              <w:t>Figure 9 - Sequence / Integration Flow Diagrams</w:t>
            </w:r>
            <w:r>
              <w:rPr>
                <w:noProof/>
                <w:webHidden/>
              </w:rPr>
              <w:tab/>
            </w:r>
            <w:r>
              <w:rPr>
                <w:noProof/>
                <w:webHidden/>
              </w:rPr>
              <w:fldChar w:fldCharType="begin"/>
            </w:r>
            <w:r>
              <w:rPr>
                <w:noProof/>
                <w:webHidden/>
              </w:rPr>
              <w:instrText xml:space="preserve"> PAGEREF _Toc242170533 \h </w:instrText>
            </w:r>
            <w:r>
              <w:rPr>
                <w:noProof/>
                <w:webHidden/>
              </w:rPr>
            </w:r>
            <w:r>
              <w:rPr>
                <w:noProof/>
                <w:webHidden/>
              </w:rPr>
              <w:fldChar w:fldCharType="separate"/>
            </w:r>
            <w:r>
              <w:rPr>
                <w:noProof/>
                <w:webHidden/>
              </w:rPr>
              <w:t>22</w:t>
            </w:r>
            <w:r>
              <w:rPr>
                <w:noProof/>
                <w:webHidden/>
              </w:rPr>
              <w:fldChar w:fldCharType="end"/>
            </w:r>
          </w:hyperlink>
        </w:p>
        <w:p w14:paraId="7EAEF5B5" w14:textId="1C91674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4" w:history="1">
            <w:r w:rsidRPr="00DC615B">
              <w:rPr>
                <w:rStyle w:val="Hyperlink"/>
                <w:noProof/>
              </w:rPr>
              <w:t>Figure 10 - Data Architecture Diagram</w:t>
            </w:r>
            <w:r>
              <w:rPr>
                <w:noProof/>
                <w:webHidden/>
              </w:rPr>
              <w:tab/>
            </w:r>
            <w:r>
              <w:rPr>
                <w:noProof/>
                <w:webHidden/>
              </w:rPr>
              <w:fldChar w:fldCharType="begin"/>
            </w:r>
            <w:r>
              <w:rPr>
                <w:noProof/>
                <w:webHidden/>
              </w:rPr>
              <w:instrText xml:space="preserve"> PAGEREF _Toc242170534 \h </w:instrText>
            </w:r>
            <w:r>
              <w:rPr>
                <w:noProof/>
                <w:webHidden/>
              </w:rPr>
            </w:r>
            <w:r>
              <w:rPr>
                <w:noProof/>
                <w:webHidden/>
              </w:rPr>
              <w:fldChar w:fldCharType="separate"/>
            </w:r>
            <w:r>
              <w:rPr>
                <w:noProof/>
                <w:webHidden/>
              </w:rPr>
              <w:t>25</w:t>
            </w:r>
            <w:r>
              <w:rPr>
                <w:noProof/>
                <w:webHidden/>
              </w:rPr>
              <w:fldChar w:fldCharType="end"/>
            </w:r>
          </w:hyperlink>
        </w:p>
        <w:p w14:paraId="19151D83" w14:textId="7AF54C69"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5" w:history="1">
            <w:r w:rsidRPr="00DC615B">
              <w:rPr>
                <w:rStyle w:val="Hyperlink"/>
                <w:noProof/>
              </w:rPr>
              <w:t>Figure 11 - Data Store Model</w:t>
            </w:r>
            <w:r>
              <w:rPr>
                <w:noProof/>
                <w:webHidden/>
              </w:rPr>
              <w:tab/>
            </w:r>
            <w:r>
              <w:rPr>
                <w:noProof/>
                <w:webHidden/>
              </w:rPr>
              <w:fldChar w:fldCharType="begin"/>
            </w:r>
            <w:r>
              <w:rPr>
                <w:noProof/>
                <w:webHidden/>
              </w:rPr>
              <w:instrText xml:space="preserve"> PAGEREF _Toc242170535 \h </w:instrText>
            </w:r>
            <w:r>
              <w:rPr>
                <w:noProof/>
                <w:webHidden/>
              </w:rPr>
            </w:r>
            <w:r>
              <w:rPr>
                <w:noProof/>
                <w:webHidden/>
              </w:rPr>
              <w:fldChar w:fldCharType="separate"/>
            </w:r>
            <w:r>
              <w:rPr>
                <w:noProof/>
                <w:webHidden/>
              </w:rPr>
              <w:t>26</w:t>
            </w:r>
            <w:r>
              <w:rPr>
                <w:noProof/>
                <w:webHidden/>
              </w:rPr>
              <w:fldChar w:fldCharType="end"/>
            </w:r>
          </w:hyperlink>
        </w:p>
        <w:p w14:paraId="5A19EEB3" w14:textId="0FB9E4FF"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6" w:history="1">
            <w:r w:rsidRPr="00DC615B">
              <w:rPr>
                <w:rStyle w:val="Hyperlink"/>
                <w:noProof/>
              </w:rPr>
              <w:t>Figure 12 - Information Flow Diagram</w:t>
            </w:r>
            <w:r>
              <w:rPr>
                <w:noProof/>
                <w:webHidden/>
              </w:rPr>
              <w:tab/>
            </w:r>
            <w:r>
              <w:rPr>
                <w:noProof/>
                <w:webHidden/>
              </w:rPr>
              <w:fldChar w:fldCharType="begin"/>
            </w:r>
            <w:r>
              <w:rPr>
                <w:noProof/>
                <w:webHidden/>
              </w:rPr>
              <w:instrText xml:space="preserve"> PAGEREF _Toc242170536 \h </w:instrText>
            </w:r>
            <w:r>
              <w:rPr>
                <w:noProof/>
                <w:webHidden/>
              </w:rPr>
            </w:r>
            <w:r>
              <w:rPr>
                <w:noProof/>
                <w:webHidden/>
              </w:rPr>
              <w:fldChar w:fldCharType="separate"/>
            </w:r>
            <w:r>
              <w:rPr>
                <w:noProof/>
                <w:webHidden/>
              </w:rPr>
              <w:t>27</w:t>
            </w:r>
            <w:r>
              <w:rPr>
                <w:noProof/>
                <w:webHidden/>
              </w:rPr>
              <w:fldChar w:fldCharType="end"/>
            </w:r>
          </w:hyperlink>
        </w:p>
        <w:p w14:paraId="2FE72723" w14:textId="3F06FF8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7" w:history="1">
            <w:r w:rsidRPr="00DC615B">
              <w:rPr>
                <w:rStyle w:val="Hyperlink"/>
                <w:noProof/>
              </w:rPr>
              <w:t>Figure 13 - Information Security Architecture Overview</w:t>
            </w:r>
            <w:r>
              <w:rPr>
                <w:noProof/>
                <w:webHidden/>
              </w:rPr>
              <w:tab/>
            </w:r>
            <w:r>
              <w:rPr>
                <w:noProof/>
                <w:webHidden/>
              </w:rPr>
              <w:fldChar w:fldCharType="begin"/>
            </w:r>
            <w:r>
              <w:rPr>
                <w:noProof/>
                <w:webHidden/>
              </w:rPr>
              <w:instrText xml:space="preserve"> PAGEREF _Toc242170537 \h </w:instrText>
            </w:r>
            <w:r>
              <w:rPr>
                <w:noProof/>
                <w:webHidden/>
              </w:rPr>
            </w:r>
            <w:r>
              <w:rPr>
                <w:noProof/>
                <w:webHidden/>
              </w:rPr>
              <w:fldChar w:fldCharType="separate"/>
            </w:r>
            <w:r>
              <w:rPr>
                <w:noProof/>
                <w:webHidden/>
              </w:rPr>
              <w:t>30</w:t>
            </w:r>
            <w:r>
              <w:rPr>
                <w:noProof/>
                <w:webHidden/>
              </w:rPr>
              <w:fldChar w:fldCharType="end"/>
            </w:r>
          </w:hyperlink>
        </w:p>
        <w:p w14:paraId="51D548F3" w14:textId="41ED0453"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8" w:history="1">
            <w:r w:rsidRPr="00DC615B">
              <w:rPr>
                <w:rStyle w:val="Hyperlink"/>
                <w:noProof/>
              </w:rPr>
              <w:t>Figure 15 - Security Architecture Diagram</w:t>
            </w:r>
            <w:r>
              <w:rPr>
                <w:noProof/>
                <w:webHidden/>
              </w:rPr>
              <w:tab/>
            </w:r>
            <w:r>
              <w:rPr>
                <w:noProof/>
                <w:webHidden/>
              </w:rPr>
              <w:fldChar w:fldCharType="begin"/>
            </w:r>
            <w:r>
              <w:rPr>
                <w:noProof/>
                <w:webHidden/>
              </w:rPr>
              <w:instrText xml:space="preserve"> PAGEREF _Toc242170538 \h </w:instrText>
            </w:r>
            <w:r>
              <w:rPr>
                <w:noProof/>
                <w:webHidden/>
              </w:rPr>
            </w:r>
            <w:r>
              <w:rPr>
                <w:noProof/>
                <w:webHidden/>
              </w:rPr>
              <w:fldChar w:fldCharType="separate"/>
            </w:r>
            <w:r>
              <w:rPr>
                <w:noProof/>
                <w:webHidden/>
              </w:rPr>
              <w:t>35</w:t>
            </w:r>
            <w:r>
              <w:rPr>
                <w:noProof/>
                <w:webHidden/>
              </w:rPr>
              <w:fldChar w:fldCharType="end"/>
            </w:r>
          </w:hyperlink>
        </w:p>
        <w:p w14:paraId="7E5C66F1" w14:textId="6E10F8C8"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39" w:history="1">
            <w:r w:rsidRPr="00DC615B">
              <w:rPr>
                <w:rStyle w:val="Hyperlink"/>
                <w:noProof/>
              </w:rPr>
              <w:t>Figure 16 - Security Controls Model</w:t>
            </w:r>
            <w:r>
              <w:rPr>
                <w:noProof/>
                <w:webHidden/>
              </w:rPr>
              <w:tab/>
            </w:r>
            <w:r>
              <w:rPr>
                <w:noProof/>
                <w:webHidden/>
              </w:rPr>
              <w:fldChar w:fldCharType="begin"/>
            </w:r>
            <w:r>
              <w:rPr>
                <w:noProof/>
                <w:webHidden/>
              </w:rPr>
              <w:instrText xml:space="preserve"> PAGEREF _Toc242170539 \h </w:instrText>
            </w:r>
            <w:r>
              <w:rPr>
                <w:noProof/>
                <w:webHidden/>
              </w:rPr>
            </w:r>
            <w:r>
              <w:rPr>
                <w:noProof/>
                <w:webHidden/>
              </w:rPr>
              <w:fldChar w:fldCharType="separate"/>
            </w:r>
            <w:r>
              <w:rPr>
                <w:noProof/>
                <w:webHidden/>
              </w:rPr>
              <w:t>36</w:t>
            </w:r>
            <w:r>
              <w:rPr>
                <w:noProof/>
                <w:webHidden/>
              </w:rPr>
              <w:fldChar w:fldCharType="end"/>
            </w:r>
          </w:hyperlink>
        </w:p>
        <w:p w14:paraId="39E6357F" w14:textId="520ADC04"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0" w:history="1">
            <w:r w:rsidRPr="00DC615B">
              <w:rPr>
                <w:rStyle w:val="Hyperlink"/>
                <w:noProof/>
              </w:rPr>
              <w:t>Figure 17 - Authentication / Authorisation Flow</w:t>
            </w:r>
            <w:r>
              <w:rPr>
                <w:noProof/>
                <w:webHidden/>
              </w:rPr>
              <w:tab/>
            </w:r>
            <w:r>
              <w:rPr>
                <w:noProof/>
                <w:webHidden/>
              </w:rPr>
              <w:fldChar w:fldCharType="begin"/>
            </w:r>
            <w:r>
              <w:rPr>
                <w:noProof/>
                <w:webHidden/>
              </w:rPr>
              <w:instrText xml:space="preserve"> PAGEREF _Toc242170540 \h </w:instrText>
            </w:r>
            <w:r>
              <w:rPr>
                <w:noProof/>
                <w:webHidden/>
              </w:rPr>
            </w:r>
            <w:r>
              <w:rPr>
                <w:noProof/>
                <w:webHidden/>
              </w:rPr>
              <w:fldChar w:fldCharType="separate"/>
            </w:r>
            <w:r>
              <w:rPr>
                <w:noProof/>
                <w:webHidden/>
              </w:rPr>
              <w:t>37</w:t>
            </w:r>
            <w:r>
              <w:rPr>
                <w:noProof/>
                <w:webHidden/>
              </w:rPr>
              <w:fldChar w:fldCharType="end"/>
            </w:r>
          </w:hyperlink>
        </w:p>
        <w:p w14:paraId="4F9F0C0C" w14:textId="7FF43DF1"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1" w:history="1">
            <w:r w:rsidRPr="00DC615B">
              <w:rPr>
                <w:rStyle w:val="Hyperlink"/>
                <w:noProof/>
              </w:rPr>
              <w:t>Figure 18 - Infrastructure Diagram</w:t>
            </w:r>
            <w:r>
              <w:rPr>
                <w:noProof/>
                <w:webHidden/>
              </w:rPr>
              <w:tab/>
            </w:r>
            <w:r>
              <w:rPr>
                <w:noProof/>
                <w:webHidden/>
              </w:rPr>
              <w:fldChar w:fldCharType="begin"/>
            </w:r>
            <w:r>
              <w:rPr>
                <w:noProof/>
                <w:webHidden/>
              </w:rPr>
              <w:instrText xml:space="preserve"> PAGEREF _Toc242170541 \h </w:instrText>
            </w:r>
            <w:r>
              <w:rPr>
                <w:noProof/>
                <w:webHidden/>
              </w:rPr>
            </w:r>
            <w:r>
              <w:rPr>
                <w:noProof/>
                <w:webHidden/>
              </w:rPr>
              <w:fldChar w:fldCharType="separate"/>
            </w:r>
            <w:r>
              <w:rPr>
                <w:noProof/>
                <w:webHidden/>
              </w:rPr>
              <w:t>40</w:t>
            </w:r>
            <w:r>
              <w:rPr>
                <w:noProof/>
                <w:webHidden/>
              </w:rPr>
              <w:fldChar w:fldCharType="end"/>
            </w:r>
          </w:hyperlink>
        </w:p>
        <w:p w14:paraId="239E0A11" w14:textId="10FC8D3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2" w:history="1">
            <w:r w:rsidRPr="00DC615B">
              <w:rPr>
                <w:rStyle w:val="Hyperlink"/>
                <w:noProof/>
              </w:rPr>
              <w:t>Figure 19 - Hosting Architecture</w:t>
            </w:r>
            <w:r>
              <w:rPr>
                <w:noProof/>
                <w:webHidden/>
              </w:rPr>
              <w:tab/>
            </w:r>
            <w:r>
              <w:rPr>
                <w:noProof/>
                <w:webHidden/>
              </w:rPr>
              <w:fldChar w:fldCharType="begin"/>
            </w:r>
            <w:r>
              <w:rPr>
                <w:noProof/>
                <w:webHidden/>
              </w:rPr>
              <w:instrText xml:space="preserve"> PAGEREF _Toc242170542 \h </w:instrText>
            </w:r>
            <w:r>
              <w:rPr>
                <w:noProof/>
                <w:webHidden/>
              </w:rPr>
            </w:r>
            <w:r>
              <w:rPr>
                <w:noProof/>
                <w:webHidden/>
              </w:rPr>
              <w:fldChar w:fldCharType="separate"/>
            </w:r>
            <w:r>
              <w:rPr>
                <w:noProof/>
                <w:webHidden/>
              </w:rPr>
              <w:t>41</w:t>
            </w:r>
            <w:r>
              <w:rPr>
                <w:noProof/>
                <w:webHidden/>
              </w:rPr>
              <w:fldChar w:fldCharType="end"/>
            </w:r>
          </w:hyperlink>
        </w:p>
        <w:p w14:paraId="00F502A0" w14:textId="061DF32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3" w:history="1">
            <w:r w:rsidRPr="00DC615B">
              <w:rPr>
                <w:rStyle w:val="Hyperlink"/>
                <w:noProof/>
              </w:rPr>
              <w:t>Figure 20 - Connectivity Diagram</w:t>
            </w:r>
            <w:r>
              <w:rPr>
                <w:noProof/>
                <w:webHidden/>
              </w:rPr>
              <w:tab/>
            </w:r>
            <w:r>
              <w:rPr>
                <w:noProof/>
                <w:webHidden/>
              </w:rPr>
              <w:fldChar w:fldCharType="begin"/>
            </w:r>
            <w:r>
              <w:rPr>
                <w:noProof/>
                <w:webHidden/>
              </w:rPr>
              <w:instrText xml:space="preserve"> PAGEREF _Toc242170543 \h </w:instrText>
            </w:r>
            <w:r>
              <w:rPr>
                <w:noProof/>
                <w:webHidden/>
              </w:rPr>
            </w:r>
            <w:r>
              <w:rPr>
                <w:noProof/>
                <w:webHidden/>
              </w:rPr>
              <w:fldChar w:fldCharType="separate"/>
            </w:r>
            <w:r>
              <w:rPr>
                <w:noProof/>
                <w:webHidden/>
              </w:rPr>
              <w:t>42</w:t>
            </w:r>
            <w:r>
              <w:rPr>
                <w:noProof/>
                <w:webHidden/>
              </w:rPr>
              <w:fldChar w:fldCharType="end"/>
            </w:r>
          </w:hyperlink>
        </w:p>
        <w:p w14:paraId="52725C70" w14:textId="5AE151B5"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4" w:history="1">
            <w:r w:rsidRPr="00DC615B">
              <w:rPr>
                <w:rStyle w:val="Hyperlink"/>
                <w:noProof/>
              </w:rPr>
              <w:t>Figure 21 - Environment Topology Diagram</w:t>
            </w:r>
            <w:r>
              <w:rPr>
                <w:noProof/>
                <w:webHidden/>
              </w:rPr>
              <w:tab/>
            </w:r>
            <w:r>
              <w:rPr>
                <w:noProof/>
                <w:webHidden/>
              </w:rPr>
              <w:fldChar w:fldCharType="begin"/>
            </w:r>
            <w:r>
              <w:rPr>
                <w:noProof/>
                <w:webHidden/>
              </w:rPr>
              <w:instrText xml:space="preserve"> PAGEREF _Toc242170544 \h </w:instrText>
            </w:r>
            <w:r>
              <w:rPr>
                <w:noProof/>
                <w:webHidden/>
              </w:rPr>
            </w:r>
            <w:r>
              <w:rPr>
                <w:noProof/>
                <w:webHidden/>
              </w:rPr>
              <w:fldChar w:fldCharType="separate"/>
            </w:r>
            <w:r>
              <w:rPr>
                <w:noProof/>
                <w:webHidden/>
              </w:rPr>
              <w:t>45</w:t>
            </w:r>
            <w:r>
              <w:rPr>
                <w:noProof/>
                <w:webHidden/>
              </w:rPr>
              <w:fldChar w:fldCharType="end"/>
            </w:r>
          </w:hyperlink>
        </w:p>
        <w:p w14:paraId="085103E4" w14:textId="0E0C1C16"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5" w:history="1">
            <w:r w:rsidRPr="00DC615B">
              <w:rPr>
                <w:rStyle w:val="Hyperlink"/>
                <w:noProof/>
              </w:rPr>
              <w:t>Figure 22 - Environment Promotion Flow</w:t>
            </w:r>
            <w:r>
              <w:rPr>
                <w:noProof/>
                <w:webHidden/>
              </w:rPr>
              <w:tab/>
            </w:r>
            <w:r>
              <w:rPr>
                <w:noProof/>
                <w:webHidden/>
              </w:rPr>
              <w:fldChar w:fldCharType="begin"/>
            </w:r>
            <w:r>
              <w:rPr>
                <w:noProof/>
                <w:webHidden/>
              </w:rPr>
              <w:instrText xml:space="preserve"> PAGEREF _Toc242170545 \h </w:instrText>
            </w:r>
            <w:r>
              <w:rPr>
                <w:noProof/>
                <w:webHidden/>
              </w:rPr>
            </w:r>
            <w:r>
              <w:rPr>
                <w:noProof/>
                <w:webHidden/>
              </w:rPr>
              <w:fldChar w:fldCharType="separate"/>
            </w:r>
            <w:r>
              <w:rPr>
                <w:noProof/>
                <w:webHidden/>
              </w:rPr>
              <w:t>47</w:t>
            </w:r>
            <w:r>
              <w:rPr>
                <w:noProof/>
                <w:webHidden/>
              </w:rPr>
              <w:fldChar w:fldCharType="end"/>
            </w:r>
          </w:hyperlink>
        </w:p>
        <w:p w14:paraId="270F008C" w14:textId="2E71AFB0" w:rsidR="0035236F" w:rsidRDefault="0035236F">
          <w:pPr>
            <w:pStyle w:val="TableofFigures"/>
            <w:tabs>
              <w:tab w:val="right" w:leader="dot" w:pos="9060"/>
            </w:tabs>
            <w:rPr>
              <w:rFonts w:asciiTheme="minorHAnsi" w:eastAsiaTheme="minorEastAsia" w:hAnsiTheme="minorHAnsi" w:cstheme="minorBidi"/>
              <w:noProof/>
              <w:color w:val="auto"/>
              <w:sz w:val="24"/>
              <w:szCs w:val="24"/>
              <w:lang w:eastAsia="en-AU"/>
            </w:rPr>
          </w:pPr>
          <w:hyperlink w:anchor="_Toc242170546" w:history="1">
            <w:r w:rsidRPr="00DC615B">
              <w:rPr>
                <w:rStyle w:val="Hyperlink"/>
                <w:noProof/>
              </w:rPr>
              <w:t>Figure 23 - NFR Matrix</w:t>
            </w:r>
            <w:r>
              <w:rPr>
                <w:noProof/>
                <w:webHidden/>
              </w:rPr>
              <w:tab/>
            </w:r>
            <w:r>
              <w:rPr>
                <w:noProof/>
                <w:webHidden/>
              </w:rPr>
              <w:fldChar w:fldCharType="begin"/>
            </w:r>
            <w:r>
              <w:rPr>
                <w:noProof/>
                <w:webHidden/>
              </w:rPr>
              <w:instrText xml:space="preserve"> PAGEREF _Toc242170546 \h </w:instrText>
            </w:r>
            <w:r>
              <w:rPr>
                <w:noProof/>
                <w:webHidden/>
              </w:rPr>
            </w:r>
            <w:r>
              <w:rPr>
                <w:noProof/>
                <w:webHidden/>
              </w:rPr>
              <w:fldChar w:fldCharType="separate"/>
            </w:r>
            <w:r>
              <w:rPr>
                <w:noProof/>
                <w:webHidden/>
              </w:rPr>
              <w:t>51</w:t>
            </w:r>
            <w:r>
              <w:rPr>
                <w:noProof/>
                <w:webHidden/>
              </w:rPr>
              <w:fldChar w:fldCharType="end"/>
            </w:r>
          </w:hyperlink>
        </w:p>
        <w:p w14:paraId="7034A03A" w14:textId="0594AF9D" w:rsidR="00ED0AAA" w:rsidRDefault="00D14333" w:rsidP="00ED0AAA">
          <w:r>
            <w:fldChar w:fldCharType="end"/>
          </w:r>
        </w:p>
        <w:p w14:paraId="0C71DC8A" w14:textId="77777777" w:rsidR="00ED0AAA" w:rsidRDefault="00ED0AAA">
          <w:pPr>
            <w:spacing w:after="0" w:line="240" w:lineRule="auto"/>
          </w:pPr>
          <w:r>
            <w:br w:type="page"/>
          </w:r>
        </w:p>
        <w:p w14:paraId="2F12D0AF" w14:textId="77777777" w:rsidR="001A6EBF" w:rsidRDefault="001A6EBF" w:rsidP="001A6EBF">
          <w:pPr>
            <w:pStyle w:val="Heading1-NumberedList"/>
          </w:pPr>
          <w:bookmarkStart w:id="3" w:name="_Toc238637506"/>
          <w:bookmarkStart w:id="4" w:name="_Toc238637887"/>
          <w:bookmarkStart w:id="5" w:name="_Toc242170550"/>
          <w:r>
            <w:t>How to Use This Document</w:t>
          </w:r>
          <w:bookmarkEnd w:id="3"/>
          <w:bookmarkEnd w:id="4"/>
          <w:bookmarkEnd w:id="5"/>
        </w:p>
        <w:p w14:paraId="7FDC854A" w14:textId="77777777" w:rsidR="001A6EBF" w:rsidRDefault="001A6EBF" w:rsidP="001A6EBF">
          <w:pPr>
            <w:spacing w:after="0" w:line="240" w:lineRule="auto"/>
          </w:pPr>
          <w:r w:rsidRPr="000407C0">
            <w:rPr>
              <w:b/>
              <w:bCs/>
            </w:rPr>
            <w:t>Purpose</w:t>
          </w:r>
          <w:r>
            <w:t>: This document forms part of the Architecture Lifecycle and should be read together with preceding architecture artefacts. The architecture is progressively developed across multiple stages, with each artefact building upon information previously approved.</w:t>
          </w:r>
        </w:p>
        <w:p w14:paraId="49F25F2B" w14:textId="77777777" w:rsidR="001A6EBF" w:rsidRDefault="001A6EBF" w:rsidP="001A6EBF">
          <w:pPr>
            <w:spacing w:after="0" w:line="240" w:lineRule="auto"/>
          </w:pPr>
        </w:p>
        <w:p w14:paraId="7239D50D" w14:textId="77777777" w:rsidR="001A6EBF" w:rsidRDefault="001A6EBF" w:rsidP="001A6EBF">
          <w:pPr>
            <w:spacing w:after="0" w:line="240" w:lineRule="auto"/>
          </w:pPr>
          <w:r>
            <w:t>The architecture is intended to be cumulative rather than repetitive. Information documented and approved in earlier artefacts remains authoritative and should not be duplicated unless explicitly required for context.</w:t>
          </w:r>
        </w:p>
        <w:p w14:paraId="2FAF4B29" w14:textId="77777777" w:rsidR="001A6EBF" w:rsidRDefault="001A6EBF" w:rsidP="001A6EBF">
          <w:pPr>
            <w:spacing w:after="0" w:line="240" w:lineRule="auto"/>
          </w:pPr>
        </w:p>
        <w:p w14:paraId="72E32C0C" w14:textId="77777777" w:rsidR="001A6EBF" w:rsidRDefault="001A6EBF" w:rsidP="001A6EBF">
          <w:pPr>
            <w:spacing w:after="0" w:line="240" w:lineRule="auto"/>
          </w:pPr>
          <w:r w:rsidRPr="000407C0">
            <w:rPr>
              <w:b/>
              <w:bCs/>
            </w:rPr>
            <w:t>CAD → SOD → HLD → DD</w:t>
          </w:r>
          <w:r>
            <w:t xml:space="preserve"> is a progressive accumulation of architecture knowledge.</w:t>
          </w:r>
        </w:p>
        <w:p w14:paraId="101DC57E" w14:textId="77777777" w:rsidR="001A6EBF" w:rsidRDefault="001A6EBF" w:rsidP="001A6EBF">
          <w:pPr>
            <w:spacing w:after="0" w:line="240" w:lineRule="auto"/>
          </w:pPr>
        </w:p>
        <w:p w14:paraId="612E336F" w14:textId="77777777" w:rsidR="001A6EBF" w:rsidRDefault="001A6EBF" w:rsidP="001A6EBF">
          <w:pPr>
            <w:pStyle w:val="Heading2-NumberedList"/>
          </w:pPr>
          <w:bookmarkStart w:id="6" w:name="_Toc238637507"/>
          <w:bookmarkStart w:id="7" w:name="_Toc238637888"/>
          <w:bookmarkStart w:id="8" w:name="_Toc242170551"/>
          <w:r>
            <w:t>Architecture Lifecycle</w:t>
          </w:r>
          <w:bookmarkEnd w:id="6"/>
          <w:bookmarkEnd w:id="7"/>
          <w:bookmarkEnd w:id="8"/>
        </w:p>
        <w:p w14:paraId="44782029" w14:textId="77777777" w:rsidR="001A6EBF" w:rsidRDefault="001A6EBF" w:rsidP="001A6EBF">
          <w:pPr>
            <w:spacing w:after="0" w:line="240" w:lineRule="auto"/>
          </w:pPr>
          <w:r>
            <w:t>The architecture is developed through the following stages:</w:t>
          </w:r>
        </w:p>
        <w:tbl>
          <w:tblPr>
            <w:tblStyle w:val="WorkCoverTableStyle1"/>
            <w:tblW w:w="9072" w:type="dxa"/>
            <w:tblLayout w:type="fixed"/>
            <w:tblCellMar>
              <w:top w:w="57" w:type="dxa"/>
              <w:bottom w:w="57" w:type="dxa"/>
            </w:tblCellMar>
            <w:tblLook w:val="06A0" w:firstRow="1" w:lastRow="0" w:firstColumn="1" w:lastColumn="0" w:noHBand="1" w:noVBand="1"/>
          </w:tblPr>
          <w:tblGrid>
            <w:gridCol w:w="3686"/>
            <w:gridCol w:w="5386"/>
          </w:tblGrid>
          <w:tr w:rsidR="001A6EBF" w:rsidRPr="00CF5342" w14:paraId="7EF959E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686" w:type="dxa"/>
                <w:vAlign w:val="top"/>
              </w:tcPr>
              <w:p w14:paraId="4F76A1E1" w14:textId="77777777" w:rsidR="001A6EBF" w:rsidRPr="00CF5342" w:rsidRDefault="001A6EBF">
                <w:pPr>
                  <w:pStyle w:val="TableHeading"/>
                </w:pPr>
                <w:r w:rsidRPr="001447C1">
                  <w:t>Artefact</w:t>
                </w:r>
              </w:p>
            </w:tc>
            <w:tc>
              <w:tcPr>
                <w:tcW w:w="5386" w:type="dxa"/>
                <w:vAlign w:val="top"/>
              </w:tcPr>
              <w:p w14:paraId="152D1E8A" w14:textId="77777777" w:rsidR="001A6EBF" w:rsidRPr="005D6863" w:rsidRDefault="001A6EBF">
                <w:pPr>
                  <w:pStyle w:val="TableHeading"/>
                  <w:cnfStyle w:val="100000000000" w:firstRow="1" w:lastRow="0" w:firstColumn="0" w:lastColumn="0" w:oddVBand="0" w:evenVBand="0" w:oddHBand="0" w:evenHBand="0" w:firstRowFirstColumn="0" w:firstRowLastColumn="0" w:lastRowFirstColumn="0" w:lastRowLastColumn="0"/>
                </w:pPr>
                <w:r w:rsidRPr="001447C1">
                  <w:t>Purpose</w:t>
                </w:r>
              </w:p>
            </w:tc>
          </w:tr>
          <w:tr w:rsidR="001A6EBF" w:rsidRPr="00BB5816" w14:paraId="0B53B2DE" w14:textId="77777777">
            <w:trPr>
              <w:trHeight w:val="93"/>
            </w:trPr>
            <w:tc>
              <w:tcPr>
                <w:cnfStyle w:val="001000000000" w:firstRow="0" w:lastRow="0" w:firstColumn="1" w:lastColumn="0" w:oddVBand="0" w:evenVBand="0" w:oddHBand="0" w:evenHBand="0" w:firstRowFirstColumn="0" w:firstRowLastColumn="0" w:lastRowFirstColumn="0" w:lastRowLastColumn="0"/>
                <w:tcW w:w="3686" w:type="dxa"/>
                <w:tcBorders>
                  <w:bottom w:val="single" w:sz="4" w:space="0" w:color="FFFFFF" w:themeColor="background1"/>
                </w:tcBorders>
                <w:vAlign w:val="top"/>
              </w:tcPr>
              <w:p w14:paraId="3EFA5DCA" w14:textId="77777777" w:rsidR="001A6EBF" w:rsidRPr="00B44420" w:rsidRDefault="001A6EBF">
                <w:pPr>
                  <w:pStyle w:val="TableSubHeading"/>
                  <w:tabs>
                    <w:tab w:val="left" w:pos="1996"/>
                  </w:tabs>
                </w:pPr>
                <w:r w:rsidRPr="001447C1">
                  <w:t>Concept Architecture Document (CAD)</w:t>
                </w:r>
              </w:p>
            </w:tc>
            <w:tc>
              <w:tcPr>
                <w:tcW w:w="5386" w:type="dxa"/>
                <w:tcBorders>
                  <w:top w:val="nil"/>
                  <w:bottom w:val="nil"/>
                </w:tcBorders>
                <w:vAlign w:val="top"/>
              </w:tcPr>
              <w:p w14:paraId="25ECDFD5" w14:textId="77777777" w:rsidR="001A6EBF" w:rsidRPr="00B44420" w:rsidRDefault="001A6EBF">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276D3">
                  <w:rPr>
                    <w:rFonts w:asciiTheme="minorHAnsi" w:hAnsiTheme="minorHAnsi"/>
                    <w:sz w:val="18"/>
                    <w:szCs w:val="18"/>
                  </w:rPr>
                  <w:t>Defines business context, drivers, objectives, requirements, principles, target state and architecture direction.</w:t>
                </w:r>
              </w:p>
            </w:tc>
          </w:tr>
          <w:tr w:rsidR="001A6EBF" w:rsidRPr="007E5415" w14:paraId="7D6E9AE7" w14:textId="77777777">
            <w:trPr>
              <w:trHeight w:val="20"/>
            </w:trPr>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FFFFFF" w:themeColor="background1"/>
                  <w:bottom w:val="single" w:sz="4" w:space="0" w:color="FFFFFF" w:themeColor="background1"/>
                </w:tcBorders>
                <w:vAlign w:val="top"/>
              </w:tcPr>
              <w:p w14:paraId="2501A2E0" w14:textId="77777777" w:rsidR="001A6EBF" w:rsidRPr="00F2475B" w:rsidRDefault="001A6EBF">
                <w:pPr>
                  <w:pStyle w:val="TableSubHeading"/>
                </w:pPr>
                <w:r w:rsidRPr="001447C1">
                  <w:t>Solution Options Document (SOD)</w:t>
                </w:r>
              </w:p>
            </w:tc>
            <w:tc>
              <w:tcPr>
                <w:tcW w:w="5386" w:type="dxa"/>
                <w:tcBorders>
                  <w:top w:val="single" w:sz="4" w:space="0" w:color="F2F2F2" w:themeColor="background1" w:themeShade="F2"/>
                  <w:bottom w:val="single" w:sz="4" w:space="0" w:color="F2F2F2" w:themeColor="background1" w:themeShade="F2"/>
                </w:tcBorders>
                <w:vAlign w:val="top"/>
              </w:tcPr>
              <w:p w14:paraId="4AD23601" w14:textId="77777777" w:rsidR="001A6EBF" w:rsidRPr="00AF30B3" w:rsidRDefault="001A6EBF">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276D3">
                  <w:rPr>
                    <w:rFonts w:asciiTheme="minorHAnsi" w:hAnsiTheme="minorHAnsi"/>
                    <w:sz w:val="18"/>
                    <w:szCs w:val="18"/>
                  </w:rPr>
                  <w:t>Defines solution scope, evaluates options and identifies the preferred solution approach.</w:t>
                </w:r>
              </w:p>
            </w:tc>
          </w:tr>
          <w:tr w:rsidR="001A6EBF" w:rsidRPr="007E5415" w14:paraId="78B2E96F" w14:textId="77777777">
            <w:trPr>
              <w:trHeight w:val="20"/>
            </w:trPr>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FFFFFF" w:themeColor="background1"/>
                  <w:bottom w:val="single" w:sz="4" w:space="0" w:color="FFFFFF" w:themeColor="background1"/>
                </w:tcBorders>
                <w:vAlign w:val="top"/>
              </w:tcPr>
              <w:p w14:paraId="17398841" w14:textId="77777777" w:rsidR="001A6EBF" w:rsidRPr="003140B0" w:rsidRDefault="001A6EBF">
                <w:pPr>
                  <w:pStyle w:val="TableSubHeading"/>
                </w:pPr>
                <w:r w:rsidRPr="00D276D3">
                  <w:t>High Level Design (HLD)</w:t>
                </w:r>
              </w:p>
            </w:tc>
            <w:tc>
              <w:tcPr>
                <w:tcW w:w="5386" w:type="dxa"/>
                <w:tcBorders>
                  <w:top w:val="single" w:sz="4" w:space="0" w:color="F2F2F2" w:themeColor="background1" w:themeShade="F2"/>
                  <w:bottom w:val="single" w:sz="4" w:space="0" w:color="F2F2F2" w:themeColor="background1" w:themeShade="F2"/>
                </w:tcBorders>
                <w:vAlign w:val="top"/>
              </w:tcPr>
              <w:p w14:paraId="152CF4AA" w14:textId="77777777" w:rsidR="001A6EBF" w:rsidRPr="00EB661F" w:rsidRDefault="001A6EBF">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E432F">
                  <w:rPr>
                    <w:rFonts w:asciiTheme="minorHAnsi" w:hAnsiTheme="minorHAnsi"/>
                    <w:sz w:val="18"/>
                    <w:szCs w:val="18"/>
                  </w:rPr>
                  <w:t>Defines the logical architecture and technology design required to implement the approved solution.</w:t>
                </w:r>
              </w:p>
            </w:tc>
          </w:tr>
          <w:tr w:rsidR="001A6EBF" w:rsidRPr="007E5415" w14:paraId="52E24323" w14:textId="77777777">
            <w:trPr>
              <w:trHeight w:val="20"/>
            </w:trPr>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FFFFFF" w:themeColor="background1"/>
                </w:tcBorders>
                <w:vAlign w:val="top"/>
              </w:tcPr>
              <w:p w14:paraId="02B232B3" w14:textId="77777777" w:rsidR="001A6EBF" w:rsidRPr="003A51DB" w:rsidRDefault="001A6EBF">
                <w:pPr>
                  <w:pStyle w:val="TableSubHeading"/>
                </w:pPr>
                <w:r w:rsidRPr="00D276D3">
                  <w:t>Detailed Design (DD)</w:t>
                </w:r>
              </w:p>
            </w:tc>
            <w:tc>
              <w:tcPr>
                <w:tcW w:w="5386" w:type="dxa"/>
                <w:tcBorders>
                  <w:top w:val="single" w:sz="4" w:space="0" w:color="F2F2F2" w:themeColor="background1" w:themeShade="F2"/>
                  <w:bottom w:val="single" w:sz="12" w:space="0" w:color="003E8F"/>
                </w:tcBorders>
                <w:vAlign w:val="top"/>
              </w:tcPr>
              <w:p w14:paraId="094FBBBF" w14:textId="77777777" w:rsidR="001A6EBF" w:rsidRPr="003B66D0" w:rsidRDefault="001A6EBF" w:rsidP="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E432F">
                  <w:rPr>
                    <w:rFonts w:asciiTheme="minorHAnsi" w:hAnsiTheme="minorHAnsi"/>
                    <w:sz w:val="18"/>
                    <w:szCs w:val="18"/>
                  </w:rPr>
                  <w:t>Defines implementation-level specifications needed to build, configure, integrate and operate the solution.</w:t>
                </w:r>
                <w:r>
                  <w:rPr>
                    <w:rFonts w:asciiTheme="minorHAnsi" w:hAnsiTheme="minorHAnsi"/>
                    <w:sz w:val="18"/>
                    <w:szCs w:val="18"/>
                  </w:rPr>
                  <w:tab/>
                </w:r>
              </w:p>
            </w:tc>
          </w:tr>
        </w:tbl>
        <w:p w14:paraId="570C47D0" w14:textId="6D5A1BED" w:rsidR="001A6EBF" w:rsidRDefault="001A6EBF">
          <w:pPr>
            <w:pStyle w:val="Caption"/>
          </w:pPr>
          <w:bookmarkStart w:id="9" w:name="_Toc242170469"/>
          <w:r>
            <w:t xml:space="preserve">Table </w:t>
          </w:r>
          <w:r w:rsidR="0012787A">
            <w:fldChar w:fldCharType="begin"/>
          </w:r>
          <w:r w:rsidR="0012787A">
            <w:instrText xml:space="preserve"> SEQ Table \* ARABIC </w:instrText>
          </w:r>
          <w:r w:rsidR="0012787A">
            <w:fldChar w:fldCharType="separate"/>
          </w:r>
          <w:r w:rsidR="00D2291F">
            <w:t>1</w:t>
          </w:r>
          <w:r w:rsidR="0012787A">
            <w:fldChar w:fldCharType="end"/>
          </w:r>
          <w:r>
            <w:t xml:space="preserve"> - Architecture Lifecycle</w:t>
          </w:r>
          <w:bookmarkEnd w:id="9"/>
        </w:p>
        <w:p w14:paraId="3F1C90D2" w14:textId="77777777" w:rsidR="001A6EBF" w:rsidRDefault="001A6EBF" w:rsidP="001A6EBF">
          <w:pPr>
            <w:spacing w:after="0" w:line="240" w:lineRule="auto"/>
          </w:pPr>
          <w:r>
            <w:t>Each stage inherits and builds upon approved content from previous stages.</w:t>
          </w:r>
        </w:p>
        <w:p w14:paraId="45EC9B9C" w14:textId="77777777" w:rsidR="001A6EBF" w:rsidRDefault="001A6EBF" w:rsidP="001A6EBF">
          <w:pPr>
            <w:spacing w:after="0" w:line="240" w:lineRule="auto"/>
          </w:pPr>
        </w:p>
        <w:p w14:paraId="211A88EA" w14:textId="77777777" w:rsidR="001A6EBF" w:rsidRDefault="001A6EBF" w:rsidP="001A6EBF">
          <w:pPr>
            <w:pStyle w:val="Heading2-NumberedList"/>
          </w:pPr>
          <w:bookmarkStart w:id="10" w:name="_Toc238637508"/>
          <w:bookmarkStart w:id="11" w:name="_Toc238637889"/>
          <w:bookmarkStart w:id="12" w:name="_Toc242170552"/>
          <w:r>
            <w:t>Architecture Information Ownership</w:t>
          </w:r>
          <w:bookmarkEnd w:id="10"/>
          <w:bookmarkEnd w:id="11"/>
          <w:bookmarkEnd w:id="12"/>
        </w:p>
        <w:p w14:paraId="1203394D" w14:textId="77777777" w:rsidR="001A6EBF" w:rsidRDefault="001A6EBF" w:rsidP="001A6EBF">
          <w:pPr>
            <w:spacing w:after="0" w:line="240" w:lineRule="auto"/>
          </w:pPr>
          <w:r>
            <w:t>Each architecture topic has a single authoritative location within the architecture lifecycle.</w:t>
          </w:r>
        </w:p>
        <w:p w14:paraId="20B9EC9B" w14:textId="77777777" w:rsidR="001A6EBF" w:rsidRDefault="001A6EBF" w:rsidP="001A6EBF">
          <w:pPr>
            <w:spacing w:after="0" w:line="240" w:lineRule="auto"/>
          </w:pPr>
          <w:r>
            <w:t>Once approved, information should not be recreated or maintained in multiple documents.</w:t>
          </w:r>
        </w:p>
        <w:tbl>
          <w:tblPr>
            <w:tblStyle w:val="WorkCoverTableStyle1"/>
            <w:tblW w:w="9072" w:type="dxa"/>
            <w:tblLayout w:type="fixed"/>
            <w:tblCellMar>
              <w:top w:w="57" w:type="dxa"/>
              <w:bottom w:w="57" w:type="dxa"/>
            </w:tblCellMar>
            <w:tblLook w:val="06A0" w:firstRow="1" w:lastRow="0" w:firstColumn="1" w:lastColumn="0" w:noHBand="1" w:noVBand="1"/>
          </w:tblPr>
          <w:tblGrid>
            <w:gridCol w:w="4536"/>
            <w:gridCol w:w="4536"/>
          </w:tblGrid>
          <w:tr w:rsidR="001A6EBF" w:rsidRPr="00CF5342" w14:paraId="76C16007"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536" w:type="dxa"/>
                <w:vAlign w:val="top"/>
              </w:tcPr>
              <w:p w14:paraId="17B6C18A" w14:textId="77777777" w:rsidR="001A6EBF" w:rsidRPr="00CF5342" w:rsidRDefault="001A6EBF">
                <w:pPr>
                  <w:pStyle w:val="TableHeading"/>
                </w:pPr>
                <w:r w:rsidRPr="00F27D43">
                  <w:t>Information Type</w:t>
                </w:r>
              </w:p>
            </w:tc>
            <w:tc>
              <w:tcPr>
                <w:tcW w:w="4536" w:type="dxa"/>
                <w:vAlign w:val="top"/>
              </w:tcPr>
              <w:p w14:paraId="592B8CB2" w14:textId="77777777" w:rsidR="001A6EBF" w:rsidRPr="005D6863" w:rsidRDefault="001A6EBF">
                <w:pPr>
                  <w:pStyle w:val="TableHeading"/>
                  <w:cnfStyle w:val="100000000000" w:firstRow="1" w:lastRow="0" w:firstColumn="0" w:lastColumn="0" w:oddVBand="0" w:evenVBand="0" w:oddHBand="0" w:evenHBand="0" w:firstRowFirstColumn="0" w:firstRowLastColumn="0" w:lastRowFirstColumn="0" w:lastRowLastColumn="0"/>
                </w:pPr>
                <w:r w:rsidRPr="00F27D43">
                  <w:t>Authoritative Artefact</w:t>
                </w:r>
              </w:p>
            </w:tc>
          </w:tr>
          <w:tr w:rsidR="001A6EBF" w:rsidRPr="00BB5816" w14:paraId="0C687961" w14:textId="77777777">
            <w:trPr>
              <w:trHeight w:val="93"/>
            </w:trPr>
            <w:tc>
              <w:tcPr>
                <w:cnfStyle w:val="001000000000" w:firstRow="0" w:lastRow="0" w:firstColumn="1" w:lastColumn="0" w:oddVBand="0" w:evenVBand="0" w:oddHBand="0" w:evenHBand="0" w:firstRowFirstColumn="0" w:firstRowLastColumn="0" w:lastRowFirstColumn="0" w:lastRowLastColumn="0"/>
                <w:tcW w:w="4536" w:type="dxa"/>
                <w:tcBorders>
                  <w:bottom w:val="single" w:sz="4" w:space="0" w:color="FFFFFF" w:themeColor="background1"/>
                </w:tcBorders>
                <w:vAlign w:val="top"/>
              </w:tcPr>
              <w:p w14:paraId="738DE4CD" w14:textId="77777777" w:rsidR="001A6EBF" w:rsidRPr="00B44420" w:rsidRDefault="001A6EBF">
                <w:pPr>
                  <w:pStyle w:val="TableSubHeading"/>
                  <w:tabs>
                    <w:tab w:val="left" w:pos="1996"/>
                  </w:tabs>
                </w:pPr>
                <w:r w:rsidRPr="00F27D43">
                  <w:t>Business Context</w:t>
                </w:r>
              </w:p>
            </w:tc>
            <w:tc>
              <w:tcPr>
                <w:tcW w:w="4536" w:type="dxa"/>
                <w:tcBorders>
                  <w:top w:val="nil"/>
                  <w:bottom w:val="nil"/>
                </w:tcBorders>
                <w:vAlign w:val="top"/>
              </w:tcPr>
              <w:p w14:paraId="258F7AD8" w14:textId="77777777" w:rsidR="001A6EBF" w:rsidRPr="00B44420" w:rsidRDefault="001A6EBF">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Conceptual Architecture Document (</w:t>
                </w:r>
                <w:r w:rsidRPr="0090748F">
                  <w:rPr>
                    <w:rFonts w:asciiTheme="minorHAnsi" w:hAnsiTheme="minorHAnsi"/>
                    <w:sz w:val="18"/>
                    <w:szCs w:val="18"/>
                  </w:rPr>
                  <w:t>CAD</w:t>
                </w:r>
                <w:r>
                  <w:rPr>
                    <w:rFonts w:asciiTheme="minorHAnsi" w:hAnsiTheme="minorHAnsi"/>
                    <w:sz w:val="18"/>
                    <w:szCs w:val="18"/>
                  </w:rPr>
                  <w:t>)</w:t>
                </w:r>
              </w:p>
            </w:tc>
          </w:tr>
          <w:tr w:rsidR="001A6EBF" w:rsidRPr="007E5415" w14:paraId="0A03D952"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1F05279A" w14:textId="77777777" w:rsidR="001A6EBF" w:rsidRPr="00F2475B" w:rsidRDefault="001A6EBF">
                <w:pPr>
                  <w:pStyle w:val="TableSubHeading"/>
                </w:pPr>
                <w:r w:rsidRPr="00F27D43">
                  <w:t>Requirements</w:t>
                </w:r>
              </w:p>
            </w:tc>
            <w:tc>
              <w:tcPr>
                <w:tcW w:w="4536" w:type="dxa"/>
                <w:tcBorders>
                  <w:top w:val="single" w:sz="4" w:space="0" w:color="F2F2F2" w:themeColor="background1" w:themeShade="F2"/>
                  <w:bottom w:val="single" w:sz="4" w:space="0" w:color="F2F2F2" w:themeColor="background1" w:themeShade="F2"/>
                </w:tcBorders>
                <w:vAlign w:val="top"/>
              </w:tcPr>
              <w:p w14:paraId="23CCFC9D" w14:textId="77777777" w:rsidR="001A6EBF" w:rsidRPr="00AF30B3" w:rsidRDefault="001A6EBF">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Conceptual Architecture Document (</w:t>
                </w:r>
                <w:r w:rsidRPr="0090748F">
                  <w:rPr>
                    <w:rFonts w:asciiTheme="minorHAnsi" w:hAnsiTheme="minorHAnsi"/>
                    <w:sz w:val="18"/>
                    <w:szCs w:val="18"/>
                  </w:rPr>
                  <w:t>CAD</w:t>
                </w:r>
                <w:r>
                  <w:rPr>
                    <w:rFonts w:asciiTheme="minorHAnsi" w:hAnsiTheme="minorHAnsi"/>
                    <w:sz w:val="18"/>
                    <w:szCs w:val="18"/>
                  </w:rPr>
                  <w:t>)</w:t>
                </w:r>
              </w:p>
            </w:tc>
          </w:tr>
          <w:tr w:rsidR="001A6EBF" w:rsidRPr="007E5415" w14:paraId="7922170D"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50B4E0CD" w14:textId="77777777" w:rsidR="001A6EBF" w:rsidRPr="003140B0" w:rsidRDefault="001A6EBF">
                <w:pPr>
                  <w:pStyle w:val="TableSubHeading"/>
                </w:pPr>
                <w:r w:rsidRPr="00AB283F">
                  <w:t>Architecture Drivers &amp; Principles</w:t>
                </w:r>
              </w:p>
            </w:tc>
            <w:tc>
              <w:tcPr>
                <w:tcW w:w="4536" w:type="dxa"/>
                <w:tcBorders>
                  <w:top w:val="single" w:sz="4" w:space="0" w:color="F2F2F2" w:themeColor="background1" w:themeShade="F2"/>
                  <w:bottom w:val="single" w:sz="4" w:space="0" w:color="F2F2F2" w:themeColor="background1" w:themeShade="F2"/>
                </w:tcBorders>
                <w:vAlign w:val="top"/>
              </w:tcPr>
              <w:p w14:paraId="4620F349" w14:textId="77777777" w:rsidR="001A6EBF" w:rsidRPr="00EB661F" w:rsidRDefault="001A6EBF">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Conceptual Architecture Document (</w:t>
                </w:r>
                <w:r w:rsidRPr="0090748F">
                  <w:rPr>
                    <w:rFonts w:asciiTheme="minorHAnsi" w:hAnsiTheme="minorHAnsi"/>
                    <w:sz w:val="18"/>
                    <w:szCs w:val="18"/>
                  </w:rPr>
                  <w:t>CAD</w:t>
                </w:r>
                <w:r>
                  <w:rPr>
                    <w:rFonts w:asciiTheme="minorHAnsi" w:hAnsiTheme="minorHAnsi"/>
                    <w:sz w:val="18"/>
                    <w:szCs w:val="18"/>
                  </w:rPr>
                  <w:t>)</w:t>
                </w:r>
              </w:p>
            </w:tc>
          </w:tr>
          <w:tr w:rsidR="001A6EBF" w:rsidRPr="007E5415" w14:paraId="6AE9018C"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2BDB3E44" w14:textId="77777777" w:rsidR="001A6EBF" w:rsidRPr="003A51DB" w:rsidRDefault="001A6EBF">
                <w:pPr>
                  <w:pStyle w:val="TableSubHeading"/>
                </w:pPr>
                <w:r w:rsidRPr="00AB283F">
                  <w:t>Target State Vision</w:t>
                </w:r>
              </w:p>
            </w:tc>
            <w:tc>
              <w:tcPr>
                <w:tcW w:w="4536" w:type="dxa"/>
                <w:tcBorders>
                  <w:top w:val="single" w:sz="4" w:space="0" w:color="F2F2F2" w:themeColor="background1" w:themeShade="F2"/>
                  <w:bottom w:val="single" w:sz="4" w:space="0" w:color="F2F2F2" w:themeColor="background1" w:themeShade="F2"/>
                </w:tcBorders>
                <w:vAlign w:val="top"/>
              </w:tcPr>
              <w:p w14:paraId="14F089F4"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Conceptual Architecture Document (</w:t>
                </w:r>
                <w:r w:rsidRPr="0090748F">
                  <w:rPr>
                    <w:rFonts w:asciiTheme="minorHAnsi" w:hAnsiTheme="minorHAnsi"/>
                    <w:sz w:val="18"/>
                    <w:szCs w:val="18"/>
                  </w:rPr>
                  <w:t>CAD</w:t>
                </w:r>
                <w:r>
                  <w:rPr>
                    <w:rFonts w:asciiTheme="minorHAnsi" w:hAnsiTheme="minorHAnsi"/>
                    <w:sz w:val="18"/>
                    <w:szCs w:val="18"/>
                  </w:rPr>
                  <w:t>)</w:t>
                </w:r>
              </w:p>
            </w:tc>
          </w:tr>
          <w:tr w:rsidR="001A6EBF" w:rsidRPr="007E5415" w14:paraId="1A7B1494"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07ED42A3" w14:textId="77777777" w:rsidR="001A6EBF" w:rsidRPr="00AB283F" w:rsidRDefault="001A6EBF">
                <w:pPr>
                  <w:pStyle w:val="TableSubHeading"/>
                </w:pPr>
                <w:r w:rsidRPr="00AB283F">
                  <w:t>Architecture Alignment &amp; Impacts</w:t>
                </w:r>
              </w:p>
            </w:tc>
            <w:tc>
              <w:tcPr>
                <w:tcW w:w="4536" w:type="dxa"/>
                <w:tcBorders>
                  <w:top w:val="single" w:sz="4" w:space="0" w:color="F2F2F2" w:themeColor="background1" w:themeShade="F2"/>
                  <w:bottom w:val="single" w:sz="4" w:space="0" w:color="F2F2F2" w:themeColor="background1" w:themeShade="F2"/>
                </w:tcBorders>
                <w:vAlign w:val="top"/>
              </w:tcPr>
              <w:p w14:paraId="3422148C"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Conceptual Architecture Document (</w:t>
                </w:r>
                <w:r w:rsidRPr="0090748F">
                  <w:rPr>
                    <w:rFonts w:asciiTheme="minorHAnsi" w:hAnsiTheme="minorHAnsi"/>
                    <w:sz w:val="18"/>
                    <w:szCs w:val="18"/>
                  </w:rPr>
                  <w:t>CAD</w:t>
                </w:r>
                <w:r>
                  <w:rPr>
                    <w:rFonts w:asciiTheme="minorHAnsi" w:hAnsiTheme="minorHAnsi"/>
                    <w:sz w:val="18"/>
                    <w:szCs w:val="18"/>
                  </w:rPr>
                  <w:t>)</w:t>
                </w:r>
              </w:p>
            </w:tc>
          </w:tr>
          <w:tr w:rsidR="001A6EBF" w:rsidRPr="007E5415" w14:paraId="10045419"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7ED143CF" w14:textId="77777777" w:rsidR="001A6EBF" w:rsidRPr="00AB283F" w:rsidRDefault="001A6EBF">
                <w:pPr>
                  <w:pStyle w:val="TableSubHeading"/>
                </w:pPr>
                <w:r w:rsidRPr="000A124D">
                  <w:t>Solution Definition</w:t>
                </w:r>
              </w:p>
            </w:tc>
            <w:tc>
              <w:tcPr>
                <w:tcW w:w="4536" w:type="dxa"/>
                <w:tcBorders>
                  <w:top w:val="single" w:sz="4" w:space="0" w:color="F2F2F2" w:themeColor="background1" w:themeShade="F2"/>
                  <w:bottom w:val="single" w:sz="4" w:space="0" w:color="F2F2F2" w:themeColor="background1" w:themeShade="F2"/>
                </w:tcBorders>
                <w:vAlign w:val="top"/>
              </w:tcPr>
              <w:p w14:paraId="3D23586E"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Solution Overview Document (</w:t>
                </w:r>
                <w:r w:rsidRPr="00653ABD">
                  <w:rPr>
                    <w:rFonts w:asciiTheme="minorHAnsi" w:hAnsiTheme="minorHAnsi"/>
                    <w:sz w:val="18"/>
                    <w:szCs w:val="18"/>
                  </w:rPr>
                  <w:t>SOD</w:t>
                </w:r>
                <w:r>
                  <w:rPr>
                    <w:rFonts w:asciiTheme="minorHAnsi" w:hAnsiTheme="minorHAnsi"/>
                    <w:sz w:val="18"/>
                    <w:szCs w:val="18"/>
                  </w:rPr>
                  <w:t>)</w:t>
                </w:r>
              </w:p>
            </w:tc>
          </w:tr>
          <w:tr w:rsidR="001A6EBF" w:rsidRPr="007E5415" w14:paraId="540C39A3"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111AF849" w14:textId="77777777" w:rsidR="001A6EBF" w:rsidRPr="00AB283F" w:rsidRDefault="001A6EBF">
                <w:pPr>
                  <w:pStyle w:val="TableSubHeading"/>
                </w:pPr>
                <w:r w:rsidRPr="000A124D">
                  <w:t>Options Assessment</w:t>
                </w:r>
              </w:p>
            </w:tc>
            <w:tc>
              <w:tcPr>
                <w:tcW w:w="4536" w:type="dxa"/>
                <w:tcBorders>
                  <w:top w:val="single" w:sz="4" w:space="0" w:color="F2F2F2" w:themeColor="background1" w:themeShade="F2"/>
                  <w:bottom w:val="single" w:sz="4" w:space="0" w:color="F2F2F2" w:themeColor="background1" w:themeShade="F2"/>
                </w:tcBorders>
                <w:vAlign w:val="top"/>
              </w:tcPr>
              <w:p w14:paraId="52B3BAA5"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Solution Overview Document (</w:t>
                </w:r>
                <w:r w:rsidRPr="00653ABD">
                  <w:rPr>
                    <w:rFonts w:asciiTheme="minorHAnsi" w:hAnsiTheme="minorHAnsi"/>
                    <w:sz w:val="18"/>
                    <w:szCs w:val="18"/>
                  </w:rPr>
                  <w:t>SOD</w:t>
                </w:r>
                <w:r>
                  <w:rPr>
                    <w:rFonts w:asciiTheme="minorHAnsi" w:hAnsiTheme="minorHAnsi"/>
                    <w:sz w:val="18"/>
                    <w:szCs w:val="18"/>
                  </w:rPr>
                  <w:t>)</w:t>
                </w:r>
              </w:p>
            </w:tc>
          </w:tr>
          <w:tr w:rsidR="001A6EBF" w:rsidRPr="007E5415" w14:paraId="65C53E63"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740BF90E" w14:textId="77777777" w:rsidR="001A6EBF" w:rsidRPr="00AB283F" w:rsidRDefault="001A6EBF">
                <w:pPr>
                  <w:pStyle w:val="TableSubHeading"/>
                </w:pPr>
                <w:r w:rsidRPr="000A124D">
                  <w:t>Architecture Decisions</w:t>
                </w:r>
              </w:p>
            </w:tc>
            <w:tc>
              <w:tcPr>
                <w:tcW w:w="4536" w:type="dxa"/>
                <w:tcBorders>
                  <w:top w:val="single" w:sz="4" w:space="0" w:color="F2F2F2" w:themeColor="background1" w:themeShade="F2"/>
                  <w:bottom w:val="single" w:sz="4" w:space="0" w:color="F2F2F2" w:themeColor="background1" w:themeShade="F2"/>
                </w:tcBorders>
                <w:vAlign w:val="top"/>
              </w:tcPr>
              <w:p w14:paraId="0A5E7BEF"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Solution Overview Document (</w:t>
                </w:r>
                <w:r w:rsidRPr="00653ABD">
                  <w:rPr>
                    <w:rFonts w:asciiTheme="minorHAnsi" w:hAnsiTheme="minorHAnsi"/>
                    <w:sz w:val="18"/>
                    <w:szCs w:val="18"/>
                  </w:rPr>
                  <w:t>SOD</w:t>
                </w:r>
                <w:r>
                  <w:rPr>
                    <w:rFonts w:asciiTheme="minorHAnsi" w:hAnsiTheme="minorHAnsi"/>
                    <w:sz w:val="18"/>
                    <w:szCs w:val="18"/>
                  </w:rPr>
                  <w:t>)</w:t>
                </w:r>
              </w:p>
            </w:tc>
          </w:tr>
          <w:tr w:rsidR="001A6EBF" w:rsidRPr="007E5415" w14:paraId="2FB0C21D"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5AF74F81" w14:textId="77777777" w:rsidR="001A6EBF" w:rsidRPr="000A124D" w:rsidRDefault="001A6EBF">
                <w:pPr>
                  <w:pStyle w:val="TableSubHeading"/>
                </w:pPr>
                <w:r w:rsidRPr="0090748F">
                  <w:t>High-Level Architecture Design</w:t>
                </w:r>
              </w:p>
            </w:tc>
            <w:tc>
              <w:tcPr>
                <w:tcW w:w="4536" w:type="dxa"/>
                <w:tcBorders>
                  <w:top w:val="single" w:sz="4" w:space="0" w:color="F2F2F2" w:themeColor="background1" w:themeShade="F2"/>
                  <w:bottom w:val="single" w:sz="4" w:space="0" w:color="F2F2F2" w:themeColor="background1" w:themeShade="F2"/>
                </w:tcBorders>
                <w:vAlign w:val="top"/>
              </w:tcPr>
              <w:p w14:paraId="5CB1E526"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High Level Design (</w:t>
                </w:r>
                <w:r w:rsidRPr="00AC0122">
                  <w:rPr>
                    <w:rFonts w:asciiTheme="minorHAnsi" w:hAnsiTheme="minorHAnsi"/>
                    <w:sz w:val="18"/>
                    <w:szCs w:val="18"/>
                  </w:rPr>
                  <w:t>HLD</w:t>
                </w:r>
                <w:r>
                  <w:rPr>
                    <w:rFonts w:asciiTheme="minorHAnsi" w:hAnsiTheme="minorHAnsi"/>
                    <w:sz w:val="18"/>
                    <w:szCs w:val="18"/>
                  </w:rPr>
                  <w:t>)</w:t>
                </w:r>
              </w:p>
            </w:tc>
          </w:tr>
          <w:tr w:rsidR="001A6EBF" w:rsidRPr="007E5415" w14:paraId="00C3B1A1"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bottom w:val="single" w:sz="4" w:space="0" w:color="FFFFFF" w:themeColor="background1"/>
                </w:tcBorders>
                <w:vAlign w:val="top"/>
              </w:tcPr>
              <w:p w14:paraId="2B13AE2D" w14:textId="77777777" w:rsidR="001A6EBF" w:rsidRPr="000A124D" w:rsidRDefault="001A6EBF">
                <w:pPr>
                  <w:pStyle w:val="TableSubHeading"/>
                </w:pPr>
                <w:r w:rsidRPr="0090748F">
                  <w:t>Detailed Design Specifications</w:t>
                </w:r>
              </w:p>
            </w:tc>
            <w:tc>
              <w:tcPr>
                <w:tcW w:w="4536" w:type="dxa"/>
                <w:tcBorders>
                  <w:top w:val="single" w:sz="4" w:space="0" w:color="F2F2F2" w:themeColor="background1" w:themeShade="F2"/>
                  <w:bottom w:val="single" w:sz="4" w:space="0" w:color="F2F2F2" w:themeColor="background1" w:themeShade="F2"/>
                </w:tcBorders>
                <w:vAlign w:val="top"/>
              </w:tcPr>
              <w:p w14:paraId="2D0DAD72" w14:textId="77777777" w:rsidR="001A6EBF" w:rsidRPr="003B66D0" w:rsidRDefault="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Detailed Design (</w:t>
                </w:r>
                <w:r w:rsidRPr="00AC0122">
                  <w:rPr>
                    <w:rFonts w:asciiTheme="minorHAnsi" w:hAnsiTheme="minorHAnsi"/>
                    <w:sz w:val="18"/>
                    <w:szCs w:val="18"/>
                  </w:rPr>
                  <w:t>DD</w:t>
                </w:r>
                <w:r>
                  <w:rPr>
                    <w:rFonts w:asciiTheme="minorHAnsi" w:hAnsiTheme="minorHAnsi"/>
                    <w:sz w:val="18"/>
                    <w:szCs w:val="18"/>
                  </w:rPr>
                  <w:t>)</w:t>
                </w:r>
              </w:p>
            </w:tc>
          </w:tr>
          <w:tr w:rsidR="001A6EBF" w:rsidRPr="007E5415" w14:paraId="03FF5B41" w14:textId="77777777">
            <w:trPr>
              <w:trHeight w:val="2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FFFFFF" w:themeColor="background1"/>
                </w:tcBorders>
                <w:vAlign w:val="top"/>
              </w:tcPr>
              <w:p w14:paraId="6E821E57" w14:textId="77777777" w:rsidR="001A6EBF" w:rsidRPr="000A124D" w:rsidRDefault="001A6EBF">
                <w:pPr>
                  <w:pStyle w:val="TableSubHeading"/>
                </w:pPr>
                <w:r w:rsidRPr="0090748F">
                  <w:t>Compliance &amp; Assurance</w:t>
                </w:r>
              </w:p>
            </w:tc>
            <w:tc>
              <w:tcPr>
                <w:tcW w:w="4536" w:type="dxa"/>
                <w:tcBorders>
                  <w:top w:val="single" w:sz="4" w:space="0" w:color="F2F2F2" w:themeColor="background1" w:themeShade="F2"/>
                  <w:bottom w:val="single" w:sz="12" w:space="0" w:color="003E8F"/>
                </w:tcBorders>
                <w:vAlign w:val="top"/>
              </w:tcPr>
              <w:p w14:paraId="10D2D9EF" w14:textId="77777777" w:rsidR="001A6EBF" w:rsidRPr="003B66D0" w:rsidRDefault="001A6EBF" w:rsidP="001A6EBF">
                <w:pPr>
                  <w:keepNext/>
                  <w:tabs>
                    <w:tab w:val="left" w:pos="1046"/>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C0122">
                  <w:rPr>
                    <w:rFonts w:asciiTheme="minorHAnsi" w:hAnsiTheme="minorHAnsi"/>
                    <w:sz w:val="18"/>
                    <w:szCs w:val="18"/>
                  </w:rPr>
                  <w:t>Design Assurance</w:t>
                </w:r>
                <w:r>
                  <w:rPr>
                    <w:rFonts w:asciiTheme="minorHAnsi" w:hAnsiTheme="minorHAnsi"/>
                    <w:sz w:val="18"/>
                    <w:szCs w:val="18"/>
                  </w:rPr>
                  <w:t xml:space="preserve"> (DA)</w:t>
                </w:r>
              </w:p>
            </w:tc>
          </w:tr>
        </w:tbl>
        <w:p w14:paraId="5A39B712" w14:textId="3FFA55B3" w:rsidR="001A6EBF" w:rsidRDefault="001A6EBF">
          <w:pPr>
            <w:pStyle w:val="Caption"/>
          </w:pPr>
          <w:bookmarkStart w:id="13" w:name="_Toc242170470"/>
          <w:bookmarkStart w:id="14" w:name="_Toc238637509"/>
          <w:bookmarkStart w:id="15" w:name="_Toc238637890"/>
          <w:r>
            <w:t xml:space="preserve">Table </w:t>
          </w:r>
          <w:r w:rsidR="0012787A">
            <w:fldChar w:fldCharType="begin"/>
          </w:r>
          <w:r w:rsidR="0012787A">
            <w:instrText xml:space="preserve"> SEQ Table \* ARABIC </w:instrText>
          </w:r>
          <w:r w:rsidR="0012787A">
            <w:fldChar w:fldCharType="separate"/>
          </w:r>
          <w:r w:rsidR="00D2291F">
            <w:t>2</w:t>
          </w:r>
          <w:r w:rsidR="0012787A">
            <w:fldChar w:fldCharType="end"/>
          </w:r>
          <w:r>
            <w:t xml:space="preserve"> - Architecture Information Ownership</w:t>
          </w:r>
          <w:bookmarkEnd w:id="13"/>
        </w:p>
        <w:p w14:paraId="52D9447D" w14:textId="77777777" w:rsidR="001A6EBF" w:rsidRDefault="001A6EBF" w:rsidP="001A6EBF">
          <w:pPr>
            <w:pStyle w:val="Heading2-NumberedList"/>
          </w:pPr>
          <w:bookmarkStart w:id="16" w:name="_Toc242170553"/>
          <w:r>
            <w:t>Working Principle</w:t>
          </w:r>
          <w:bookmarkEnd w:id="14"/>
          <w:bookmarkEnd w:id="15"/>
          <w:bookmarkEnd w:id="16"/>
        </w:p>
        <w:p w14:paraId="74254773" w14:textId="77777777" w:rsidR="001A6EBF" w:rsidRDefault="001A6EBF" w:rsidP="001A6EBF">
          <w:pPr>
            <w:spacing w:after="0" w:line="240" w:lineRule="auto"/>
          </w:pPr>
          <w:r>
            <w:t>When developing this document:</w:t>
          </w:r>
        </w:p>
        <w:p w14:paraId="5532F106" w14:textId="77777777" w:rsidR="001A6EBF" w:rsidRDefault="001A6EBF">
          <w:pPr>
            <w:pStyle w:val="ListParagraph"/>
            <w:numPr>
              <w:ilvl w:val="0"/>
              <w:numId w:val="19"/>
            </w:numPr>
            <w:spacing w:after="0" w:line="240" w:lineRule="auto"/>
          </w:pPr>
          <w:r>
            <w:t>Reference approved content from previous artefacts where appropriate.</w:t>
          </w:r>
        </w:p>
        <w:p w14:paraId="1E5562E6" w14:textId="77777777" w:rsidR="001A6EBF" w:rsidRDefault="001A6EBF">
          <w:pPr>
            <w:pStyle w:val="ListParagraph"/>
            <w:numPr>
              <w:ilvl w:val="0"/>
              <w:numId w:val="19"/>
            </w:numPr>
            <w:spacing w:after="0" w:line="240" w:lineRule="auto"/>
          </w:pPr>
          <w:r>
            <w:t>Do not duplicate information solely to make the document standalone.</w:t>
          </w:r>
        </w:p>
        <w:p w14:paraId="4CBFE4BA" w14:textId="77777777" w:rsidR="001A6EBF" w:rsidRDefault="001A6EBF">
          <w:pPr>
            <w:pStyle w:val="ListParagraph"/>
            <w:numPr>
              <w:ilvl w:val="0"/>
              <w:numId w:val="19"/>
            </w:numPr>
            <w:spacing w:after="0" w:line="240" w:lineRule="auto"/>
          </w:pPr>
          <w:r>
            <w:t>Focus only on the architectural concerns assigned to this artefact.</w:t>
          </w:r>
        </w:p>
        <w:p w14:paraId="78B67EDF" w14:textId="77777777" w:rsidR="001A6EBF" w:rsidRDefault="001A6EBF">
          <w:pPr>
            <w:pStyle w:val="ListParagraph"/>
            <w:numPr>
              <w:ilvl w:val="0"/>
              <w:numId w:val="19"/>
            </w:numPr>
            <w:spacing w:after="0" w:line="240" w:lineRule="auto"/>
          </w:pPr>
          <w:r>
            <w:t>Maintain traceability to decisions, requirements and previous approvals.</w:t>
          </w:r>
        </w:p>
        <w:p w14:paraId="0C2E1FE9" w14:textId="77777777" w:rsidR="001A6EBF" w:rsidRDefault="001A6EBF">
          <w:pPr>
            <w:pStyle w:val="ListParagraph"/>
            <w:numPr>
              <w:ilvl w:val="0"/>
              <w:numId w:val="19"/>
            </w:numPr>
            <w:spacing w:after="0" w:line="240" w:lineRule="auto"/>
          </w:pPr>
          <w:r>
            <w:t>Use references to prior documents instead of reproducing content.</w:t>
          </w:r>
        </w:p>
        <w:p w14:paraId="608ADA86" w14:textId="77777777" w:rsidR="001A6EBF" w:rsidRDefault="001A6EBF">
          <w:pPr>
            <w:pStyle w:val="ListParagraph"/>
            <w:numPr>
              <w:ilvl w:val="0"/>
              <w:numId w:val="19"/>
            </w:numPr>
            <w:spacing w:after="0" w:line="240" w:lineRule="auto"/>
          </w:pPr>
          <w:r>
            <w:t>Record only new information introduced at this lifecycle stage.</w:t>
          </w:r>
        </w:p>
        <w:p w14:paraId="49EE3F50" w14:textId="77777777" w:rsidR="001A6EBF" w:rsidRDefault="001A6EBF" w:rsidP="001A6EBF">
          <w:pPr>
            <w:spacing w:after="0" w:line="240" w:lineRule="auto"/>
          </w:pPr>
        </w:p>
        <w:p w14:paraId="53FFCAD6" w14:textId="77777777" w:rsidR="001A6EBF" w:rsidRDefault="001A6EBF" w:rsidP="001A6EBF">
          <w:pPr>
            <w:pStyle w:val="Heading2-NumberedList"/>
          </w:pPr>
          <w:bookmarkStart w:id="17" w:name="_Toc238637510"/>
          <w:bookmarkStart w:id="18" w:name="_Toc238637891"/>
          <w:bookmarkStart w:id="19" w:name="_Toc242170554"/>
          <w:r>
            <w:t>Relationship to Other Artefacts</w:t>
          </w:r>
          <w:bookmarkEnd w:id="17"/>
          <w:bookmarkEnd w:id="18"/>
          <w:bookmarkEnd w:id="19"/>
        </w:p>
        <w:p w14:paraId="1715475D" w14:textId="77777777" w:rsidR="001A6EBF" w:rsidRDefault="001A6EBF" w:rsidP="001A6EBF">
          <w:pPr>
            <w:spacing w:after="0" w:line="240" w:lineRule="auto"/>
          </w:pPr>
          <w:r>
            <w:t>This document should be read in conjunction with:</w:t>
          </w:r>
        </w:p>
        <w:p w14:paraId="265F8989" w14:textId="77777777" w:rsidR="001A6EBF" w:rsidRDefault="001A6EBF">
          <w:pPr>
            <w:pStyle w:val="ListParagraph"/>
            <w:numPr>
              <w:ilvl w:val="0"/>
              <w:numId w:val="20"/>
            </w:numPr>
            <w:spacing w:after="0" w:line="240" w:lineRule="auto"/>
          </w:pPr>
          <w:r>
            <w:t>Approved predecessor architecture artefacts.</w:t>
          </w:r>
        </w:p>
        <w:p w14:paraId="3A2C22F0" w14:textId="77777777" w:rsidR="001A6EBF" w:rsidRDefault="001A6EBF">
          <w:pPr>
            <w:pStyle w:val="ListParagraph"/>
            <w:numPr>
              <w:ilvl w:val="0"/>
              <w:numId w:val="20"/>
            </w:numPr>
            <w:spacing w:after="0" w:line="240" w:lineRule="auto"/>
          </w:pPr>
          <w:r>
            <w:t>Relevant Architecture Decision Records (ADRs).</w:t>
          </w:r>
        </w:p>
        <w:p w14:paraId="4A4526AE" w14:textId="77777777" w:rsidR="001A6EBF" w:rsidRDefault="001A6EBF">
          <w:pPr>
            <w:pStyle w:val="ListParagraph"/>
            <w:numPr>
              <w:ilvl w:val="0"/>
              <w:numId w:val="20"/>
            </w:numPr>
            <w:spacing w:after="0" w:line="240" w:lineRule="auto"/>
          </w:pPr>
          <w:r>
            <w:t>Enterprise Reference Architectures.</w:t>
          </w:r>
        </w:p>
        <w:p w14:paraId="59E9C4B7" w14:textId="77777777" w:rsidR="001A6EBF" w:rsidRDefault="001A6EBF">
          <w:pPr>
            <w:pStyle w:val="ListParagraph"/>
            <w:numPr>
              <w:ilvl w:val="0"/>
              <w:numId w:val="20"/>
            </w:numPr>
            <w:spacing w:after="0" w:line="240" w:lineRule="auto"/>
          </w:pPr>
          <w:r>
            <w:t>Applicable standards, policies and governance requirements.</w:t>
          </w:r>
        </w:p>
        <w:p w14:paraId="782C82B5" w14:textId="77777777" w:rsidR="001A6EBF" w:rsidRDefault="001A6EBF" w:rsidP="001A6EBF">
          <w:pPr>
            <w:spacing w:after="0" w:line="240" w:lineRule="auto"/>
          </w:pPr>
          <w:r>
            <w:t>Where conflicts exist, the most recently approved authoritative artefact takes precedence.</w:t>
          </w:r>
        </w:p>
        <w:p w14:paraId="5E9F5EFA" w14:textId="77777777" w:rsidR="001A6EBF" w:rsidRDefault="001A6EBF" w:rsidP="001A6EBF">
          <w:pPr>
            <w:spacing w:after="0" w:line="240" w:lineRule="auto"/>
          </w:pPr>
        </w:p>
        <w:p w14:paraId="230B752A" w14:textId="77777777" w:rsidR="001A6EBF" w:rsidRDefault="001A6EBF" w:rsidP="001A6EBF">
          <w:pPr>
            <w:pStyle w:val="Heading2-NumberedList"/>
          </w:pPr>
          <w:bookmarkStart w:id="20" w:name="_Toc238637511"/>
          <w:bookmarkStart w:id="21" w:name="_Toc238637892"/>
          <w:bookmarkStart w:id="22" w:name="_Toc242170555"/>
          <w:r>
            <w:t>Artefact-Specific Guidance</w:t>
          </w:r>
          <w:bookmarkEnd w:id="20"/>
          <w:bookmarkEnd w:id="21"/>
          <w:bookmarkEnd w:id="22"/>
        </w:p>
        <w:p w14:paraId="099A85A8" w14:textId="77777777" w:rsidR="001A6EBF" w:rsidRDefault="001A6EBF" w:rsidP="001A6EBF">
          <w:pPr>
            <w:spacing w:after="0" w:line="240" w:lineRule="auto"/>
          </w:pPr>
          <w:r w:rsidRPr="00E03968">
            <w:rPr>
              <w:b/>
              <w:bCs/>
            </w:rPr>
            <w:t>Conceptual Architecture Document (CAD)</w:t>
          </w:r>
          <w:r>
            <w:t>: This document establishes the architecture foundation for the initiative. It defines the business context, requirements, target state, principles, risks and architecture direction that all subsequent architecture activities must align with.</w:t>
          </w:r>
        </w:p>
        <w:p w14:paraId="080636C1" w14:textId="77777777" w:rsidR="001A6EBF" w:rsidRDefault="001A6EBF" w:rsidP="001A6EBF">
          <w:pPr>
            <w:spacing w:after="0" w:line="240" w:lineRule="auto"/>
          </w:pPr>
        </w:p>
        <w:p w14:paraId="716F50D8" w14:textId="77777777" w:rsidR="001A6EBF" w:rsidRDefault="001A6EBF" w:rsidP="001A6EBF">
          <w:pPr>
            <w:spacing w:after="0" w:line="240" w:lineRule="auto"/>
          </w:pPr>
          <w:r w:rsidRPr="000A0542">
            <w:rPr>
              <w:b/>
              <w:bCs/>
            </w:rPr>
            <w:t>Solution Overview Document (SOD)</w:t>
          </w:r>
          <w:r>
            <w:t>: This document builds upon the approved CAD and defines the solution approach, option assessment, key decisions and preferred architecture direction. Business context and requirements remain authoritative in the CAD.</w:t>
          </w:r>
        </w:p>
        <w:p w14:paraId="567D5A4A" w14:textId="77777777" w:rsidR="001A6EBF" w:rsidRDefault="001A6EBF" w:rsidP="001A6EBF">
          <w:pPr>
            <w:spacing w:after="0" w:line="240" w:lineRule="auto"/>
          </w:pPr>
        </w:p>
        <w:p w14:paraId="21FDB169" w14:textId="77777777" w:rsidR="001A6EBF" w:rsidRDefault="001A6EBF" w:rsidP="001A6EBF">
          <w:pPr>
            <w:spacing w:after="0" w:line="240" w:lineRule="auto"/>
          </w:pPr>
          <w:r w:rsidRPr="000A0542">
            <w:rPr>
              <w:b/>
              <w:bCs/>
            </w:rPr>
            <w:t>High Level Design (HLD)</w:t>
          </w:r>
          <w:r>
            <w:t>: This document builds upon the approved CAD and SOD and defines the logical architecture, architecture domains and high-level technology design. Decisions, requirements and solution direction remain authoritative in preceding artefacts.</w:t>
          </w:r>
        </w:p>
        <w:p w14:paraId="1C8BCB89" w14:textId="77777777" w:rsidR="001A6EBF" w:rsidRDefault="001A6EBF" w:rsidP="001A6EBF">
          <w:pPr>
            <w:spacing w:after="0" w:line="240" w:lineRule="auto"/>
          </w:pPr>
        </w:p>
        <w:p w14:paraId="3A0BF7B3" w14:textId="77777777" w:rsidR="001A6EBF" w:rsidRDefault="001A6EBF" w:rsidP="001A6EBF">
          <w:pPr>
            <w:spacing w:after="0" w:line="240" w:lineRule="auto"/>
          </w:pPr>
          <w:r w:rsidRPr="000A0542">
            <w:rPr>
              <w:b/>
              <w:bCs/>
            </w:rPr>
            <w:t>Detailed Design (DD)</w:t>
          </w:r>
          <w:r>
            <w:t>: This document builds upon the approved CAD, SOD and HLD and provides implementation-level design specifications required for build, deployment, integration and operational readiness.</w:t>
          </w:r>
        </w:p>
        <w:p w14:paraId="782A58F4" w14:textId="77777777" w:rsidR="001A6EBF" w:rsidRDefault="001A6EBF" w:rsidP="001A6EBF">
          <w:pPr>
            <w:spacing w:after="0" w:line="240" w:lineRule="auto"/>
          </w:pPr>
        </w:p>
        <w:p w14:paraId="0BA37B0F" w14:textId="77777777" w:rsidR="001A6EBF" w:rsidRDefault="001A6EBF" w:rsidP="001A6EBF">
          <w:pPr>
            <w:pStyle w:val="Heading2-NumberedList"/>
          </w:pPr>
          <w:bookmarkStart w:id="23" w:name="_Toc238637512"/>
          <w:bookmarkStart w:id="24" w:name="_Toc238637893"/>
          <w:bookmarkStart w:id="25" w:name="_Toc242170556"/>
          <w:r>
            <w:t>Key Principle</w:t>
          </w:r>
          <w:bookmarkEnd w:id="23"/>
          <w:bookmarkEnd w:id="24"/>
          <w:bookmarkEnd w:id="25"/>
        </w:p>
        <w:p w14:paraId="0CA4F334" w14:textId="19B4B004" w:rsidR="001A6EBF" w:rsidRDefault="001A6EBF" w:rsidP="001A6EBF">
          <w:pPr>
            <w:spacing w:after="0" w:line="240" w:lineRule="auto"/>
            <w:rPr>
              <w:rFonts w:eastAsiaTheme="majorEastAsia" w:cs="Times New Roman (Headings CS)"/>
              <w:b/>
              <w:color w:val="0E2841" w:themeColor="text1"/>
              <w:sz w:val="36"/>
              <w:szCs w:val="40"/>
            </w:rPr>
          </w:pPr>
          <w:r>
            <w:t>This document is part of a cumulative architecture lifecycle. It is not intended to be a standalone description of the solution. Approved information remains authoritative in the artefact where it was originally defined and should be referenced rather than duplicated.</w:t>
          </w:r>
          <w:r>
            <w:br w:type="page"/>
          </w:r>
        </w:p>
        <w:p w14:paraId="53965652" w14:textId="5B4980A1" w:rsidR="00EB717B" w:rsidRDefault="00EB717B" w:rsidP="00EE7BCA">
          <w:pPr>
            <w:pStyle w:val="Heading1-NumberedList"/>
          </w:pPr>
          <w:bookmarkStart w:id="26" w:name="_Toc242170557"/>
          <w:r>
            <w:t>Business context</w:t>
          </w:r>
        </w:p>
        <w:p w14:paraId="67F8D63C" w14:textId="09CDA87B" w:rsidR="00EB717B" w:rsidRDefault="00516357" w:rsidP="00EB717B">
          <w:r w:rsidRPr="00516357">
            <w:t>WorkCover Queensland (WCQ) is undertaking a multi</w:t>
          </w:r>
          <w:r w:rsidRPr="00516357">
            <w:rPr>
              <w:rFonts w:ascii="Cambria Math" w:hAnsi="Cambria Math" w:cs="Cambria Math"/>
            </w:rPr>
            <w:t>‑</w:t>
          </w:r>
          <w:r w:rsidRPr="00516357">
            <w:t>year</w:t>
          </w:r>
          <w:r w:rsidRPr="00516357">
            <w:rPr>
              <w:rFonts w:cs="Source Sans Pro"/>
            </w:rPr>
            <w:t> </w:t>
          </w:r>
          <w:r w:rsidRPr="00516357">
            <w:t>transformation to modernise its digital ecosystem and improve how external</w:t>
          </w:r>
          <w:r w:rsidRPr="00516357">
            <w:rPr>
              <w:rFonts w:cs="Source Sans Pro"/>
            </w:rPr>
            <w:t> </w:t>
          </w:r>
          <w:r w:rsidRPr="00516357">
            <w:t>customers</w:t>
          </w:r>
          <w:r w:rsidRPr="00516357">
            <w:rPr>
              <w:rFonts w:cs="Source Sans Pro"/>
            </w:rPr>
            <w:t> </w:t>
          </w:r>
          <w:r w:rsidRPr="00516357">
            <w:t>(Injured workers, Related parties,</w:t>
          </w:r>
          <w:r w:rsidRPr="00516357">
            <w:rPr>
              <w:rFonts w:cs="Source Sans Pro"/>
            </w:rPr>
            <w:t> </w:t>
          </w:r>
          <w:r w:rsidRPr="00516357">
            <w:t>Employer, Treating</w:t>
          </w:r>
          <w:r w:rsidRPr="00516357">
            <w:rPr>
              <w:rFonts w:cs="Source Sans Pro"/>
            </w:rPr>
            <w:t> </w:t>
          </w:r>
          <w:r w:rsidRPr="00516357">
            <w:t>Providers, etc)</w:t>
          </w:r>
          <w:r w:rsidRPr="00516357">
            <w:rPr>
              <w:rFonts w:cs="Source Sans Pro"/>
            </w:rPr>
            <w:t> </w:t>
          </w:r>
          <w:r w:rsidRPr="00516357">
            <w:t>securely</w:t>
          </w:r>
          <w:r w:rsidRPr="00516357">
            <w:rPr>
              <w:rFonts w:cs="Source Sans Pro"/>
            </w:rPr>
            <w:t> </w:t>
          </w:r>
          <w:r w:rsidRPr="00516357">
            <w:t>access services.</w:t>
          </w:r>
          <w:r w:rsidRPr="00516357">
            <w:rPr>
              <w:rFonts w:cs="Source Sans Pro"/>
            </w:rPr>
            <w:t> </w:t>
          </w:r>
          <w:r w:rsidRPr="00516357">
            <w:t>The current environment relies on legacy, bespoke identity capabilities embedded within existing applications, resulting in inconsistent user experiences, limited scalability, fragmented identity data, and increased operational overhead. These constraints make it difficult to deliver secure, seamless, and consistent digital services across customer channels and user cohorts.  </w:t>
          </w:r>
        </w:p>
        <w:p w14:paraId="26AFFA8E" w14:textId="42217FF5" w:rsidR="00516357" w:rsidRDefault="00E06CB9" w:rsidP="00EB717B">
          <w:r w:rsidRPr="00E06CB9">
            <w:t xml:space="preserve">At present, identity management, authentication, and access control are tightly coupled to CPIS causing challenges in introducing modern </w:t>
          </w:r>
          <w:r w:rsidR="00F257B7">
            <w:t xml:space="preserve">secure </w:t>
          </w:r>
          <w:r w:rsidRPr="00E06CB9">
            <w:t>authentication</w:t>
          </w:r>
          <w:r w:rsidR="00597B4F">
            <w:t xml:space="preserve"> capabilities</w:t>
          </w:r>
          <w:r w:rsidRPr="00E06CB9">
            <w:t>, increasing fraud risk and limiting the organisation’s ability to </w:t>
          </w:r>
          <w:r w:rsidR="002D79B2">
            <w:t>enhance and secure digital portals</w:t>
          </w:r>
          <w:r w:rsidR="001F0A2F">
            <w:t>.</w:t>
          </w:r>
        </w:p>
        <w:p w14:paraId="3D7C0FB7" w14:textId="23306617" w:rsidR="001F0A2F" w:rsidRDefault="001F0A2F" w:rsidP="00EB717B">
          <w:r w:rsidRPr="001F0A2F">
            <w:t>To address these challenges, WCQ is introducing a centralised Customer Identity and Access Management (CIAM) platform as a foundational enterprise capability. The CIAM solution will provide a unified control plane for managing customer identities, authentication, and authorisation across all digital services. It enables secure, standards-based access using OAuth2, OpenID Connect, and federation, supporting seamless single sign-on (SSO), adaptive authentication, and integration with trusted identity providers.  </w:t>
          </w:r>
          <w:r w:rsidR="006867E8">
            <w:t>The selected vendor SaaS solution is Auth0 (Auth Zero).</w:t>
          </w:r>
        </w:p>
        <w:p w14:paraId="63C81B7C" w14:textId="77777777" w:rsidR="00D6542A" w:rsidRPr="00D6542A" w:rsidRDefault="00D6542A" w:rsidP="00D6542A">
          <w:r w:rsidRPr="00D6542A">
            <w:t>The solution delivers the following key business outcomes:  </w:t>
          </w:r>
        </w:p>
        <w:p w14:paraId="0ED3550B" w14:textId="77777777" w:rsidR="00D6542A" w:rsidRPr="00D6542A" w:rsidRDefault="00D6542A">
          <w:pPr>
            <w:numPr>
              <w:ilvl w:val="0"/>
              <w:numId w:val="27"/>
            </w:numPr>
          </w:pPr>
          <w:r w:rsidRPr="00D6542A">
            <w:rPr>
              <w:b/>
              <w:bCs/>
            </w:rPr>
            <w:t>Improved customer experience</w:t>
          </w:r>
          <w:r w:rsidRPr="00D6542A">
            <w:t> through seamless, low-friction authentication journeys, including SSO and federated identity options  </w:t>
          </w:r>
        </w:p>
        <w:p w14:paraId="5C72372C" w14:textId="77777777" w:rsidR="00D6542A" w:rsidRPr="00D6542A" w:rsidRDefault="00D6542A">
          <w:pPr>
            <w:numPr>
              <w:ilvl w:val="0"/>
              <w:numId w:val="28"/>
            </w:numPr>
          </w:pPr>
          <w:r w:rsidRPr="00D6542A">
            <w:rPr>
              <w:b/>
              <w:bCs/>
            </w:rPr>
            <w:t>Stronger security and risk management</w:t>
          </w:r>
          <w:r w:rsidRPr="00D6542A">
            <w:t> through consistent enforcement of authentication policies, identity proofing (e.g. ConnectID), and adaptive, risk-based controls  </w:t>
          </w:r>
        </w:p>
        <w:p w14:paraId="24BB8B52" w14:textId="77777777" w:rsidR="00D6542A" w:rsidRPr="00D6542A" w:rsidRDefault="00D6542A">
          <w:pPr>
            <w:numPr>
              <w:ilvl w:val="0"/>
              <w:numId w:val="29"/>
            </w:numPr>
          </w:pPr>
          <w:r w:rsidRPr="00D6542A">
            <w:rPr>
              <w:b/>
              <w:bCs/>
            </w:rPr>
            <w:t>Reduced fraud and improved trust</w:t>
          </w:r>
          <w:r w:rsidRPr="00D6542A">
            <w:t> by ensuring that digital identities are reliably linked to verified individuals and customer records  </w:t>
          </w:r>
        </w:p>
        <w:p w14:paraId="49DC97B0" w14:textId="77777777" w:rsidR="00D6542A" w:rsidRPr="00D6542A" w:rsidRDefault="00D6542A">
          <w:pPr>
            <w:numPr>
              <w:ilvl w:val="0"/>
              <w:numId w:val="30"/>
            </w:numPr>
          </w:pPr>
          <w:r w:rsidRPr="00D6542A">
            <w:rPr>
              <w:b/>
              <w:bCs/>
            </w:rPr>
            <w:t>Operational efficiency and scalability</w:t>
          </w:r>
          <w:r w:rsidRPr="00D6542A">
            <w:t> by centralising identity lifecycle management and reducing duplication across applications  </w:t>
          </w:r>
        </w:p>
        <w:p w14:paraId="2EB41F0B" w14:textId="77777777" w:rsidR="00D6542A" w:rsidRPr="00D6542A" w:rsidRDefault="00D6542A">
          <w:pPr>
            <w:numPr>
              <w:ilvl w:val="0"/>
              <w:numId w:val="31"/>
            </w:numPr>
          </w:pPr>
          <w:r w:rsidRPr="00D6542A">
            <w:rPr>
              <w:b/>
              <w:bCs/>
            </w:rPr>
            <w:t>Consistent access control</w:t>
          </w:r>
          <w:r w:rsidRPr="00D6542A">
            <w:t> across portals, mobile applications, APIs, and third-party services</w:t>
          </w:r>
        </w:p>
        <w:p w14:paraId="43EEE30F" w14:textId="7CC8921D" w:rsidR="00D6542A" w:rsidRDefault="000603C6" w:rsidP="00EB717B">
          <w:r w:rsidRPr="000603C6">
            <w:t>The CIAM capability underpins critical enterprise platforms including Digital Experience (portals and mobile applications), API Gateway, Enterprise Integration services, Customer Data platforms (e.g. CRM and future core systems), and external identity ecosystems such as ConnectID and government identity services. It acts as the central identity authority while integrating with enterprise systems for customer data, communication services, and security monitoring (e.g. Microsoft Sentinel).  </w:t>
          </w:r>
        </w:p>
        <w:p w14:paraId="4A930C65" w14:textId="73FD1755" w:rsidR="000603C6" w:rsidRPr="00EB717B" w:rsidRDefault="0049751F" w:rsidP="00EB717B">
          <w:r w:rsidRPr="0049751F">
            <w:t>The solution aligns with WCQ’s enterprise architecture principles by adopting a SaaS-first approach, leveraging industry standards, and embedding security and privacy by design. It also supports future capabilities such as fine-grained authorisation, fraud monitoring integration, and advanced identity governance as the broader 2030 transformation program evolves.</w:t>
          </w:r>
        </w:p>
        <w:p w14:paraId="4CF697F1" w14:textId="3DA3E509" w:rsidR="00EE7BCA" w:rsidRDefault="00EE7BCA" w:rsidP="00EE7BCA">
          <w:pPr>
            <w:pStyle w:val="Heading1-NumberedList"/>
          </w:pPr>
          <w:r>
            <w:t>Logical Architecture</w:t>
          </w:r>
          <w:bookmarkEnd w:id="26"/>
        </w:p>
        <w:p w14:paraId="2B2FC56E" w14:textId="77777777" w:rsidR="00EE7BCA" w:rsidRDefault="00EE7BCA" w:rsidP="00EE7BCA">
          <w:pPr>
            <w:tabs>
              <w:tab w:val="left" w:pos="1055"/>
            </w:tabs>
          </w:pPr>
          <w:r w:rsidRPr="0092524D">
            <w:rPr>
              <w:b/>
              <w:bCs/>
            </w:rPr>
            <w:t>Purpose</w:t>
          </w:r>
          <w:r>
            <w:t xml:space="preserve">: Describes the logical structure of the solution independent of specific technologies, products or implementation details. This section defines the major functional building blocks, their responsibilities and interactions, providing a technology-agnostic view of how the solution delivers business capabilities and </w:t>
          </w:r>
          <w:commentRangeStart w:id="27"/>
          <w:r>
            <w:t>requirements</w:t>
          </w:r>
          <w:commentRangeEnd w:id="27"/>
          <w:r w:rsidR="001053E6">
            <w:rPr>
              <w:rStyle w:val="CommentReference"/>
              <w:sz w:val="20"/>
              <w:szCs w:val="20"/>
            </w:rPr>
            <w:commentReference w:id="27"/>
          </w:r>
          <w:r>
            <w:t>.</w:t>
          </w:r>
        </w:p>
        <w:p w14:paraId="4BACE2DE" w14:textId="38A690E5" w:rsidR="001B7A61" w:rsidRDefault="002B69BB" w:rsidP="009D4EAB">
          <w:pPr>
            <w:keepNext/>
            <w:tabs>
              <w:tab w:val="left" w:pos="1055"/>
            </w:tabs>
            <w:jc w:val="center"/>
            <w:rPr>
              <w:b/>
              <w:bCs/>
              <w:color w:val="FF0000"/>
            </w:rPr>
          </w:pPr>
          <w:r>
            <w:object w:dxaOrig="16410" w:dyaOrig="6300" w14:anchorId="76E0E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74pt" o:ole="">
                <v:imagedata r:id="rId18" o:title=""/>
              </v:shape>
              <o:OLEObject Type="Embed" ProgID="Visio.Drawing.15" ShapeID="_x0000_i1025" DrawAspect="Content" ObjectID="_1854629799" r:id="rId19"/>
            </w:object>
          </w:r>
        </w:p>
        <w:p w14:paraId="09A96592" w14:textId="2BC494F4" w:rsidR="009D4EAB" w:rsidRPr="009D4EAB" w:rsidRDefault="009D4EAB" w:rsidP="00205FD0">
          <w:pPr>
            <w:pStyle w:val="Caption"/>
          </w:pPr>
          <w:bookmarkStart w:id="28" w:name="_Toc242170525"/>
          <w:bookmarkStart w:id="29" w:name="_Toc237962119"/>
          <w:r>
            <w:t xml:space="preserve">Figure </w:t>
          </w:r>
          <w:r>
            <w:fldChar w:fldCharType="begin"/>
          </w:r>
          <w:r>
            <w:instrText xml:space="preserve"> SEQ Figure \* ARABIC </w:instrText>
          </w:r>
          <w:r>
            <w:fldChar w:fldCharType="separate"/>
          </w:r>
          <w:r w:rsidR="001B50FC">
            <w:t>1</w:t>
          </w:r>
          <w:r>
            <w:fldChar w:fldCharType="end"/>
          </w:r>
          <w:r>
            <w:t xml:space="preserve"> - </w:t>
          </w:r>
          <w:r w:rsidRPr="00A12559">
            <w:t>Logical Architecture Diagram</w:t>
          </w:r>
          <w:bookmarkEnd w:id="28"/>
        </w:p>
        <w:p w14:paraId="68544479" w14:textId="77777777" w:rsidR="00EE7BCA" w:rsidRDefault="00EE7BCA" w:rsidP="00EE7BCA">
          <w:pPr>
            <w:pStyle w:val="Heading2-NumberedList"/>
          </w:pPr>
          <w:bookmarkStart w:id="30" w:name="_Toc242170558"/>
          <w:bookmarkEnd w:id="29"/>
          <w:r>
            <w:t>Logical Architecture Overview</w:t>
          </w:r>
          <w:bookmarkEnd w:id="30"/>
        </w:p>
        <w:p w14:paraId="7E24685B" w14:textId="53BD362A" w:rsidR="00CD47D7" w:rsidRDefault="003577EE" w:rsidP="00EE7BCA">
          <w:pPr>
            <w:tabs>
              <w:tab w:val="left" w:pos="1055"/>
            </w:tabs>
          </w:pPr>
          <w:r w:rsidRPr="003577EE">
            <w:t>Th</w:t>
          </w:r>
          <w:r w:rsidR="00B00095">
            <w:t>e</w:t>
          </w:r>
          <w:r w:rsidR="008D2F1C">
            <w:t xml:space="preserve"> initial</w:t>
          </w:r>
          <w:r w:rsidRPr="003577EE">
            <w:t xml:space="preserve"> logical architecture </w:t>
          </w:r>
          <w:r w:rsidR="003269E4">
            <w:t>defines the base CIAM</w:t>
          </w:r>
          <w:r w:rsidRPr="003577EE">
            <w:t xml:space="preserve"> </w:t>
          </w:r>
          <w:r w:rsidR="00D56D34">
            <w:t>(</w:t>
          </w:r>
          <w:r w:rsidRPr="003577EE">
            <w:t>Auth0</w:t>
          </w:r>
          <w:r w:rsidR="00B77BFA">
            <w:t xml:space="preserve">) </w:t>
          </w:r>
          <w:r w:rsidRPr="003577EE">
            <w:t>SaaS</w:t>
          </w:r>
          <w:r w:rsidR="00B77BFA">
            <w:t xml:space="preserve"> deployment</w:t>
          </w:r>
          <w:r w:rsidR="00DC5350">
            <w:t>,</w:t>
          </w:r>
          <w:r w:rsidR="00BE031D">
            <w:t xml:space="preserve"> hosted by AWS</w:t>
          </w:r>
          <w:r w:rsidR="00EE5201">
            <w:t xml:space="preserve"> which</w:t>
          </w:r>
          <w:r w:rsidR="000702F3">
            <w:t xml:space="preserve"> </w:t>
          </w:r>
          <w:r w:rsidRPr="003577EE">
            <w:t>serves as the strategic Customer Identity and Access Management capability</w:t>
          </w:r>
          <w:r w:rsidR="00D56D34">
            <w:t>. CIAM</w:t>
          </w:r>
          <w:r w:rsidRPr="003577EE">
            <w:t xml:space="preserve"> </w:t>
          </w:r>
          <w:r w:rsidR="00B77BFA">
            <w:t xml:space="preserve">will </w:t>
          </w:r>
          <w:r w:rsidRPr="003577EE">
            <w:t xml:space="preserve">manage </w:t>
          </w:r>
          <w:r w:rsidR="008C3683">
            <w:t xml:space="preserve">digital identities, </w:t>
          </w:r>
          <w:r w:rsidRPr="003577EE">
            <w:t>user profiles, credentials, configurations, identity centric user experience (UX) screens</w:t>
          </w:r>
          <w:r w:rsidR="006C43D6">
            <w:t xml:space="preserve"> (registration, authentication and profile management)</w:t>
          </w:r>
          <w:r w:rsidRPr="003577EE">
            <w:t xml:space="preserve">. </w:t>
          </w:r>
          <w:r w:rsidR="00F9345E">
            <w:t>CIAM</w:t>
          </w:r>
          <w:r w:rsidRPr="003577EE">
            <w:t xml:space="preserve"> provides dedicated Authentication and Management API </w:t>
          </w:r>
          <w:r w:rsidR="009938B4">
            <w:t>catalogue</w:t>
          </w:r>
          <w:r w:rsidRPr="003577EE">
            <w:t xml:space="preserve"> and supports business logic to securely connect </w:t>
          </w:r>
          <w:r w:rsidR="003521F1">
            <w:t xml:space="preserve">digital </w:t>
          </w:r>
          <w:r w:rsidRPr="003577EE">
            <w:t>customer portals</w:t>
          </w:r>
          <w:r w:rsidR="00013553">
            <w:t xml:space="preserve">, </w:t>
          </w:r>
          <w:r w:rsidRPr="003577EE">
            <w:t>external identity providers</w:t>
          </w:r>
          <w:r w:rsidR="00013553">
            <w:t xml:space="preserve"> and business to business (B2B) solutions</w:t>
          </w:r>
          <w:r w:rsidRPr="003577EE">
            <w:t>.</w:t>
          </w:r>
          <w:r w:rsidR="003521F1">
            <w:t xml:space="preserve"> </w:t>
          </w:r>
          <w:r w:rsidR="00DB7485">
            <w:br/>
          </w:r>
        </w:p>
        <w:p w14:paraId="06BDD482" w14:textId="77777777" w:rsidR="000712A8" w:rsidRPr="000712A8" w:rsidRDefault="000712A8" w:rsidP="000C3EEB">
          <w:pPr>
            <w:pStyle w:val="Heading2-NumberedList"/>
          </w:pPr>
          <w:r w:rsidRPr="000712A8">
            <w:t>Architecture Scope &amp; Boundaries</w:t>
          </w:r>
        </w:p>
        <w:p w14:paraId="3B8E43C9" w14:textId="1348AD75" w:rsidR="000712A8" w:rsidRDefault="000712A8" w:rsidP="000712A8">
          <w:pPr>
            <w:tabs>
              <w:tab w:val="left" w:pos="1055"/>
            </w:tabs>
          </w:pPr>
          <w:r>
            <w:t>The scope of th</w:t>
          </w:r>
          <w:r w:rsidR="00D029CE">
            <w:t>e</w:t>
          </w:r>
          <w:r>
            <w:t xml:space="preserve"> logical architecture encompasses the </w:t>
          </w:r>
          <w:r w:rsidR="00F5777B">
            <w:t xml:space="preserve">initial </w:t>
          </w:r>
          <w:r w:rsidR="00580F8A">
            <w:t xml:space="preserve">deployment of </w:t>
          </w:r>
          <w:r w:rsidR="006822E9">
            <w:t>the</w:t>
          </w:r>
          <w:r>
            <w:t xml:space="preserve"> </w:t>
          </w:r>
          <w:r w:rsidR="00F17AD9">
            <w:t xml:space="preserve">Auth0 SaaS </w:t>
          </w:r>
          <w:r w:rsidR="00BF65B9">
            <w:t>platform</w:t>
          </w:r>
          <w:r w:rsidR="006822E9">
            <w:t xml:space="preserve"> along with six </w:t>
          </w:r>
          <w:r w:rsidR="00A22527">
            <w:t xml:space="preserve">platform </w:t>
          </w:r>
          <w:r w:rsidR="00F17AD9">
            <w:t>environments</w:t>
          </w:r>
          <w:r w:rsidR="006822E9">
            <w:t xml:space="preserve"> </w:t>
          </w:r>
          <w:r w:rsidR="00BF65B9">
            <w:t xml:space="preserve">with connectivity to core WCQ systems as define in the logical </w:t>
          </w:r>
          <w:r w:rsidR="003F4F05">
            <w:t>architecture diagram</w:t>
          </w:r>
          <w:r w:rsidR="00830C3D">
            <w:t xml:space="preserve"> above</w:t>
          </w:r>
          <w:r w:rsidR="003F4F05">
            <w:t xml:space="preserve">. </w:t>
          </w:r>
        </w:p>
        <w:p w14:paraId="5BCB5793" w14:textId="51988E11" w:rsidR="000712A8" w:rsidRDefault="000712A8" w:rsidP="000712A8">
          <w:pPr>
            <w:tabs>
              <w:tab w:val="left" w:pos="1055"/>
            </w:tabs>
          </w:pPr>
          <w:r>
            <w:t>T</w:t>
          </w:r>
          <w:r w:rsidR="003A5EF8">
            <w:t xml:space="preserve">he deployment will </w:t>
          </w:r>
          <w:r>
            <w:t xml:space="preserve">be iteratively expanded across future </w:t>
          </w:r>
          <w:r w:rsidR="00985662">
            <w:t xml:space="preserve">project and design </w:t>
          </w:r>
          <w:r>
            <w:t xml:space="preserve">releases, </w:t>
          </w:r>
          <w:r w:rsidR="0032368D">
            <w:t xml:space="preserve">with initial </w:t>
          </w:r>
          <w:r>
            <w:t xml:space="preserve">key components </w:t>
          </w:r>
          <w:r w:rsidR="0032368D">
            <w:t xml:space="preserve">to </w:t>
          </w:r>
          <w:r>
            <w:t>includ</w:t>
          </w:r>
          <w:r w:rsidR="00E82ECD">
            <w:t>e</w:t>
          </w:r>
          <w:r>
            <w:t xml:space="preserve"> </w:t>
          </w:r>
          <w:r w:rsidR="00B230AF">
            <w:t>SIEM and Observability platform connectivity</w:t>
          </w:r>
          <w:r w:rsidR="009A5620">
            <w:t>, establishment of a CI/CD pipeline</w:t>
          </w:r>
          <w:r w:rsidR="009C3A0C">
            <w:t xml:space="preserve"> and the deployment of a non-prod</w:t>
          </w:r>
          <w:r w:rsidR="004D1D56">
            <w:t>uction</w:t>
          </w:r>
          <w:r w:rsidR="00DE2E35">
            <w:t xml:space="preserve"> </w:t>
          </w:r>
          <w:r w:rsidR="003C50BF">
            <w:t xml:space="preserve">Mock / </w:t>
          </w:r>
          <w:r w:rsidR="00426C24">
            <w:t>T</w:t>
          </w:r>
          <w:r w:rsidR="003C50BF">
            <w:t xml:space="preserve">est </w:t>
          </w:r>
          <w:r>
            <w:t>Portal</w:t>
          </w:r>
          <w:r w:rsidR="004D1D56">
            <w:t xml:space="preserve"> </w:t>
          </w:r>
          <w:r w:rsidR="000153D8">
            <w:t>(</w:t>
          </w:r>
          <w:r w:rsidR="003C50BF">
            <w:t xml:space="preserve">for </w:t>
          </w:r>
          <w:r w:rsidR="000153D8">
            <w:t xml:space="preserve">technical </w:t>
          </w:r>
          <w:r w:rsidR="003C50BF">
            <w:t xml:space="preserve">showcase and </w:t>
          </w:r>
          <w:r w:rsidR="000153D8">
            <w:t>testing</w:t>
          </w:r>
          <w:r w:rsidR="003C50BF">
            <w:t xml:space="preserve"> purpose</w:t>
          </w:r>
          <w:r w:rsidR="00534F1A">
            <w:t>s</w:t>
          </w:r>
          <w:r w:rsidR="003C50BF">
            <w:t>)</w:t>
          </w:r>
          <w:r w:rsidR="000153D8">
            <w:t xml:space="preserve"> </w:t>
          </w:r>
          <w:r w:rsidR="004D1D56">
            <w:t>hosed within the WCQ Azure cloud</w:t>
          </w:r>
          <w:r w:rsidR="009C3A0C">
            <w:t>.</w:t>
          </w:r>
        </w:p>
        <w:p w14:paraId="22EB8F46" w14:textId="77777777" w:rsidR="000712A8" w:rsidRDefault="000712A8" w:rsidP="000712A8">
          <w:pPr>
            <w:tabs>
              <w:tab w:val="left" w:pos="1055"/>
            </w:tabs>
          </w:pPr>
          <w:r>
            <w:t>Solution Layers &amp; Major Functional Groupings</w:t>
          </w:r>
        </w:p>
        <w:p w14:paraId="41E44759" w14:textId="2A8689CF" w:rsidR="000712A8" w:rsidRDefault="00150404" w:rsidP="00723CFF">
          <w:pPr>
            <w:pStyle w:val="ListParagraph"/>
            <w:numPr>
              <w:ilvl w:val="0"/>
              <w:numId w:val="45"/>
            </w:numPr>
            <w:tabs>
              <w:tab w:val="left" w:pos="1055"/>
            </w:tabs>
          </w:pPr>
          <w:r>
            <w:t xml:space="preserve">The end user </w:t>
          </w:r>
          <w:r w:rsidR="00C82038">
            <w:t>Context</w:t>
          </w:r>
          <w:r>
            <w:t xml:space="preserve"> c</w:t>
          </w:r>
          <w:r w:rsidR="000712A8">
            <w:t xml:space="preserve">omprises </w:t>
          </w:r>
          <w:r w:rsidR="000439D2">
            <w:t>“</w:t>
          </w:r>
          <w:r w:rsidR="00B64D91">
            <w:t>test identities</w:t>
          </w:r>
          <w:r w:rsidR="000439D2">
            <w:t>”</w:t>
          </w:r>
          <w:r w:rsidR="000712A8">
            <w:t xml:space="preserve"> accessing </w:t>
          </w:r>
          <w:r w:rsidR="00194531">
            <w:t xml:space="preserve">authentication </w:t>
          </w:r>
          <w:r w:rsidR="000712A8">
            <w:t xml:space="preserve">services through </w:t>
          </w:r>
          <w:r w:rsidR="009B453D">
            <w:t xml:space="preserve">a </w:t>
          </w:r>
          <w:r w:rsidR="00F73AFF">
            <w:t>development WCQ</w:t>
          </w:r>
          <w:r w:rsidR="000712A8">
            <w:t xml:space="preserve"> Mock Web Portal</w:t>
          </w:r>
          <w:r w:rsidR="00D629B4">
            <w:t>.</w:t>
          </w:r>
        </w:p>
        <w:p w14:paraId="623CBFD0" w14:textId="3F522A31" w:rsidR="00091FCC" w:rsidRDefault="00091FCC" w:rsidP="00723CFF">
          <w:pPr>
            <w:pStyle w:val="ListParagraph"/>
            <w:numPr>
              <w:ilvl w:val="0"/>
              <w:numId w:val="45"/>
            </w:numPr>
            <w:tabs>
              <w:tab w:val="left" w:pos="1055"/>
            </w:tabs>
          </w:pPr>
          <w:r>
            <w:t xml:space="preserve">WCQ </w:t>
          </w:r>
          <w:r w:rsidR="00694551">
            <w:t>Business</w:t>
          </w:r>
          <w:r>
            <w:t xml:space="preserve"> application</w:t>
          </w:r>
          <w:r w:rsidR="00694551">
            <w:t>s</w:t>
          </w:r>
          <w:r>
            <w:t xml:space="preserve"> are out of scope for the initial implementation</w:t>
          </w:r>
          <w:r w:rsidR="00694551">
            <w:t>.</w:t>
          </w:r>
        </w:p>
        <w:p w14:paraId="6D91EFC8" w14:textId="4E29713E" w:rsidR="000712A8" w:rsidRDefault="000712A8" w:rsidP="00723CFF">
          <w:pPr>
            <w:pStyle w:val="ListParagraph"/>
            <w:numPr>
              <w:ilvl w:val="0"/>
              <w:numId w:val="45"/>
            </w:numPr>
            <w:tabs>
              <w:tab w:val="left" w:pos="1055"/>
            </w:tabs>
          </w:pPr>
          <w:r>
            <w:t>Auth0 SaaS</w:t>
          </w:r>
          <w:r w:rsidR="00D629B4">
            <w:t xml:space="preserve"> platform</w:t>
          </w:r>
          <w:r>
            <w:t xml:space="preserve">: Central Auth0 Tenant hosting </w:t>
          </w:r>
          <w:r w:rsidR="00091E5C">
            <w:t>CIAM capabilities</w:t>
          </w:r>
          <w:r w:rsidR="00694551">
            <w:t>.</w:t>
          </w:r>
        </w:p>
        <w:p w14:paraId="12A8AC51" w14:textId="521D4C49" w:rsidR="000712A8" w:rsidRDefault="000712A8" w:rsidP="00723CFF">
          <w:pPr>
            <w:pStyle w:val="ListParagraph"/>
            <w:numPr>
              <w:ilvl w:val="0"/>
              <w:numId w:val="45"/>
            </w:numPr>
            <w:tabs>
              <w:tab w:val="left" w:pos="1055"/>
            </w:tabs>
          </w:pPr>
          <w:r>
            <w:t>Federation &amp; External Provider</w:t>
          </w:r>
          <w:r w:rsidR="0010140A">
            <w:t>s</w:t>
          </w:r>
          <w:r>
            <w:t>: Interfaces with external identity providers such as the Mock</w:t>
          </w:r>
          <w:r w:rsidR="00240BEE">
            <w:t xml:space="preserve"> test portal</w:t>
          </w:r>
          <w:r>
            <w:t xml:space="preserve"> to enable federated authentication</w:t>
          </w:r>
          <w:r w:rsidR="002777E5">
            <w:t xml:space="preserve"> /</w:t>
          </w:r>
          <w:r>
            <w:t xml:space="preserve"> SSO.</w:t>
          </w:r>
          <w:r w:rsidR="00366D7C">
            <w:t xml:space="preserve"> </w:t>
          </w:r>
          <w:r w:rsidR="00C37331">
            <w:t>Scope excludes External Identity</w:t>
          </w:r>
          <w:r w:rsidR="00233DCB">
            <w:t xml:space="preserve"> Providers such and QLD Digital Identity</w:t>
          </w:r>
          <w:r w:rsidR="003D3B48">
            <w:t>, MyID and Identity proofing services such as ConnectID.</w:t>
          </w:r>
        </w:p>
        <w:p w14:paraId="30E2A8C7" w14:textId="4B4F2B89" w:rsidR="00B01747" w:rsidRDefault="00340D6B" w:rsidP="00AF1465">
          <w:pPr>
            <w:pStyle w:val="ListParagraph"/>
            <w:numPr>
              <w:ilvl w:val="0"/>
              <w:numId w:val="45"/>
            </w:numPr>
            <w:tabs>
              <w:tab w:val="left" w:pos="1055"/>
            </w:tabs>
          </w:pPr>
          <w:r>
            <w:t xml:space="preserve">Operational </w:t>
          </w:r>
          <w:r w:rsidR="00401BC8">
            <w:t xml:space="preserve">core </w:t>
          </w:r>
          <w:r>
            <w:t>components include</w:t>
          </w:r>
          <w:r w:rsidR="00B01747">
            <w:t>:</w:t>
          </w:r>
        </w:p>
        <w:p w14:paraId="755A0663" w14:textId="2CC97A17" w:rsidR="00B01747" w:rsidRDefault="00340D6B" w:rsidP="00B01747">
          <w:pPr>
            <w:pStyle w:val="ListParagraph"/>
            <w:numPr>
              <w:ilvl w:val="1"/>
              <w:numId w:val="45"/>
            </w:numPr>
            <w:tabs>
              <w:tab w:val="left" w:pos="1055"/>
            </w:tabs>
          </w:pPr>
          <w:r>
            <w:t xml:space="preserve">Workforce identity federation </w:t>
          </w:r>
          <w:r w:rsidR="00B42036">
            <w:t xml:space="preserve">(WCQ Azure ID) </w:t>
          </w:r>
          <w:r>
            <w:t>for</w:t>
          </w:r>
          <w:r w:rsidR="00BF43DF">
            <w:t xml:space="preserve"> platform administration and initial configuration</w:t>
          </w:r>
          <w:r w:rsidR="00B42036">
            <w:t>.</w:t>
          </w:r>
        </w:p>
        <w:p w14:paraId="5A2B67F5" w14:textId="485D9607" w:rsidR="00BC7A94" w:rsidRDefault="00403D26" w:rsidP="00B01747">
          <w:pPr>
            <w:pStyle w:val="ListParagraph"/>
            <w:numPr>
              <w:ilvl w:val="1"/>
              <w:numId w:val="45"/>
            </w:numPr>
            <w:tabs>
              <w:tab w:val="left" w:pos="1055"/>
            </w:tabs>
          </w:pPr>
          <w:r>
            <w:t>Connectivity of required environments to the WCQ SEIM – Microsoft Sentinel</w:t>
          </w:r>
          <w:r w:rsidR="00B42036">
            <w:t>.</w:t>
          </w:r>
        </w:p>
        <w:p w14:paraId="69E44AE1" w14:textId="4D47B1A5" w:rsidR="00403D26" w:rsidRDefault="00D66945" w:rsidP="00B01747">
          <w:pPr>
            <w:pStyle w:val="ListParagraph"/>
            <w:numPr>
              <w:ilvl w:val="1"/>
              <w:numId w:val="45"/>
            </w:numPr>
            <w:tabs>
              <w:tab w:val="left" w:pos="1055"/>
            </w:tabs>
          </w:pPr>
          <w:r>
            <w:t xml:space="preserve">Configuration of the </w:t>
          </w:r>
          <w:r w:rsidR="00383CBF">
            <w:t xml:space="preserve">WCQ </w:t>
          </w:r>
          <w:r>
            <w:t>secret and credential management</w:t>
          </w:r>
          <w:r w:rsidR="00383CBF">
            <w:t xml:space="preserve"> service</w:t>
          </w:r>
          <w:r>
            <w:t xml:space="preserve"> for</w:t>
          </w:r>
          <w:r w:rsidR="001E722D">
            <w:t xml:space="preserve"> use by the CIAM</w:t>
          </w:r>
          <w:r>
            <w:t xml:space="preserve"> CI/CD pipelines</w:t>
          </w:r>
          <w:r w:rsidR="001E722D">
            <w:t>.</w:t>
          </w:r>
        </w:p>
        <w:p w14:paraId="37439730" w14:textId="639EB5E4" w:rsidR="001E722D" w:rsidRDefault="002C616B" w:rsidP="00B01747">
          <w:pPr>
            <w:pStyle w:val="ListParagraph"/>
            <w:numPr>
              <w:ilvl w:val="1"/>
              <w:numId w:val="45"/>
            </w:numPr>
            <w:tabs>
              <w:tab w:val="left" w:pos="1055"/>
            </w:tabs>
          </w:pPr>
          <w:r>
            <w:t xml:space="preserve">Configure </w:t>
          </w:r>
          <w:r w:rsidR="00B05B4D">
            <w:t>Obsidian SSPM observability tool</w:t>
          </w:r>
          <w:r w:rsidR="004D1DAF">
            <w:t xml:space="preserve"> as per WCQ </w:t>
          </w:r>
          <w:r w:rsidR="00F40A38">
            <w:t>Cyber Security requirements.</w:t>
          </w:r>
        </w:p>
        <w:p w14:paraId="6843126C" w14:textId="55CEDF06" w:rsidR="00F40A38" w:rsidRDefault="00EF2FA1" w:rsidP="00B01747">
          <w:pPr>
            <w:pStyle w:val="ListParagraph"/>
            <w:numPr>
              <w:ilvl w:val="1"/>
              <w:numId w:val="45"/>
            </w:numPr>
            <w:tabs>
              <w:tab w:val="left" w:pos="1055"/>
            </w:tabs>
          </w:pPr>
          <w:r>
            <w:t xml:space="preserve">WCQ </w:t>
          </w:r>
          <w:r w:rsidR="00965976">
            <w:t xml:space="preserve">GitHub </w:t>
          </w:r>
          <w:r>
            <w:t xml:space="preserve">CI/CD pipeline configuration </w:t>
          </w:r>
          <w:r w:rsidR="00FD0C6A">
            <w:t>to six Auth0 environments</w:t>
          </w:r>
          <w:r w:rsidR="00C96A57">
            <w:t>.</w:t>
          </w:r>
        </w:p>
        <w:p w14:paraId="7D9EE621" w14:textId="5B1B1804" w:rsidR="007E5046" w:rsidRDefault="00ED0A4B" w:rsidP="003D4676">
          <w:pPr>
            <w:pStyle w:val="ListParagraph"/>
            <w:numPr>
              <w:ilvl w:val="1"/>
              <w:numId w:val="45"/>
            </w:numPr>
            <w:tabs>
              <w:tab w:val="left" w:pos="1055"/>
            </w:tabs>
          </w:pPr>
          <w:r>
            <w:t xml:space="preserve">Hosting </w:t>
          </w:r>
          <w:r w:rsidR="00335962">
            <w:t xml:space="preserve">(WCQ Azure) </w:t>
          </w:r>
          <w:r>
            <w:t xml:space="preserve">and integration to a mock test portal </w:t>
          </w:r>
          <w:r w:rsidR="007E5046">
            <w:t>for technical testing and showcase purposes.</w:t>
          </w:r>
        </w:p>
        <w:p w14:paraId="6299E4EB" w14:textId="77EBA22F" w:rsidR="003D4676" w:rsidRDefault="003D4676" w:rsidP="003D4676">
          <w:pPr>
            <w:pStyle w:val="ListParagraph"/>
            <w:numPr>
              <w:ilvl w:val="0"/>
              <w:numId w:val="45"/>
            </w:numPr>
            <w:tabs>
              <w:tab w:val="left" w:pos="1055"/>
            </w:tabs>
          </w:pPr>
          <w:r>
            <w:t>Future, proposed integrations include:</w:t>
          </w:r>
        </w:p>
        <w:p w14:paraId="641FAEAF" w14:textId="08CEB1A6" w:rsidR="003D4676" w:rsidRDefault="00E078DF" w:rsidP="003D4676">
          <w:pPr>
            <w:pStyle w:val="ListParagraph"/>
            <w:numPr>
              <w:ilvl w:val="1"/>
              <w:numId w:val="45"/>
            </w:numPr>
            <w:tabs>
              <w:tab w:val="left" w:pos="1055"/>
            </w:tabs>
          </w:pPr>
          <w:r>
            <w:t xml:space="preserve">Genesys for </w:t>
          </w:r>
          <w:r w:rsidR="00BE2841">
            <w:t>assisted services (Call Centre) identity attribute management</w:t>
          </w:r>
          <w:r w:rsidR="0093735F">
            <w:t xml:space="preserve"> </w:t>
          </w:r>
          <w:r w:rsidR="00AD210B">
            <w:t>(</w:t>
          </w:r>
          <w:r w:rsidR="00434B70">
            <w:t>change of mobile number or email address</w:t>
          </w:r>
          <w:r w:rsidR="00AD210B">
            <w:t xml:space="preserve">), </w:t>
          </w:r>
          <w:r w:rsidR="0093735F">
            <w:t xml:space="preserve">caller verification and identification, credential </w:t>
          </w:r>
          <w:r w:rsidR="003D12D7">
            <w:t xml:space="preserve">or registration </w:t>
          </w:r>
          <w:r w:rsidR="0093735F">
            <w:t>assistance</w:t>
          </w:r>
          <w:r w:rsidR="00930026">
            <w:t>.</w:t>
          </w:r>
        </w:p>
        <w:p w14:paraId="33106F4F" w14:textId="63F664CC" w:rsidR="00930026" w:rsidRDefault="00930026" w:rsidP="003D4676">
          <w:pPr>
            <w:pStyle w:val="ListParagraph"/>
            <w:numPr>
              <w:ilvl w:val="1"/>
              <w:numId w:val="45"/>
            </w:numPr>
            <w:tabs>
              <w:tab w:val="left" w:pos="1055"/>
            </w:tabs>
          </w:pPr>
          <w:r>
            <w:t xml:space="preserve">WCQ Correspondence platform – integration required </w:t>
          </w:r>
          <w:r w:rsidR="00727CD8">
            <w:t xml:space="preserve">with Auth0 for multi factor authentication </w:t>
          </w:r>
          <w:r w:rsidR="00C7239B">
            <w:t xml:space="preserve">(delivery of SMS and email based </w:t>
          </w:r>
          <w:r w:rsidR="003E520A">
            <w:t>one-time</w:t>
          </w:r>
          <w:r w:rsidR="00C7239B">
            <w:t xml:space="preserve"> pins (OTPs)</w:t>
          </w:r>
          <w:r w:rsidR="003E520A">
            <w:t>)</w:t>
          </w:r>
        </w:p>
        <w:p w14:paraId="5E11D731" w14:textId="08C8B0BD" w:rsidR="003E520A" w:rsidRDefault="00935BE3" w:rsidP="003D4676">
          <w:pPr>
            <w:pStyle w:val="ListParagraph"/>
            <w:numPr>
              <w:ilvl w:val="1"/>
              <w:numId w:val="45"/>
            </w:numPr>
            <w:tabs>
              <w:tab w:val="left" w:pos="1055"/>
            </w:tabs>
          </w:pPr>
          <w:r>
            <w:t xml:space="preserve">Integration to </w:t>
          </w:r>
          <w:r w:rsidR="00832BD9">
            <w:t xml:space="preserve">WCQ Digital experience </w:t>
          </w:r>
          <w:r>
            <w:t xml:space="preserve">capability to support authentication requirements of the various </w:t>
          </w:r>
          <w:r w:rsidR="007E5E85">
            <w:t>business portals.</w:t>
          </w:r>
        </w:p>
        <w:p w14:paraId="2F16F30D" w14:textId="46991BB7" w:rsidR="007C4951" w:rsidRDefault="007C4951" w:rsidP="007C4951">
          <w:pPr>
            <w:pStyle w:val="ListParagraph"/>
            <w:numPr>
              <w:ilvl w:val="1"/>
              <w:numId w:val="45"/>
            </w:numPr>
            <w:tabs>
              <w:tab w:val="left" w:pos="1055"/>
            </w:tabs>
          </w:pPr>
          <w:r>
            <w:t>External Identity providers (Queensland Digital ID, MyID</w:t>
          </w:r>
          <w:r w:rsidR="00E21E5C">
            <w:t>,</w:t>
          </w:r>
          <w:r>
            <w:t xml:space="preserve"> etc</w:t>
          </w:r>
          <w:r w:rsidR="00E21E5C">
            <w:t>.</w:t>
          </w:r>
          <w:r>
            <w:t xml:space="preserve">) and Identity Proofing services (ConnectID) </w:t>
          </w:r>
        </w:p>
        <w:p w14:paraId="71DAB1CE" w14:textId="52DF3AD2" w:rsidR="007E5E85" w:rsidRDefault="004A475E" w:rsidP="003D4676">
          <w:pPr>
            <w:pStyle w:val="ListParagraph"/>
            <w:numPr>
              <w:ilvl w:val="1"/>
              <w:numId w:val="45"/>
            </w:numPr>
            <w:tabs>
              <w:tab w:val="left" w:pos="1055"/>
            </w:tabs>
          </w:pPr>
          <w:r>
            <w:t xml:space="preserve">Customer </w:t>
          </w:r>
          <w:r w:rsidR="0032360D">
            <w:t>r</w:t>
          </w:r>
          <w:r>
            <w:t xml:space="preserve">elationship </w:t>
          </w:r>
          <w:r w:rsidR="0032360D">
            <w:t>M</w:t>
          </w:r>
          <w:r>
            <w:t xml:space="preserve">anagement </w:t>
          </w:r>
          <w:r w:rsidR="008135FE">
            <w:t>platform – The specific integration is to be defined on a cohort by cohort basis</w:t>
          </w:r>
          <w:r w:rsidR="00677E9B">
            <w:t xml:space="preserve"> and is out of scope for the </w:t>
          </w:r>
          <w:r w:rsidR="00712C44">
            <w:t xml:space="preserve">core </w:t>
          </w:r>
          <w:r w:rsidR="00677E9B">
            <w:t xml:space="preserve">Auth0 </w:t>
          </w:r>
          <w:r w:rsidR="00712C44">
            <w:t>deployment</w:t>
          </w:r>
          <w:r w:rsidR="008135FE">
            <w:t xml:space="preserve">. Identity data </w:t>
          </w:r>
          <w:r w:rsidR="004104BE">
            <w:t xml:space="preserve">in Auth0 is a subset of </w:t>
          </w:r>
          <w:r w:rsidR="0032360D">
            <w:t>a CRM data record for an individual</w:t>
          </w:r>
          <w:r w:rsidR="00712C44">
            <w:t xml:space="preserve">. Auth0 and CRM will need to </w:t>
          </w:r>
          <w:r w:rsidR="00C32DCB">
            <w:t>integrate</w:t>
          </w:r>
          <w:r w:rsidR="00712C44">
            <w:t xml:space="preserve"> in the future </w:t>
          </w:r>
          <w:r w:rsidR="00C32DCB">
            <w:t>to ensure data currency acro</w:t>
          </w:r>
          <w:r w:rsidR="00D61940">
            <w:t>ss</w:t>
          </w:r>
          <w:r w:rsidR="00C32DCB">
            <w:t xml:space="preserve"> the two platform</w:t>
          </w:r>
          <w:r w:rsidR="00D61940">
            <w:t>s</w:t>
          </w:r>
          <w:r w:rsidR="00953F48">
            <w:t xml:space="preserve"> ensuring a high level of data </w:t>
          </w:r>
          <w:r w:rsidR="00D42FE8">
            <w:t>quality in “customer systems’ at WCQ.</w:t>
          </w:r>
        </w:p>
        <w:p w14:paraId="28DC8051" w14:textId="2D259341" w:rsidR="007C4951" w:rsidRDefault="00E6357B" w:rsidP="003D4676">
          <w:pPr>
            <w:pStyle w:val="ListParagraph"/>
            <w:numPr>
              <w:ilvl w:val="1"/>
              <w:numId w:val="45"/>
            </w:numPr>
            <w:tabs>
              <w:tab w:val="left" w:pos="1055"/>
            </w:tabs>
          </w:pPr>
          <w:r>
            <w:t xml:space="preserve">Fraud Platform integration is currently out of scope for the </w:t>
          </w:r>
          <w:r w:rsidR="002242D7">
            <w:t>c</w:t>
          </w:r>
          <w:r>
            <w:t xml:space="preserve">ore platform integration. In the future when Auth0 is integrated with a business portal, Auth0 </w:t>
          </w:r>
          <w:r w:rsidR="00C25B3C">
            <w:t>can</w:t>
          </w:r>
          <w:r>
            <w:t xml:space="preserve"> se</w:t>
          </w:r>
          <w:r w:rsidR="007C274A">
            <w:t xml:space="preserve">nd </w:t>
          </w:r>
          <w:r w:rsidR="002242D7">
            <w:t>identity-based</w:t>
          </w:r>
          <w:r w:rsidR="007C274A">
            <w:t xml:space="preserve"> risk signals to the WCQ fraud platform, either via the SIEM or directly</w:t>
          </w:r>
          <w:r w:rsidR="002242D7">
            <w:t>.</w:t>
          </w:r>
        </w:p>
        <w:p w14:paraId="263BA462" w14:textId="77777777" w:rsidR="000712A8" w:rsidRPr="00060C5D" w:rsidRDefault="000712A8" w:rsidP="000712A8">
          <w:pPr>
            <w:tabs>
              <w:tab w:val="left" w:pos="1055"/>
            </w:tabs>
            <w:rPr>
              <w:b/>
              <w:bCs/>
            </w:rPr>
          </w:pPr>
          <w:r w:rsidRPr="00060C5D">
            <w:rPr>
              <w:b/>
              <w:bCs/>
            </w:rPr>
            <w:t>Relationship to Business Capabilities</w:t>
          </w:r>
        </w:p>
        <w:p w14:paraId="74108D55" w14:textId="0204B16F" w:rsidR="00926A61" w:rsidRDefault="000712A8" w:rsidP="000712A8">
          <w:pPr>
            <w:tabs>
              <w:tab w:val="left" w:pos="1055"/>
            </w:tabs>
          </w:pPr>
          <w:r>
            <w:t xml:space="preserve">This architecture directly enables </w:t>
          </w:r>
          <w:r w:rsidR="00D45C6F">
            <w:t>the SaaS Auth0</w:t>
          </w:r>
          <w:r w:rsidR="005D4865">
            <w:t xml:space="preserve"> platform</w:t>
          </w:r>
          <w:r>
            <w:t>,</w:t>
          </w:r>
          <w:r w:rsidR="005D4865">
            <w:t xml:space="preserve"> associated</w:t>
          </w:r>
          <w:r w:rsidR="001129C8">
            <w:t xml:space="preserve"> core</w:t>
          </w:r>
          <w:r w:rsidR="005D4865">
            <w:t xml:space="preserve"> WCQ </w:t>
          </w:r>
          <w:r w:rsidR="001129C8">
            <w:t>environments and</w:t>
          </w:r>
          <w:r>
            <w:t xml:space="preserve"> real-time security event </w:t>
          </w:r>
          <w:r w:rsidR="001129C8">
            <w:t xml:space="preserve">audit </w:t>
          </w:r>
          <w:r>
            <w:t xml:space="preserve">auditing </w:t>
          </w:r>
          <w:r w:rsidR="001129C8">
            <w:t>as well as</w:t>
          </w:r>
          <w:r>
            <w:t xml:space="preserve"> configuration</w:t>
          </w:r>
          <w:r w:rsidR="00060C5D">
            <w:t xml:space="preserve"> management</w:t>
          </w:r>
          <w:r>
            <w:t>.</w:t>
          </w:r>
        </w:p>
        <w:p w14:paraId="65997401" w14:textId="77777777" w:rsidR="00EE7BCA" w:rsidRDefault="00EE7BCA" w:rsidP="00EE7BCA">
          <w:pPr>
            <w:tabs>
              <w:tab w:val="left" w:pos="1055"/>
            </w:tabs>
          </w:pPr>
        </w:p>
        <w:p w14:paraId="4B042A7F" w14:textId="77777777" w:rsidR="00EE7BCA" w:rsidRDefault="00EE7BCA" w:rsidP="00EE7BCA">
          <w:pPr>
            <w:pStyle w:val="Heading2-NumberedList"/>
          </w:pPr>
          <w:bookmarkStart w:id="31" w:name="_Toc242170559"/>
          <w:r>
            <w:t>Logical Architecture Principles and Standards</w:t>
          </w:r>
          <w:bookmarkEnd w:id="31"/>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13CCD82B"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14C6D0C7" w14:textId="77777777" w:rsidR="00EE7BCA" w:rsidRPr="00CF5342" w:rsidRDefault="00EE7BCA">
                <w:pPr>
                  <w:pStyle w:val="TableHeading"/>
                  <w:tabs>
                    <w:tab w:val="left" w:pos="1055"/>
                  </w:tabs>
                </w:pPr>
                <w:r w:rsidRPr="00EE0F1B">
                  <w:t>Principle</w:t>
                </w:r>
              </w:p>
            </w:tc>
            <w:tc>
              <w:tcPr>
                <w:tcW w:w="4961" w:type="dxa"/>
                <w:vAlign w:val="top"/>
              </w:tcPr>
              <w:p w14:paraId="2A44285A"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EE0F1B">
                  <w:t>Application</w:t>
                </w:r>
              </w:p>
            </w:tc>
          </w:tr>
          <w:tr w:rsidR="00DF3787" w:rsidRPr="007E5415" w14:paraId="5994D93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4E88E09" w14:textId="7A16ADE7" w:rsidR="00DF3787" w:rsidRPr="00EE0F1B" w:rsidRDefault="00DF3787">
                <w:pPr>
                  <w:pStyle w:val="TableSubHeading"/>
                  <w:tabs>
                    <w:tab w:val="left" w:pos="921"/>
                  </w:tabs>
                </w:pPr>
                <w:r>
                  <w:t xml:space="preserve">Iterative </w:t>
                </w:r>
                <w:r w:rsidR="00B674F8">
                  <w:t>delivery</w:t>
                </w:r>
              </w:p>
            </w:tc>
            <w:tc>
              <w:tcPr>
                <w:tcW w:w="4961" w:type="dxa"/>
                <w:tcBorders>
                  <w:top w:val="single" w:sz="4" w:space="0" w:color="F2F2F2" w:themeColor="background1" w:themeShade="F2"/>
                  <w:bottom w:val="single" w:sz="4" w:space="0" w:color="F2F2F2" w:themeColor="background1" w:themeShade="F2"/>
                </w:tcBorders>
                <w:vAlign w:val="top"/>
              </w:tcPr>
              <w:p w14:paraId="789DD22C" w14:textId="60A5E6C2" w:rsidR="00DF3787" w:rsidRPr="006B3571" w:rsidRDefault="007A7A1F">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A7A1F">
                  <w:rPr>
                    <w:rFonts w:asciiTheme="minorHAnsi" w:hAnsiTheme="minorHAnsi"/>
                    <w:sz w:val="18"/>
                    <w:szCs w:val="18"/>
                  </w:rPr>
                  <w:t>To establish a foundational CIAM framework designed for progressive expansion in future phases, the Auth0 tenant serves as the primary operational engine. Meanwhile, auxiliary elements</w:t>
                </w:r>
                <w:r w:rsidR="00483254">
                  <w:rPr>
                    <w:rFonts w:asciiTheme="minorHAnsi" w:hAnsiTheme="minorHAnsi"/>
                    <w:sz w:val="18"/>
                    <w:szCs w:val="18"/>
                  </w:rPr>
                  <w:t xml:space="preserve">, </w:t>
                </w:r>
                <w:r w:rsidRPr="007A7A1F">
                  <w:rPr>
                    <w:rFonts w:asciiTheme="minorHAnsi" w:hAnsiTheme="minorHAnsi"/>
                    <w:sz w:val="18"/>
                    <w:szCs w:val="18"/>
                  </w:rPr>
                  <w:t xml:space="preserve">specifically the </w:t>
                </w:r>
                <w:r w:rsidR="00483254">
                  <w:rPr>
                    <w:rFonts w:asciiTheme="minorHAnsi" w:hAnsiTheme="minorHAnsi"/>
                    <w:sz w:val="18"/>
                    <w:szCs w:val="18"/>
                  </w:rPr>
                  <w:t xml:space="preserve">mock </w:t>
                </w:r>
                <w:r w:rsidRPr="007A7A1F">
                  <w:rPr>
                    <w:rFonts w:asciiTheme="minorHAnsi" w:hAnsiTheme="minorHAnsi"/>
                    <w:sz w:val="18"/>
                    <w:szCs w:val="18"/>
                  </w:rPr>
                  <w:t>Web Portal</w:t>
                </w:r>
                <w:r w:rsidR="00483254">
                  <w:rPr>
                    <w:rFonts w:asciiTheme="minorHAnsi" w:hAnsiTheme="minorHAnsi"/>
                    <w:sz w:val="18"/>
                    <w:szCs w:val="18"/>
                  </w:rPr>
                  <w:t xml:space="preserve"> </w:t>
                </w:r>
                <w:r w:rsidRPr="007A7A1F">
                  <w:rPr>
                    <w:rFonts w:asciiTheme="minorHAnsi" w:hAnsiTheme="minorHAnsi"/>
                    <w:sz w:val="18"/>
                    <w:szCs w:val="18"/>
                  </w:rPr>
                  <w:t>are initially implemented as mock components</w:t>
                </w:r>
                <w:r w:rsidR="000367E2">
                  <w:rPr>
                    <w:rFonts w:asciiTheme="minorHAnsi" w:hAnsiTheme="minorHAnsi"/>
                    <w:sz w:val="18"/>
                    <w:szCs w:val="18"/>
                  </w:rPr>
                  <w:t xml:space="preserve"> for testing purposes</w:t>
                </w:r>
                <w:r w:rsidR="00135A73">
                  <w:rPr>
                    <w:rFonts w:asciiTheme="minorHAnsi" w:hAnsiTheme="minorHAnsi"/>
                    <w:sz w:val="18"/>
                    <w:szCs w:val="18"/>
                  </w:rPr>
                  <w:t xml:space="preserve"> only.</w:t>
                </w:r>
              </w:p>
            </w:tc>
          </w:tr>
          <w:tr w:rsidR="00B674F8" w:rsidRPr="007E5415" w14:paraId="5A57102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5CA931F" w14:textId="6AE48A16" w:rsidR="00B674F8" w:rsidRDefault="00B674F8">
                <w:pPr>
                  <w:pStyle w:val="TableSubHeading"/>
                  <w:tabs>
                    <w:tab w:val="left" w:pos="921"/>
                  </w:tabs>
                </w:pPr>
                <w:r w:rsidRPr="00EE0F1B">
                  <w:t>Separation of Concerns</w:t>
                </w:r>
              </w:p>
            </w:tc>
            <w:tc>
              <w:tcPr>
                <w:tcW w:w="4961" w:type="dxa"/>
                <w:tcBorders>
                  <w:top w:val="single" w:sz="4" w:space="0" w:color="F2F2F2" w:themeColor="background1" w:themeShade="F2"/>
                  <w:bottom w:val="single" w:sz="4" w:space="0" w:color="F2F2F2" w:themeColor="background1" w:themeShade="F2"/>
                </w:tcBorders>
                <w:vAlign w:val="top"/>
              </w:tcPr>
              <w:p w14:paraId="177ABAA5" w14:textId="031BFC77" w:rsidR="00B674F8" w:rsidRPr="006B3571" w:rsidRDefault="00B674F8">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External i</w:t>
                </w:r>
                <w:r w:rsidRPr="00331E76">
                  <w:rPr>
                    <w:rFonts w:asciiTheme="minorHAnsi" w:hAnsiTheme="minorHAnsi"/>
                    <w:sz w:val="18"/>
                    <w:szCs w:val="18"/>
                  </w:rPr>
                  <w:t xml:space="preserve">dentity management and authentication functions are decoupled from </w:t>
                </w:r>
                <w:r w:rsidR="0055591C">
                  <w:rPr>
                    <w:rFonts w:asciiTheme="minorHAnsi" w:hAnsiTheme="minorHAnsi"/>
                    <w:sz w:val="18"/>
                    <w:szCs w:val="18"/>
                  </w:rPr>
                  <w:t>production</w:t>
                </w:r>
                <w:r w:rsidRPr="00331E76">
                  <w:rPr>
                    <w:rFonts w:asciiTheme="minorHAnsi" w:hAnsiTheme="minorHAnsi"/>
                    <w:sz w:val="18"/>
                    <w:szCs w:val="18"/>
                  </w:rPr>
                  <w:t xml:space="preserve"> portals, and downstream messaging channels (e.g. email, SMS).</w:t>
                </w:r>
              </w:p>
            </w:tc>
          </w:tr>
          <w:tr w:rsidR="00EE7BCA" w:rsidRPr="007E5415" w14:paraId="7AED469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257992E" w14:textId="77777777" w:rsidR="00EE7BCA" w:rsidRPr="00EF1989" w:rsidRDefault="00EE7BCA">
                <w:pPr>
                  <w:pStyle w:val="TableSubHeading"/>
                  <w:tabs>
                    <w:tab w:val="left" w:pos="921"/>
                  </w:tabs>
                </w:pPr>
                <w:r w:rsidRPr="00EE0F1B">
                  <w:t>Modularity</w:t>
                </w:r>
              </w:p>
            </w:tc>
            <w:tc>
              <w:tcPr>
                <w:tcW w:w="4961" w:type="dxa"/>
                <w:tcBorders>
                  <w:top w:val="single" w:sz="4" w:space="0" w:color="F2F2F2" w:themeColor="background1" w:themeShade="F2"/>
                  <w:bottom w:val="single" w:sz="4" w:space="0" w:color="F2F2F2" w:themeColor="background1" w:themeShade="F2"/>
                </w:tcBorders>
                <w:vAlign w:val="top"/>
              </w:tcPr>
              <w:p w14:paraId="259C5ECB" w14:textId="3249477B" w:rsidR="00EE7BCA" w:rsidRPr="003B66D0" w:rsidRDefault="00131087">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31087">
                  <w:rPr>
                    <w:rFonts w:asciiTheme="minorHAnsi" w:hAnsiTheme="minorHAnsi"/>
                    <w:sz w:val="18"/>
                    <w:szCs w:val="18"/>
                  </w:rPr>
                  <w:t>Logical capabilities are organised into discrete functional modules within the Auth0 tenant, including Authentication, Management API, User Profiles and Credentials, Custom Business Logic and related configurations.</w:t>
                </w:r>
              </w:p>
            </w:tc>
          </w:tr>
          <w:tr w:rsidR="00EE7BCA" w:rsidRPr="007E5415" w14:paraId="103CC17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BB92B0C" w14:textId="77777777" w:rsidR="00EE7BCA" w:rsidRPr="00E34589" w:rsidRDefault="00EE7BCA">
                <w:pPr>
                  <w:pStyle w:val="TableSubHeading"/>
                </w:pPr>
                <w:r w:rsidRPr="00EE0F1B">
                  <w:t>Reuse Before Build</w:t>
                </w:r>
              </w:p>
            </w:tc>
            <w:tc>
              <w:tcPr>
                <w:tcW w:w="4961" w:type="dxa"/>
                <w:tcBorders>
                  <w:top w:val="single" w:sz="4" w:space="0" w:color="F2F2F2" w:themeColor="background1" w:themeShade="F2"/>
                  <w:bottom w:val="single" w:sz="4" w:space="0" w:color="F2F2F2" w:themeColor="background1" w:themeShade="F2"/>
                </w:tcBorders>
                <w:vAlign w:val="top"/>
              </w:tcPr>
              <w:p w14:paraId="09B56DAA" w14:textId="6671B789" w:rsidR="00EE7BCA" w:rsidRPr="00027926" w:rsidRDefault="000B1013">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B1013">
                  <w:rPr>
                    <w:rFonts w:asciiTheme="minorHAnsi" w:hAnsiTheme="minorHAnsi"/>
                    <w:sz w:val="18"/>
                    <w:szCs w:val="18"/>
                  </w:rPr>
                  <w:t xml:space="preserve">Leverages native Auth0 SaaS capabilities and existing </w:t>
                </w:r>
                <w:r w:rsidR="00BB1C09">
                  <w:rPr>
                    <w:rFonts w:asciiTheme="minorHAnsi" w:hAnsiTheme="minorHAnsi"/>
                    <w:sz w:val="18"/>
                    <w:szCs w:val="18"/>
                  </w:rPr>
                  <w:t xml:space="preserve">WCQ </w:t>
                </w:r>
                <w:r w:rsidRPr="000B1013">
                  <w:rPr>
                    <w:rFonts w:asciiTheme="minorHAnsi" w:hAnsiTheme="minorHAnsi"/>
                    <w:sz w:val="18"/>
                    <w:szCs w:val="18"/>
                  </w:rPr>
                  <w:t>enterprise infrastructure (e.g., Azure AD, Sentinel, Datadog) rather than custom-built alternatives.</w:t>
                </w:r>
              </w:p>
            </w:tc>
          </w:tr>
          <w:tr w:rsidR="00EE7BCA" w:rsidRPr="007E5415" w14:paraId="029BEDCD" w14:textId="77777777" w:rsidTr="00A476E2">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5D5C5C0" w14:textId="77777777" w:rsidR="00EE7BCA" w:rsidRPr="001F578E" w:rsidRDefault="00EE7BCA">
                <w:pPr>
                  <w:pStyle w:val="TableSubHeading"/>
                </w:pPr>
                <w:r w:rsidRPr="00EE0F1B">
                  <w:t>Loose Coupling</w:t>
                </w:r>
              </w:p>
            </w:tc>
            <w:tc>
              <w:tcPr>
                <w:tcW w:w="4961" w:type="dxa"/>
                <w:tcBorders>
                  <w:top w:val="single" w:sz="4" w:space="0" w:color="F2F2F2" w:themeColor="background1" w:themeShade="F2"/>
                  <w:bottom w:val="single" w:sz="4" w:space="0" w:color="F2F2F2" w:themeColor="background1" w:themeShade="F2"/>
                </w:tcBorders>
                <w:vAlign w:val="top"/>
              </w:tcPr>
              <w:p w14:paraId="751004FA" w14:textId="6C49FE63" w:rsidR="00EE7BCA" w:rsidRPr="00027926" w:rsidRDefault="00EE7BC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B3571">
                  <w:rPr>
                    <w:rFonts w:asciiTheme="minorHAnsi" w:hAnsiTheme="minorHAnsi"/>
                    <w:sz w:val="18"/>
                    <w:szCs w:val="18"/>
                  </w:rPr>
                  <w:t>Functional domains interact through defined interfaces</w:t>
                </w:r>
                <w:r w:rsidR="00DF2946">
                  <w:rPr>
                    <w:rFonts w:asciiTheme="minorHAnsi" w:hAnsiTheme="minorHAnsi"/>
                    <w:sz w:val="18"/>
                    <w:szCs w:val="18"/>
                  </w:rPr>
                  <w:t xml:space="preserve"> leveraging </w:t>
                </w:r>
                <w:r w:rsidR="00EA3A66" w:rsidRPr="00EA3A66">
                  <w:rPr>
                    <w:rFonts w:asciiTheme="minorHAnsi" w:hAnsiTheme="minorHAnsi"/>
                    <w:sz w:val="18"/>
                    <w:szCs w:val="18"/>
                  </w:rPr>
                  <w:t>standard</w:t>
                </w:r>
                <w:r w:rsidR="0080518C">
                  <w:rPr>
                    <w:rFonts w:asciiTheme="minorHAnsi" w:hAnsiTheme="minorHAnsi"/>
                    <w:sz w:val="18"/>
                    <w:szCs w:val="18"/>
                  </w:rPr>
                  <w:t>s based</w:t>
                </w:r>
                <w:r w:rsidR="00CD54DB">
                  <w:rPr>
                    <w:rFonts w:asciiTheme="minorHAnsi" w:hAnsiTheme="minorHAnsi"/>
                    <w:sz w:val="18"/>
                    <w:szCs w:val="18"/>
                  </w:rPr>
                  <w:t>,</w:t>
                </w:r>
                <w:r w:rsidR="0080518C">
                  <w:rPr>
                    <w:rFonts w:asciiTheme="minorHAnsi" w:hAnsiTheme="minorHAnsi"/>
                    <w:sz w:val="18"/>
                    <w:szCs w:val="18"/>
                  </w:rPr>
                  <w:t xml:space="preserve"> </w:t>
                </w:r>
                <w:r w:rsidR="00EA3A66" w:rsidRPr="00EA3A66">
                  <w:rPr>
                    <w:rFonts w:asciiTheme="minorHAnsi" w:hAnsiTheme="minorHAnsi"/>
                    <w:sz w:val="18"/>
                    <w:szCs w:val="18"/>
                  </w:rPr>
                  <w:t>open protocols (OAuth 2.0, OIDC, SAML</w:t>
                </w:r>
                <w:r w:rsidR="00EA3A66">
                  <w:rPr>
                    <w:rFonts w:asciiTheme="minorHAnsi" w:hAnsiTheme="minorHAnsi"/>
                    <w:sz w:val="18"/>
                    <w:szCs w:val="18"/>
                  </w:rPr>
                  <w:t xml:space="preserve"> 2.0</w:t>
                </w:r>
                <w:r w:rsidR="00EA3A66" w:rsidRPr="00EA3A66">
                  <w:rPr>
                    <w:rFonts w:asciiTheme="minorHAnsi" w:hAnsiTheme="minorHAnsi"/>
                    <w:sz w:val="18"/>
                    <w:szCs w:val="18"/>
                  </w:rPr>
                  <w:t>, REST APIs) to minimize inter-system dependencies.</w:t>
                </w:r>
              </w:p>
            </w:tc>
          </w:tr>
          <w:tr w:rsidR="00A476E2" w:rsidRPr="007E5415" w14:paraId="38AAC1CE"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6D32376" w14:textId="5020DC85" w:rsidR="00A476E2" w:rsidRPr="00EE0F1B" w:rsidRDefault="00A476E2">
                <w:pPr>
                  <w:pStyle w:val="TableSubHeading"/>
                </w:pPr>
                <w:r>
                  <w:t xml:space="preserve">Data </w:t>
                </w:r>
                <w:r w:rsidR="00D566A3">
                  <w:t>minimisation</w:t>
                </w:r>
              </w:p>
            </w:tc>
            <w:tc>
              <w:tcPr>
                <w:tcW w:w="4961" w:type="dxa"/>
                <w:tcBorders>
                  <w:top w:val="single" w:sz="4" w:space="0" w:color="F2F2F2" w:themeColor="background1" w:themeShade="F2"/>
                  <w:bottom w:val="single" w:sz="12" w:space="0" w:color="003E8F"/>
                </w:tcBorders>
                <w:vAlign w:val="top"/>
              </w:tcPr>
              <w:p w14:paraId="3E83104E" w14:textId="5C3E52FF" w:rsidR="00EA5ED7" w:rsidRDefault="000D0C1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Future state production environment: </w:t>
                </w:r>
                <w:r>
                  <w:rPr>
                    <w:rFonts w:asciiTheme="minorHAnsi" w:hAnsiTheme="minorHAnsi"/>
                    <w:sz w:val="18"/>
                    <w:szCs w:val="18"/>
                  </w:rPr>
                  <w:br/>
                </w:r>
                <w:r w:rsidR="001D587F" w:rsidRPr="001D587F">
                  <w:rPr>
                    <w:rFonts w:asciiTheme="minorHAnsi" w:hAnsiTheme="minorHAnsi"/>
                    <w:sz w:val="18"/>
                    <w:szCs w:val="18"/>
                  </w:rPr>
                  <w:t xml:space="preserve">Customer PII stored in the Auth0 production tenant will be minimized to just enough PII to allow an external user to authenticate to a WorkCover Queensland business portal. </w:t>
                </w:r>
              </w:p>
              <w:p w14:paraId="4D044A7F" w14:textId="03E9E692" w:rsidR="00A476E2" w:rsidRPr="006B3571" w:rsidRDefault="00EA5ED7"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Future </w:t>
                </w:r>
                <w:r w:rsidR="00A658B1">
                  <w:rPr>
                    <w:rFonts w:asciiTheme="minorHAnsi" w:hAnsiTheme="minorHAnsi"/>
                    <w:sz w:val="18"/>
                    <w:szCs w:val="18"/>
                  </w:rPr>
                  <w:t>b</w:t>
                </w:r>
                <w:r>
                  <w:rPr>
                    <w:rFonts w:asciiTheme="minorHAnsi" w:hAnsiTheme="minorHAnsi"/>
                    <w:sz w:val="18"/>
                    <w:szCs w:val="18"/>
                  </w:rPr>
                  <w:t>usiness portal integration</w:t>
                </w:r>
                <w:r w:rsidR="00D679ED">
                  <w:rPr>
                    <w:rFonts w:asciiTheme="minorHAnsi" w:hAnsiTheme="minorHAnsi"/>
                    <w:sz w:val="18"/>
                    <w:szCs w:val="18"/>
                  </w:rPr>
                  <w:t xml:space="preserve"> projects</w:t>
                </w:r>
                <w:r w:rsidR="00A658B1">
                  <w:rPr>
                    <w:rFonts w:asciiTheme="minorHAnsi" w:hAnsiTheme="minorHAnsi"/>
                    <w:sz w:val="18"/>
                    <w:szCs w:val="18"/>
                  </w:rPr>
                  <w:t xml:space="preserve"> will define a subset of identity attributes </w:t>
                </w:r>
                <w:r w:rsidR="00D679ED">
                  <w:rPr>
                    <w:rFonts w:asciiTheme="minorHAnsi" w:hAnsiTheme="minorHAnsi"/>
                    <w:sz w:val="18"/>
                    <w:szCs w:val="18"/>
                  </w:rPr>
                  <w:t xml:space="preserve">required for each </w:t>
                </w:r>
                <w:r w:rsidR="001D643A">
                  <w:rPr>
                    <w:rFonts w:asciiTheme="minorHAnsi" w:hAnsiTheme="minorHAnsi"/>
                    <w:sz w:val="18"/>
                    <w:szCs w:val="18"/>
                  </w:rPr>
                  <w:t>such</w:t>
                </w:r>
                <w:r w:rsidR="00D679ED">
                  <w:rPr>
                    <w:rFonts w:asciiTheme="minorHAnsi" w:hAnsiTheme="minorHAnsi"/>
                    <w:sz w:val="18"/>
                    <w:szCs w:val="18"/>
                  </w:rPr>
                  <w:t xml:space="preserve"> portal which may differ </w:t>
                </w:r>
                <w:r w:rsidR="001D643A">
                  <w:rPr>
                    <w:rFonts w:asciiTheme="minorHAnsi" w:hAnsiTheme="minorHAnsi"/>
                    <w:sz w:val="18"/>
                    <w:szCs w:val="18"/>
                  </w:rPr>
                  <w:t>based</w:t>
                </w:r>
                <w:r w:rsidR="00D679ED">
                  <w:rPr>
                    <w:rFonts w:asciiTheme="minorHAnsi" w:hAnsiTheme="minorHAnsi"/>
                    <w:sz w:val="18"/>
                    <w:szCs w:val="18"/>
                  </w:rPr>
                  <w:t xml:space="preserve"> on </w:t>
                </w:r>
                <w:r w:rsidR="00006354">
                  <w:rPr>
                    <w:rFonts w:asciiTheme="minorHAnsi" w:hAnsiTheme="minorHAnsi"/>
                    <w:sz w:val="18"/>
                    <w:szCs w:val="18"/>
                  </w:rPr>
                  <w:t>cohort</w:t>
                </w:r>
                <w:r w:rsidR="00D679ED">
                  <w:rPr>
                    <w:rFonts w:asciiTheme="minorHAnsi" w:hAnsiTheme="minorHAnsi"/>
                    <w:sz w:val="18"/>
                    <w:szCs w:val="18"/>
                  </w:rPr>
                  <w:t xml:space="preserve"> type and business requirements</w:t>
                </w:r>
                <w:r w:rsidR="005E27D6">
                  <w:rPr>
                    <w:rFonts w:asciiTheme="minorHAnsi" w:hAnsiTheme="minorHAnsi"/>
                    <w:sz w:val="18"/>
                    <w:szCs w:val="18"/>
                  </w:rPr>
                  <w:t xml:space="preserve">. </w:t>
                </w:r>
                <w:r w:rsidR="001D587F" w:rsidRPr="001D587F">
                  <w:rPr>
                    <w:rFonts w:asciiTheme="minorHAnsi" w:hAnsiTheme="minorHAnsi"/>
                    <w:sz w:val="18"/>
                    <w:szCs w:val="18"/>
                  </w:rPr>
                  <w:t xml:space="preserve">Additionally, </w:t>
                </w:r>
                <w:r w:rsidR="007911CD">
                  <w:rPr>
                    <w:rFonts w:asciiTheme="minorHAnsi" w:hAnsiTheme="minorHAnsi"/>
                    <w:sz w:val="18"/>
                    <w:szCs w:val="18"/>
                  </w:rPr>
                  <w:t>A</w:t>
                </w:r>
                <w:r w:rsidR="001D587F" w:rsidRPr="001D587F">
                  <w:rPr>
                    <w:rFonts w:asciiTheme="minorHAnsi" w:hAnsiTheme="minorHAnsi"/>
                    <w:sz w:val="18"/>
                    <w:szCs w:val="18"/>
                  </w:rPr>
                  <w:t>uth0 profile</w:t>
                </w:r>
                <w:r w:rsidR="007911CD">
                  <w:rPr>
                    <w:rFonts w:asciiTheme="minorHAnsi" w:hAnsiTheme="minorHAnsi"/>
                    <w:sz w:val="18"/>
                    <w:szCs w:val="18"/>
                  </w:rPr>
                  <w:t xml:space="preserve"> data (the digital identity)</w:t>
                </w:r>
                <w:r w:rsidR="008F51DF">
                  <w:rPr>
                    <w:rFonts w:asciiTheme="minorHAnsi" w:hAnsiTheme="minorHAnsi"/>
                    <w:sz w:val="18"/>
                    <w:szCs w:val="18"/>
                  </w:rPr>
                  <w:t xml:space="preserve">will be stored within the Auth0 identity store and may include </w:t>
                </w:r>
                <w:r w:rsidR="001D587F" w:rsidRPr="001D587F">
                  <w:rPr>
                    <w:rFonts w:asciiTheme="minorHAnsi" w:hAnsiTheme="minorHAnsi"/>
                    <w:sz w:val="18"/>
                    <w:szCs w:val="18"/>
                  </w:rPr>
                  <w:t xml:space="preserve">opaque immutable identifiers for the </w:t>
                </w:r>
                <w:r w:rsidR="00F13D5D">
                  <w:rPr>
                    <w:rFonts w:asciiTheme="minorHAnsi" w:hAnsiTheme="minorHAnsi"/>
                    <w:sz w:val="18"/>
                    <w:szCs w:val="18"/>
                  </w:rPr>
                  <w:t xml:space="preserve">end </w:t>
                </w:r>
                <w:r w:rsidR="001D587F" w:rsidRPr="001D587F">
                  <w:rPr>
                    <w:rFonts w:asciiTheme="minorHAnsi" w:hAnsiTheme="minorHAnsi"/>
                    <w:sz w:val="18"/>
                    <w:szCs w:val="18"/>
                  </w:rPr>
                  <w:t>user</w:t>
                </w:r>
                <w:r w:rsidR="00F13D5D">
                  <w:rPr>
                    <w:rFonts w:asciiTheme="minorHAnsi" w:hAnsiTheme="minorHAnsi"/>
                    <w:sz w:val="18"/>
                    <w:szCs w:val="18"/>
                  </w:rPr>
                  <w:t xml:space="preserve">, eg: </w:t>
                </w:r>
                <w:r w:rsidR="001D587F" w:rsidRPr="001D587F">
                  <w:rPr>
                    <w:rFonts w:asciiTheme="minorHAnsi" w:hAnsiTheme="minorHAnsi"/>
                    <w:sz w:val="18"/>
                    <w:szCs w:val="18"/>
                  </w:rPr>
                  <w:t xml:space="preserve"> GUID, External ID, CRM ID etc.</w:t>
                </w:r>
              </w:p>
            </w:tc>
          </w:tr>
        </w:tbl>
        <w:p w14:paraId="7993E185" w14:textId="581A47F5" w:rsidR="00E70B12" w:rsidRDefault="00E70B12">
          <w:pPr>
            <w:pStyle w:val="Caption"/>
          </w:pPr>
          <w:bookmarkStart w:id="32" w:name="_Toc242170471"/>
          <w:r>
            <w:t xml:space="preserve">Table </w:t>
          </w:r>
          <w:r w:rsidR="0012787A">
            <w:fldChar w:fldCharType="begin"/>
          </w:r>
          <w:r w:rsidR="0012787A">
            <w:instrText xml:space="preserve"> SEQ Table \* ARABIC </w:instrText>
          </w:r>
          <w:r w:rsidR="0012787A">
            <w:fldChar w:fldCharType="separate"/>
          </w:r>
          <w:r w:rsidR="00D2291F">
            <w:t>3</w:t>
          </w:r>
          <w:r w:rsidR="0012787A">
            <w:fldChar w:fldCharType="end"/>
          </w:r>
          <w:r>
            <w:t xml:space="preserve"> - </w:t>
          </w:r>
          <w:r w:rsidRPr="00A8599F">
            <w:t>Logical Architecture Principles and Standards</w:t>
          </w:r>
          <w:bookmarkEnd w:id="32"/>
        </w:p>
        <w:p w14:paraId="666AD08A" w14:textId="77777777" w:rsidR="00EE7BCA" w:rsidRDefault="00EE7BCA" w:rsidP="00EE7BCA">
          <w:pPr>
            <w:rPr>
              <w:lang w:val="en-US"/>
            </w:rPr>
          </w:pPr>
        </w:p>
        <w:p w14:paraId="611E66BE" w14:textId="77D8BC6D" w:rsidR="000663A0" w:rsidRDefault="000663A0">
          <w:pPr>
            <w:spacing w:after="0" w:line="240" w:lineRule="auto"/>
            <w:rPr>
              <w:lang w:val="en-US"/>
            </w:rPr>
          </w:pPr>
          <w:r>
            <w:rPr>
              <w:lang w:val="en-US"/>
            </w:rPr>
            <w:br w:type="page"/>
          </w:r>
        </w:p>
        <w:p w14:paraId="2ACF3139" w14:textId="77777777" w:rsidR="00EE7BCA" w:rsidRDefault="00EE7BCA" w:rsidP="00EE7BCA">
          <w:pPr>
            <w:pStyle w:val="Heading2-NumberedList"/>
          </w:pPr>
          <w:bookmarkStart w:id="33" w:name="_Toc242170560"/>
          <w:r>
            <w:t>Logical Architecture Components</w:t>
          </w:r>
          <w:bookmarkEnd w:id="33"/>
        </w:p>
        <w:p w14:paraId="69A0318B" w14:textId="77777777" w:rsidR="00EE7BCA" w:rsidRDefault="00EE7BCA" w:rsidP="00EE7BCA">
          <w:pPr>
            <w:tabs>
              <w:tab w:val="left" w:pos="1055"/>
            </w:tabs>
          </w:pPr>
          <w:r>
            <w:t>Identifies the logical components and functional services that make up the solution.</w:t>
          </w:r>
        </w:p>
        <w:p w14:paraId="679C5633" w14:textId="6255277C" w:rsidR="0071648F" w:rsidRDefault="000663A0" w:rsidP="00205FD0">
          <w:pPr>
            <w:keepNext/>
            <w:tabs>
              <w:tab w:val="left" w:pos="1055"/>
            </w:tabs>
            <w:jc w:val="center"/>
            <w:rPr>
              <w:b/>
              <w:bCs/>
              <w:color w:val="FF0000"/>
            </w:rPr>
          </w:pPr>
          <w:r>
            <w:object w:dxaOrig="16410" w:dyaOrig="6300" w14:anchorId="50A59661">
              <v:shape id="_x0000_i1026" type="#_x0000_t75" style="width:453pt;height:174pt" o:ole="">
                <v:imagedata r:id="rId20" o:title=""/>
              </v:shape>
              <o:OLEObject Type="Embed" ProgID="Visio.Drawing.15" ShapeID="_x0000_i1026" DrawAspect="Content" ObjectID="_1854629800" r:id="rId21"/>
            </w:object>
          </w:r>
        </w:p>
        <w:p w14:paraId="05786A08" w14:textId="1B37E950" w:rsidR="00205FD0" w:rsidRDefault="00205FD0" w:rsidP="00205FD0">
          <w:pPr>
            <w:pStyle w:val="Caption"/>
          </w:pPr>
          <w:bookmarkStart w:id="34" w:name="_Toc242170526"/>
          <w:bookmarkStart w:id="35" w:name="_Toc237962120"/>
          <w:r>
            <w:t xml:space="preserve">Figure </w:t>
          </w:r>
          <w:r>
            <w:fldChar w:fldCharType="begin"/>
          </w:r>
          <w:r>
            <w:instrText xml:space="preserve"> SEQ Figure \* ARABIC </w:instrText>
          </w:r>
          <w:r>
            <w:fldChar w:fldCharType="separate"/>
          </w:r>
          <w:r w:rsidR="001B50FC">
            <w:t>2</w:t>
          </w:r>
          <w:r>
            <w:fldChar w:fldCharType="end"/>
          </w:r>
          <w:r>
            <w:t xml:space="preserve"> - </w:t>
          </w:r>
          <w:r w:rsidRPr="000A1F68">
            <w:t>Logical Component Model</w:t>
          </w:r>
          <w:bookmarkEnd w:id="34"/>
        </w:p>
        <w:bookmarkEnd w:id="35"/>
        <w:p w14:paraId="5C564DC0" w14:textId="77777777" w:rsidR="00FB62D3" w:rsidRDefault="00FB62D3" w:rsidP="00EE7BCA">
          <w:pPr>
            <w:tabs>
              <w:tab w:val="left" w:pos="1055"/>
            </w:tabs>
            <w:rPr>
              <w:b/>
              <w:bCs/>
            </w:rPr>
          </w:pPr>
        </w:p>
        <w:tbl>
          <w:tblPr>
            <w:tblStyle w:val="WorkCoverTableStyle1"/>
            <w:tblW w:w="0" w:type="auto"/>
            <w:tblCellMar>
              <w:top w:w="57" w:type="dxa"/>
              <w:bottom w:w="57" w:type="dxa"/>
            </w:tblCellMar>
            <w:tblLook w:val="06A0" w:firstRow="1" w:lastRow="0" w:firstColumn="1" w:lastColumn="0" w:noHBand="1" w:noVBand="1"/>
          </w:tblPr>
          <w:tblGrid>
            <w:gridCol w:w="439"/>
            <w:gridCol w:w="3042"/>
            <w:gridCol w:w="5589"/>
          </w:tblGrid>
          <w:tr w:rsidR="00657046" w:rsidRPr="00CF5342" w14:paraId="3EF7CADD" w14:textId="77777777" w:rsidTr="000902B8">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0" w:type="auto"/>
              </w:tcPr>
              <w:p w14:paraId="0710D2C6" w14:textId="1E461366" w:rsidR="00657046" w:rsidRPr="00DF4627" w:rsidRDefault="00657046">
                <w:pPr>
                  <w:pStyle w:val="TableHeading"/>
                  <w:tabs>
                    <w:tab w:val="left" w:pos="1055"/>
                  </w:tabs>
                </w:pPr>
                <w:r>
                  <w:t>ID</w:t>
                </w:r>
              </w:p>
            </w:tc>
            <w:tc>
              <w:tcPr>
                <w:tcW w:w="0" w:type="auto"/>
                <w:vAlign w:val="top"/>
              </w:tcPr>
              <w:p w14:paraId="44F0F2EE" w14:textId="20841B1C" w:rsidR="00657046" w:rsidRPr="00CF5342" w:rsidRDefault="00657046">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DF4627">
                  <w:t>Logical Component</w:t>
                </w:r>
              </w:p>
            </w:tc>
            <w:tc>
              <w:tcPr>
                <w:tcW w:w="0" w:type="auto"/>
                <w:vAlign w:val="top"/>
              </w:tcPr>
              <w:p w14:paraId="6AA45FB0" w14:textId="77777777" w:rsidR="00657046" w:rsidRPr="005D6863" w:rsidRDefault="00657046">
                <w:pPr>
                  <w:pStyle w:val="TableHeading"/>
                  <w:cnfStyle w:val="100000000000" w:firstRow="1" w:lastRow="0" w:firstColumn="0" w:lastColumn="0" w:oddVBand="0" w:evenVBand="0" w:oddHBand="0" w:evenHBand="0" w:firstRowFirstColumn="0" w:firstRowLastColumn="0" w:lastRowFirstColumn="0" w:lastRowLastColumn="0"/>
                </w:pPr>
                <w:r w:rsidRPr="00DF4627">
                  <w:t>Responsibility</w:t>
                </w:r>
              </w:p>
            </w:tc>
          </w:tr>
          <w:tr w:rsidR="00D22FFF" w:rsidRPr="007E5415" w14:paraId="1E4529E4" w14:textId="77777777" w:rsidTr="00B9600C">
            <w:trPr>
              <w:trHeight w:val="3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045DC9D" w14:textId="06891CB3" w:rsidR="00D22FFF" w:rsidRDefault="00DD7269">
                <w:pPr>
                  <w:pStyle w:val="TableSubHeading"/>
                  <w:tabs>
                    <w:tab w:val="left" w:pos="938"/>
                  </w:tabs>
                </w:pPr>
                <w:r>
                  <w:t>1</w:t>
                </w:r>
              </w:p>
            </w:tc>
            <w:tc>
              <w:tcPr>
                <w:tcW w:w="0" w:type="auto"/>
                <w:tcBorders>
                  <w:top w:val="single" w:sz="4" w:space="0" w:color="FFFFFF" w:themeColor="background1"/>
                  <w:bottom w:val="single" w:sz="4" w:space="0" w:color="FFFFFF" w:themeColor="background1"/>
                </w:tcBorders>
                <w:vAlign w:val="top"/>
              </w:tcPr>
              <w:p w14:paraId="132D1DBF" w14:textId="5885958D" w:rsidR="00D22FFF" w:rsidRDefault="00D22FFF">
                <w:pPr>
                  <w:pStyle w:val="TableSubHeading"/>
                  <w:tabs>
                    <w:tab w:val="left" w:pos="938"/>
                  </w:tabs>
                  <w:cnfStyle w:val="000000000000" w:firstRow="0" w:lastRow="0" w:firstColumn="0" w:lastColumn="0" w:oddVBand="0" w:evenVBand="0" w:oddHBand="0" w:evenHBand="0" w:firstRowFirstColumn="0" w:firstRowLastColumn="0" w:lastRowFirstColumn="0" w:lastRowLastColumn="0"/>
                </w:pPr>
                <w:r>
                  <w:t>Contact management (Genesis)</w:t>
                </w:r>
              </w:p>
            </w:tc>
            <w:tc>
              <w:tcPr>
                <w:tcW w:w="0" w:type="auto"/>
                <w:tcBorders>
                  <w:top w:val="single" w:sz="4" w:space="0" w:color="F2F2F2" w:themeColor="background1" w:themeShade="F2"/>
                  <w:bottom w:val="single" w:sz="4" w:space="0" w:color="F2F2F2" w:themeColor="background1" w:themeShade="F2"/>
                </w:tcBorders>
                <w:vAlign w:val="top"/>
              </w:tcPr>
              <w:p w14:paraId="44DAF065" w14:textId="609F4793" w:rsidR="00D22FFF" w:rsidRDefault="007402D9">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Future</w:t>
                </w:r>
                <w:r w:rsidR="00D22FFF">
                  <w:rPr>
                    <w:rFonts w:asciiTheme="minorHAnsi" w:hAnsiTheme="minorHAnsi"/>
                    <w:sz w:val="18"/>
                    <w:szCs w:val="18"/>
                  </w:rPr>
                  <w:t xml:space="preserve"> integration</w:t>
                </w:r>
                <w:r>
                  <w:rPr>
                    <w:rFonts w:asciiTheme="minorHAnsi" w:hAnsiTheme="minorHAnsi"/>
                    <w:sz w:val="18"/>
                    <w:szCs w:val="18"/>
                  </w:rPr>
                  <w:t xml:space="preserve"> - Customer service identity attribute management</w:t>
                </w:r>
                <w:r w:rsidR="00B96AB2">
                  <w:rPr>
                    <w:rFonts w:asciiTheme="minorHAnsi" w:hAnsiTheme="minorHAnsi"/>
                    <w:sz w:val="18"/>
                    <w:szCs w:val="18"/>
                  </w:rPr>
                  <w:t xml:space="preserve">, Customer interaction, Customer </w:t>
                </w:r>
                <w:r w:rsidR="00926D36">
                  <w:rPr>
                    <w:rFonts w:asciiTheme="minorHAnsi" w:hAnsiTheme="minorHAnsi"/>
                    <w:sz w:val="18"/>
                    <w:szCs w:val="18"/>
                  </w:rPr>
                  <w:t>identification and authentication</w:t>
                </w:r>
              </w:p>
            </w:tc>
          </w:tr>
          <w:tr w:rsidR="001E1F18" w:rsidRPr="007E5415" w14:paraId="23887C09"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1655601" w14:textId="460B3BF6" w:rsidR="001E1F18" w:rsidRDefault="001E1F18">
                <w:pPr>
                  <w:pStyle w:val="TableSubHeading"/>
                  <w:tabs>
                    <w:tab w:val="left" w:pos="938"/>
                  </w:tabs>
                </w:pPr>
                <w:r>
                  <w:t>2</w:t>
                </w:r>
              </w:p>
            </w:tc>
            <w:tc>
              <w:tcPr>
                <w:tcW w:w="0" w:type="auto"/>
                <w:tcBorders>
                  <w:top w:val="single" w:sz="4" w:space="0" w:color="FFFFFF" w:themeColor="background1"/>
                  <w:bottom w:val="single" w:sz="4" w:space="0" w:color="FFFFFF" w:themeColor="background1"/>
                </w:tcBorders>
                <w:vAlign w:val="top"/>
              </w:tcPr>
              <w:p w14:paraId="07A14792" w14:textId="50C6F936" w:rsidR="001E1F18" w:rsidRDefault="001E1F18">
                <w:pPr>
                  <w:pStyle w:val="TableSubHeading"/>
                  <w:tabs>
                    <w:tab w:val="left" w:pos="938"/>
                  </w:tabs>
                  <w:cnfStyle w:val="000000000000" w:firstRow="0" w:lastRow="0" w:firstColumn="0" w:lastColumn="0" w:oddVBand="0" w:evenVBand="0" w:oddHBand="0" w:evenHBand="0" w:firstRowFirstColumn="0" w:firstRowLastColumn="0" w:lastRowFirstColumn="0" w:lastRowLastColumn="0"/>
                </w:pPr>
                <w:r>
                  <w:t>Correspondence</w:t>
                </w:r>
              </w:p>
            </w:tc>
            <w:tc>
              <w:tcPr>
                <w:tcW w:w="0" w:type="auto"/>
                <w:tcBorders>
                  <w:top w:val="single" w:sz="4" w:space="0" w:color="F2F2F2" w:themeColor="background1" w:themeShade="F2"/>
                  <w:bottom w:val="single" w:sz="4" w:space="0" w:color="F2F2F2" w:themeColor="background1" w:themeShade="F2"/>
                </w:tcBorders>
                <w:vAlign w:val="top"/>
              </w:tcPr>
              <w:p w14:paraId="51437265" w14:textId="7C3EC9EC" w:rsidR="001E1F18" w:rsidRDefault="001E1F18">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Future integration - Manages external communication using various channels such as Postal, email and mobile SMS for One time PIN (OTP</w:t>
                </w:r>
                <w:r w:rsidR="00857DD7">
                  <w:rPr>
                    <w:rFonts w:asciiTheme="minorHAnsi" w:hAnsiTheme="minorHAnsi"/>
                    <w:sz w:val="18"/>
                    <w:szCs w:val="18"/>
                  </w:rPr>
                  <w:t>)</w:t>
                </w:r>
                <w:r>
                  <w:rPr>
                    <w:rFonts w:asciiTheme="minorHAnsi" w:hAnsiTheme="minorHAnsi"/>
                    <w:sz w:val="18"/>
                    <w:szCs w:val="18"/>
                  </w:rPr>
                  <w:t xml:space="preserve"> delivery</w:t>
                </w:r>
                <w:r w:rsidR="00D37FDF">
                  <w:rPr>
                    <w:rFonts w:asciiTheme="minorHAnsi" w:hAnsiTheme="minorHAnsi"/>
                    <w:sz w:val="18"/>
                    <w:szCs w:val="18"/>
                  </w:rPr>
                  <w:t>.</w:t>
                </w:r>
              </w:p>
            </w:tc>
          </w:tr>
          <w:tr w:rsidR="00E353E0" w:rsidRPr="007E5415" w14:paraId="6203AA97" w14:textId="77777777" w:rsidTr="00D20D15">
            <w:trPr>
              <w:trHeight w:val="2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FAA54F8" w14:textId="4A69CA03" w:rsidR="00E353E0" w:rsidRPr="007E43E3" w:rsidRDefault="00E353E0" w:rsidP="00E353E0">
                <w:pPr>
                  <w:pStyle w:val="TableSubHeading"/>
                </w:pPr>
                <w:r>
                  <w:t>3</w:t>
                </w:r>
              </w:p>
            </w:tc>
            <w:tc>
              <w:tcPr>
                <w:tcW w:w="0" w:type="auto"/>
                <w:tcBorders>
                  <w:top w:val="single" w:sz="4" w:space="0" w:color="FFFFFF" w:themeColor="background1"/>
                  <w:bottom w:val="single" w:sz="4" w:space="0" w:color="FFFFFF" w:themeColor="background1"/>
                </w:tcBorders>
                <w:vAlign w:val="top"/>
              </w:tcPr>
              <w:p w14:paraId="47CD7A2A" w14:textId="2F9B2C9C" w:rsidR="00E353E0" w:rsidRPr="00E34589" w:rsidRDefault="00E353E0" w:rsidP="00E353E0">
                <w:pPr>
                  <w:pStyle w:val="TableSubHeading"/>
                  <w:cnfStyle w:val="000000000000" w:firstRow="0" w:lastRow="0" w:firstColumn="0" w:lastColumn="0" w:oddVBand="0" w:evenVBand="0" w:oddHBand="0" w:evenHBand="0" w:firstRowFirstColumn="0" w:firstRowLastColumn="0" w:lastRowFirstColumn="0" w:lastRowLastColumn="0"/>
                </w:pPr>
                <w:r>
                  <w:t>WCQ Digital Experience layer</w:t>
                </w:r>
              </w:p>
            </w:tc>
            <w:tc>
              <w:tcPr>
                <w:tcW w:w="0" w:type="auto"/>
                <w:tcBorders>
                  <w:top w:val="single" w:sz="4" w:space="0" w:color="F2F2F2" w:themeColor="background1" w:themeShade="F2"/>
                  <w:bottom w:val="single" w:sz="4" w:space="0" w:color="F2F2F2" w:themeColor="background1" w:themeShade="F2"/>
                </w:tcBorders>
                <w:vAlign w:val="top"/>
              </w:tcPr>
              <w:p w14:paraId="30D477C6" w14:textId="32CDB664" w:rsidR="00E353E0" w:rsidRPr="00027926" w:rsidRDefault="00E353E0"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Digital content management, static assets</w:t>
                </w:r>
                <w:r w:rsidR="00D37FDF">
                  <w:rPr>
                    <w:rFonts w:asciiTheme="minorHAnsi" w:hAnsiTheme="minorHAnsi"/>
                    <w:sz w:val="18"/>
                    <w:szCs w:val="18"/>
                  </w:rPr>
                  <w:t xml:space="preserve">, </w:t>
                </w:r>
                <w:r>
                  <w:rPr>
                    <w:rFonts w:asciiTheme="minorHAnsi" w:hAnsiTheme="minorHAnsi"/>
                    <w:sz w:val="18"/>
                    <w:szCs w:val="18"/>
                  </w:rPr>
                  <w:t>web services</w:t>
                </w:r>
                <w:r w:rsidR="00D37FDF">
                  <w:rPr>
                    <w:rFonts w:asciiTheme="minorHAnsi" w:hAnsiTheme="minorHAnsi"/>
                    <w:sz w:val="18"/>
                    <w:szCs w:val="18"/>
                  </w:rPr>
                  <w:t xml:space="preserve"> which make up Digital service portals</w:t>
                </w:r>
                <w:r w:rsidR="00FB15DB">
                  <w:rPr>
                    <w:rFonts w:asciiTheme="minorHAnsi" w:hAnsiTheme="minorHAnsi"/>
                    <w:sz w:val="18"/>
                    <w:szCs w:val="18"/>
                  </w:rPr>
                  <w:t>.</w:t>
                </w:r>
              </w:p>
            </w:tc>
          </w:tr>
          <w:tr w:rsidR="00E353E0" w:rsidRPr="007E5415" w14:paraId="16A1CB93"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7D918033" w14:textId="6496C5EB" w:rsidR="00E353E0" w:rsidRDefault="00147D3E" w:rsidP="00E353E0">
                <w:pPr>
                  <w:pStyle w:val="TableSubHeading"/>
                </w:pPr>
                <w:r>
                  <w:t>4</w:t>
                </w:r>
              </w:p>
            </w:tc>
            <w:tc>
              <w:tcPr>
                <w:tcW w:w="0" w:type="auto"/>
                <w:tcBorders>
                  <w:top w:val="single" w:sz="4" w:space="0" w:color="FFFFFF" w:themeColor="background1"/>
                  <w:bottom w:val="single" w:sz="4" w:space="0" w:color="FFFFFF" w:themeColor="background1"/>
                </w:tcBorders>
                <w:vAlign w:val="top"/>
              </w:tcPr>
              <w:p w14:paraId="51F02986" w14:textId="26441453" w:rsidR="00E353E0" w:rsidRDefault="002D422E" w:rsidP="00E353E0">
                <w:pPr>
                  <w:pStyle w:val="TableSubHeading"/>
                  <w:cnfStyle w:val="000000000000" w:firstRow="0" w:lastRow="0" w:firstColumn="0" w:lastColumn="0" w:oddVBand="0" w:evenVBand="0" w:oddHBand="0" w:evenHBand="0" w:firstRowFirstColumn="0" w:firstRowLastColumn="0" w:lastRowFirstColumn="0" w:lastRowLastColumn="0"/>
                </w:pPr>
                <w:r>
                  <w:t>CIAM Platform</w:t>
                </w:r>
                <w:r w:rsidR="007B340D">
                  <w:t xml:space="preserve"> </w:t>
                </w:r>
              </w:p>
            </w:tc>
            <w:tc>
              <w:tcPr>
                <w:tcW w:w="0" w:type="auto"/>
                <w:tcBorders>
                  <w:top w:val="single" w:sz="4" w:space="0" w:color="F2F2F2" w:themeColor="background1" w:themeShade="F2"/>
                  <w:bottom w:val="single" w:sz="4" w:space="0" w:color="F2F2F2" w:themeColor="background1" w:themeShade="F2"/>
                </w:tcBorders>
                <w:vAlign w:val="top"/>
              </w:tcPr>
              <w:p w14:paraId="0575E368" w14:textId="5B2D77D0" w:rsidR="00E353E0" w:rsidRPr="006066EE" w:rsidRDefault="007B340D"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Auth0 CIAM platform</w:t>
                </w:r>
                <w:r w:rsidR="002B7F92">
                  <w:rPr>
                    <w:rFonts w:asciiTheme="minorHAnsi" w:hAnsiTheme="minorHAnsi"/>
                    <w:sz w:val="18"/>
                    <w:szCs w:val="18"/>
                  </w:rPr>
                  <w:t xml:space="preserve"> – External individual and </w:t>
                </w:r>
                <w:r w:rsidR="00200ED1">
                  <w:rPr>
                    <w:rFonts w:asciiTheme="minorHAnsi" w:hAnsiTheme="minorHAnsi"/>
                    <w:sz w:val="18"/>
                    <w:szCs w:val="18"/>
                  </w:rPr>
                  <w:t>business web portal authentication</w:t>
                </w:r>
              </w:p>
            </w:tc>
          </w:tr>
          <w:tr w:rsidR="00E353E0" w:rsidRPr="007E5415" w14:paraId="58AD075E" w14:textId="77777777" w:rsidTr="00DA4E28">
            <w:trPr>
              <w:trHeight w:val="46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85D86C9" w14:textId="0733BE50" w:rsidR="00E353E0" w:rsidRDefault="00147D3E" w:rsidP="00E353E0">
                <w:pPr>
                  <w:pStyle w:val="TableSubHeading"/>
                </w:pPr>
                <w:r>
                  <w:t>5</w:t>
                </w:r>
              </w:p>
            </w:tc>
            <w:tc>
              <w:tcPr>
                <w:tcW w:w="0" w:type="auto"/>
                <w:tcBorders>
                  <w:top w:val="single" w:sz="4" w:space="0" w:color="FFFFFF" w:themeColor="background1"/>
                  <w:bottom w:val="single" w:sz="4" w:space="0" w:color="FFFFFF" w:themeColor="background1"/>
                </w:tcBorders>
                <w:vAlign w:val="top"/>
              </w:tcPr>
              <w:p w14:paraId="070880A6" w14:textId="23D6C197" w:rsidR="00E353E0" w:rsidRDefault="0090610A" w:rsidP="00E353E0">
                <w:pPr>
                  <w:pStyle w:val="TableSubHeading"/>
                  <w:cnfStyle w:val="000000000000" w:firstRow="0" w:lastRow="0" w:firstColumn="0" w:lastColumn="0" w:oddVBand="0" w:evenVBand="0" w:oddHBand="0" w:evenHBand="0" w:firstRowFirstColumn="0" w:firstRowLastColumn="0" w:lastRowFirstColumn="0" w:lastRowLastColumn="0"/>
                </w:pPr>
                <w:r>
                  <w:t xml:space="preserve">External Identity </w:t>
                </w:r>
                <w:r w:rsidR="0020579E">
                  <w:t>Provider</w:t>
                </w:r>
              </w:p>
            </w:tc>
            <w:tc>
              <w:tcPr>
                <w:tcW w:w="0" w:type="auto"/>
                <w:tcBorders>
                  <w:top w:val="single" w:sz="4" w:space="0" w:color="F2F2F2" w:themeColor="background1" w:themeShade="F2"/>
                  <w:bottom w:val="single" w:sz="4" w:space="0" w:color="F2F2F2" w:themeColor="background1" w:themeShade="F2"/>
                </w:tcBorders>
                <w:vAlign w:val="top"/>
              </w:tcPr>
              <w:p w14:paraId="6C3C198C" w14:textId="21802A2E" w:rsidR="00E353E0" w:rsidRPr="006066EE" w:rsidRDefault="009860E5"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Leverages State and </w:t>
                </w:r>
                <w:r w:rsidR="001835A1">
                  <w:rPr>
                    <w:rFonts w:asciiTheme="minorHAnsi" w:hAnsiTheme="minorHAnsi"/>
                    <w:sz w:val="18"/>
                    <w:szCs w:val="18"/>
                  </w:rPr>
                  <w:t>F</w:t>
                </w:r>
                <w:r>
                  <w:rPr>
                    <w:rFonts w:asciiTheme="minorHAnsi" w:hAnsiTheme="minorHAnsi"/>
                    <w:sz w:val="18"/>
                    <w:szCs w:val="18"/>
                  </w:rPr>
                  <w:t xml:space="preserve">ederal </w:t>
                </w:r>
                <w:r w:rsidR="008C5436">
                  <w:rPr>
                    <w:rFonts w:asciiTheme="minorHAnsi" w:hAnsiTheme="minorHAnsi"/>
                    <w:sz w:val="18"/>
                    <w:szCs w:val="18"/>
                  </w:rPr>
                  <w:t xml:space="preserve">Identity providers for </w:t>
                </w:r>
                <w:r w:rsidR="001835A1">
                  <w:rPr>
                    <w:rFonts w:asciiTheme="minorHAnsi" w:hAnsiTheme="minorHAnsi"/>
                    <w:sz w:val="18"/>
                    <w:szCs w:val="18"/>
                  </w:rPr>
                  <w:t xml:space="preserve">authentication </w:t>
                </w:r>
                <w:r w:rsidR="00A655D9">
                  <w:rPr>
                    <w:rFonts w:asciiTheme="minorHAnsi" w:hAnsiTheme="minorHAnsi"/>
                    <w:sz w:val="18"/>
                    <w:szCs w:val="18"/>
                  </w:rPr>
                  <w:t>using verifiable</w:t>
                </w:r>
                <w:r w:rsidR="0065090A">
                  <w:rPr>
                    <w:rFonts w:asciiTheme="minorHAnsi" w:hAnsiTheme="minorHAnsi"/>
                    <w:sz w:val="18"/>
                    <w:szCs w:val="18"/>
                  </w:rPr>
                  <w:t xml:space="preserve"> credential</w:t>
                </w:r>
                <w:r w:rsidR="001835A1">
                  <w:rPr>
                    <w:rFonts w:asciiTheme="minorHAnsi" w:hAnsiTheme="minorHAnsi"/>
                    <w:sz w:val="18"/>
                    <w:szCs w:val="18"/>
                  </w:rPr>
                  <w:t>s</w:t>
                </w:r>
              </w:p>
            </w:tc>
          </w:tr>
          <w:tr w:rsidR="00E353E0" w:rsidRPr="007E5415" w14:paraId="55398371" w14:textId="77777777" w:rsidTr="00DA4E28">
            <w:trPr>
              <w:trHeight w:val="1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92C7BBF" w14:textId="07C02FF0" w:rsidR="00E353E0" w:rsidRDefault="00C20C62" w:rsidP="00E353E0">
                <w:pPr>
                  <w:pStyle w:val="TableSubHeading"/>
                </w:pPr>
                <w:r>
                  <w:t>6</w:t>
                </w:r>
              </w:p>
            </w:tc>
            <w:tc>
              <w:tcPr>
                <w:tcW w:w="0" w:type="auto"/>
                <w:tcBorders>
                  <w:top w:val="single" w:sz="4" w:space="0" w:color="FFFFFF" w:themeColor="background1"/>
                  <w:bottom w:val="single" w:sz="4" w:space="0" w:color="FFFFFF" w:themeColor="background1"/>
                </w:tcBorders>
                <w:vAlign w:val="top"/>
              </w:tcPr>
              <w:p w14:paraId="6A9445AC" w14:textId="086B51A3" w:rsidR="00E353E0" w:rsidRPr="00DF1C2B" w:rsidRDefault="00A655D9" w:rsidP="00E353E0">
                <w:pPr>
                  <w:pStyle w:val="TableSubHeading"/>
                  <w:cnfStyle w:val="000000000000" w:firstRow="0" w:lastRow="0" w:firstColumn="0" w:lastColumn="0" w:oddVBand="0" w:evenVBand="0" w:oddHBand="0" w:evenHBand="0" w:firstRowFirstColumn="0" w:firstRowLastColumn="0" w:lastRowFirstColumn="0" w:lastRowLastColumn="0"/>
                </w:pPr>
                <w:r>
                  <w:t>Identity Proofing Services</w:t>
                </w:r>
              </w:p>
            </w:tc>
            <w:tc>
              <w:tcPr>
                <w:tcW w:w="0" w:type="auto"/>
                <w:tcBorders>
                  <w:top w:val="single" w:sz="4" w:space="0" w:color="F2F2F2" w:themeColor="background1" w:themeShade="F2"/>
                  <w:bottom w:val="single" w:sz="4" w:space="0" w:color="F2F2F2" w:themeColor="background1" w:themeShade="F2"/>
                </w:tcBorders>
                <w:vAlign w:val="top"/>
              </w:tcPr>
              <w:p w14:paraId="5541B7EB" w14:textId="01772DD3" w:rsidR="00E353E0" w:rsidRPr="00394FFB" w:rsidRDefault="008822BE"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External </w:t>
                </w:r>
                <w:r w:rsidR="00762A98">
                  <w:rPr>
                    <w:rFonts w:asciiTheme="minorHAnsi" w:hAnsiTheme="minorHAnsi"/>
                    <w:sz w:val="18"/>
                    <w:szCs w:val="18"/>
                  </w:rPr>
                  <w:t>identity proofing services such as ConnectID</w:t>
                </w:r>
                <w:r w:rsidR="00D238C5">
                  <w:rPr>
                    <w:rFonts w:asciiTheme="minorHAnsi" w:hAnsiTheme="minorHAnsi"/>
                    <w:sz w:val="18"/>
                    <w:szCs w:val="18"/>
                  </w:rPr>
                  <w:t xml:space="preserve">. </w:t>
                </w:r>
                <w:r w:rsidR="007E2C9C">
                  <w:rPr>
                    <w:rFonts w:asciiTheme="minorHAnsi" w:hAnsiTheme="minorHAnsi"/>
                    <w:sz w:val="18"/>
                    <w:szCs w:val="18"/>
                  </w:rPr>
                  <w:t xml:space="preserve">Verifies a human identity </w:t>
                </w:r>
                <w:r w:rsidR="00282721">
                  <w:rPr>
                    <w:rFonts w:asciiTheme="minorHAnsi" w:hAnsiTheme="minorHAnsi"/>
                    <w:sz w:val="18"/>
                    <w:szCs w:val="18"/>
                  </w:rPr>
                  <w:t>to an authoritative source</w:t>
                </w:r>
                <w:r w:rsidR="005D39B6">
                  <w:rPr>
                    <w:rFonts w:asciiTheme="minorHAnsi" w:hAnsiTheme="minorHAnsi"/>
                    <w:sz w:val="18"/>
                    <w:szCs w:val="18"/>
                  </w:rPr>
                  <w:t xml:space="preserve"> </w:t>
                </w:r>
                <w:r w:rsidR="008B2288">
                  <w:rPr>
                    <w:rFonts w:asciiTheme="minorHAnsi" w:hAnsiTheme="minorHAnsi"/>
                    <w:sz w:val="18"/>
                    <w:szCs w:val="18"/>
                  </w:rPr>
                  <w:t xml:space="preserve">with </w:t>
                </w:r>
                <w:r w:rsidR="005D39B6">
                  <w:rPr>
                    <w:rFonts w:asciiTheme="minorHAnsi" w:hAnsiTheme="minorHAnsi"/>
                    <w:sz w:val="18"/>
                    <w:szCs w:val="18"/>
                  </w:rPr>
                  <w:t xml:space="preserve">fraud </w:t>
                </w:r>
                <w:r w:rsidR="008B2288">
                  <w:rPr>
                    <w:rFonts w:asciiTheme="minorHAnsi" w:hAnsiTheme="minorHAnsi"/>
                    <w:sz w:val="18"/>
                    <w:szCs w:val="18"/>
                  </w:rPr>
                  <w:t>mitigation capabilities</w:t>
                </w:r>
              </w:p>
            </w:tc>
          </w:tr>
          <w:tr w:rsidR="00E353E0" w:rsidRPr="007E5415" w14:paraId="1D2E9DB6"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6B578F3" w14:textId="3E90F577" w:rsidR="00E353E0" w:rsidRPr="00593983" w:rsidRDefault="00C20C62" w:rsidP="00E353E0">
                <w:pPr>
                  <w:pStyle w:val="TableSubHeading"/>
                </w:pPr>
                <w:r>
                  <w:t>7</w:t>
                </w:r>
              </w:p>
            </w:tc>
            <w:tc>
              <w:tcPr>
                <w:tcW w:w="0" w:type="auto"/>
                <w:tcBorders>
                  <w:top w:val="single" w:sz="4" w:space="0" w:color="FFFFFF" w:themeColor="background1"/>
                  <w:bottom w:val="single" w:sz="4" w:space="0" w:color="FFFFFF" w:themeColor="background1"/>
                </w:tcBorders>
                <w:vAlign w:val="top"/>
              </w:tcPr>
              <w:p w14:paraId="711AED4E" w14:textId="70DAF5F0" w:rsidR="00E353E0" w:rsidRPr="00DF4627" w:rsidRDefault="00B075AF" w:rsidP="00E353E0">
                <w:pPr>
                  <w:pStyle w:val="TableSubHeading"/>
                  <w:cnfStyle w:val="000000000000" w:firstRow="0" w:lastRow="0" w:firstColumn="0" w:lastColumn="0" w:oddVBand="0" w:evenVBand="0" w:oddHBand="0" w:evenHBand="0" w:firstRowFirstColumn="0" w:firstRowLastColumn="0" w:lastRowFirstColumn="0" w:lastRowLastColumn="0"/>
                </w:pPr>
                <w:r>
                  <w:t>WCQ CRM</w:t>
                </w:r>
              </w:p>
            </w:tc>
            <w:tc>
              <w:tcPr>
                <w:tcW w:w="0" w:type="auto"/>
                <w:tcBorders>
                  <w:top w:val="single" w:sz="4" w:space="0" w:color="F2F2F2" w:themeColor="background1" w:themeShade="F2"/>
                  <w:bottom w:val="single" w:sz="4" w:space="0" w:color="F2F2F2" w:themeColor="background1" w:themeShade="F2"/>
                </w:tcBorders>
                <w:vAlign w:val="top"/>
              </w:tcPr>
              <w:p w14:paraId="310EBB27" w14:textId="731F3CD3" w:rsidR="00E353E0" w:rsidRPr="00027926" w:rsidRDefault="00B075AF"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WCQ </w:t>
                </w:r>
                <w:r w:rsidR="00941E6D">
                  <w:rPr>
                    <w:rFonts w:asciiTheme="minorHAnsi" w:hAnsiTheme="minorHAnsi"/>
                    <w:sz w:val="18"/>
                    <w:szCs w:val="18"/>
                  </w:rPr>
                  <w:t>authoritative source for identity data</w:t>
                </w:r>
                <w:r w:rsidR="00CE4C0E">
                  <w:rPr>
                    <w:rFonts w:asciiTheme="minorHAnsi" w:hAnsiTheme="minorHAnsi"/>
                    <w:sz w:val="18"/>
                    <w:szCs w:val="18"/>
                  </w:rPr>
                  <w:t xml:space="preserve"> for </w:t>
                </w:r>
                <w:r w:rsidR="00D43EA1">
                  <w:rPr>
                    <w:rFonts w:asciiTheme="minorHAnsi" w:hAnsiTheme="minorHAnsi"/>
                    <w:sz w:val="18"/>
                    <w:szCs w:val="18"/>
                  </w:rPr>
                  <w:t>CIAM</w:t>
                </w:r>
                <w:r w:rsidR="00CE4C0E">
                  <w:rPr>
                    <w:rFonts w:asciiTheme="minorHAnsi" w:hAnsiTheme="minorHAnsi"/>
                    <w:sz w:val="18"/>
                    <w:szCs w:val="18"/>
                  </w:rPr>
                  <w:t xml:space="preserve"> </w:t>
                </w:r>
              </w:p>
            </w:tc>
          </w:tr>
          <w:tr w:rsidR="00E353E0" w:rsidRPr="007E5415" w14:paraId="48CFB524"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2D4016E8" w14:textId="7205FE09" w:rsidR="00E353E0" w:rsidRDefault="00C20C62" w:rsidP="00E353E0">
                <w:pPr>
                  <w:pStyle w:val="TableSubHeading"/>
                </w:pPr>
                <w:r>
                  <w:t>8</w:t>
                </w:r>
              </w:p>
            </w:tc>
            <w:tc>
              <w:tcPr>
                <w:tcW w:w="0" w:type="auto"/>
                <w:tcBorders>
                  <w:top w:val="single" w:sz="4" w:space="0" w:color="FFFFFF" w:themeColor="background1"/>
                  <w:bottom w:val="single" w:sz="4" w:space="0" w:color="FFFFFF" w:themeColor="background1"/>
                </w:tcBorders>
                <w:vAlign w:val="top"/>
              </w:tcPr>
              <w:p w14:paraId="0EBB8B0A" w14:textId="37062001" w:rsidR="00E353E0" w:rsidRPr="00593983" w:rsidRDefault="00B048FD" w:rsidP="00E353E0">
                <w:pPr>
                  <w:pStyle w:val="TableSubHeading"/>
                  <w:cnfStyle w:val="000000000000" w:firstRow="0" w:lastRow="0" w:firstColumn="0" w:lastColumn="0" w:oddVBand="0" w:evenVBand="0" w:oddHBand="0" w:evenHBand="0" w:firstRowFirstColumn="0" w:firstRowLastColumn="0" w:lastRowFirstColumn="0" w:lastRowLastColumn="0"/>
                </w:pPr>
                <w:r>
                  <w:t>Workforce IAM</w:t>
                </w:r>
              </w:p>
            </w:tc>
            <w:tc>
              <w:tcPr>
                <w:tcW w:w="0" w:type="auto"/>
                <w:tcBorders>
                  <w:top w:val="single" w:sz="4" w:space="0" w:color="F2F2F2" w:themeColor="background1" w:themeShade="F2"/>
                  <w:bottom w:val="single" w:sz="4" w:space="0" w:color="F2F2F2" w:themeColor="background1" w:themeShade="F2"/>
                </w:tcBorders>
                <w:vAlign w:val="top"/>
              </w:tcPr>
              <w:p w14:paraId="4BD1C06B" w14:textId="06FAE18D" w:rsidR="00E353E0" w:rsidRPr="005F50B0" w:rsidRDefault="00B048FD" w:rsidP="00E353E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t xml:space="preserve">WCQ Enterprise Directory (EntraID) - </w:t>
                </w:r>
                <w:r w:rsidR="00505CCA" w:rsidRPr="00505CCA">
                  <w:rPr>
                    <w:rFonts w:asciiTheme="minorHAnsi" w:hAnsiTheme="minorHAnsi"/>
                    <w:sz w:val="18"/>
                    <w:szCs w:val="18"/>
                  </w:rPr>
                  <w:t>WCQ Staff Identity provider</w:t>
                </w:r>
                <w:r w:rsidR="00F850D6">
                  <w:rPr>
                    <w:rFonts w:asciiTheme="minorHAnsi" w:hAnsiTheme="minorHAnsi"/>
                    <w:sz w:val="18"/>
                    <w:szCs w:val="18"/>
                  </w:rPr>
                  <w:t xml:space="preserve"> for </w:t>
                </w:r>
                <w:r w:rsidR="006664B4">
                  <w:rPr>
                    <w:rFonts w:asciiTheme="minorHAnsi" w:hAnsiTheme="minorHAnsi"/>
                    <w:sz w:val="18"/>
                    <w:szCs w:val="18"/>
                  </w:rPr>
                  <w:t>Call centre CIAM operations, Sys Admins &amp; Identity development teams</w:t>
                </w:r>
              </w:p>
            </w:tc>
          </w:tr>
          <w:tr w:rsidR="006664B4" w:rsidRPr="007E5415" w14:paraId="3F2C2C1D" w14:textId="77777777" w:rsidTr="00EF2994">
            <w:trPr>
              <w:trHeight w:val="3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744129AD" w14:textId="1CA53100" w:rsidR="006664B4" w:rsidRDefault="006664B4" w:rsidP="006664B4">
                <w:pPr>
                  <w:pStyle w:val="TableSubHeading"/>
                </w:pPr>
                <w:r>
                  <w:t>9</w:t>
                </w:r>
              </w:p>
            </w:tc>
            <w:tc>
              <w:tcPr>
                <w:tcW w:w="0" w:type="auto"/>
                <w:tcBorders>
                  <w:top w:val="single" w:sz="4" w:space="0" w:color="FFFFFF" w:themeColor="background1"/>
                  <w:bottom w:val="single" w:sz="4" w:space="0" w:color="FFFFFF" w:themeColor="background1"/>
                </w:tcBorders>
                <w:vAlign w:val="top"/>
              </w:tcPr>
              <w:p w14:paraId="02E8D8CC" w14:textId="43FC90D1" w:rsidR="006664B4" w:rsidRPr="00715D05" w:rsidRDefault="006664B4" w:rsidP="006664B4">
                <w:pPr>
                  <w:pStyle w:val="TableSubHeading"/>
                  <w:cnfStyle w:val="000000000000" w:firstRow="0" w:lastRow="0" w:firstColumn="0" w:lastColumn="0" w:oddVBand="0" w:evenVBand="0" w:oddHBand="0" w:evenHBand="0" w:firstRowFirstColumn="0" w:firstRowLastColumn="0" w:lastRowFirstColumn="0" w:lastRowLastColumn="0"/>
                </w:pPr>
                <w:r>
                  <w:t>WCQ Security and Event Management System (SIEM)</w:t>
                </w:r>
              </w:p>
            </w:tc>
            <w:tc>
              <w:tcPr>
                <w:tcW w:w="0" w:type="auto"/>
                <w:tcBorders>
                  <w:top w:val="single" w:sz="4" w:space="0" w:color="F2F2F2" w:themeColor="background1" w:themeShade="F2"/>
                  <w:bottom w:val="single" w:sz="4" w:space="0" w:color="F2F2F2" w:themeColor="background1" w:themeShade="F2"/>
                </w:tcBorders>
                <w:vAlign w:val="top"/>
              </w:tcPr>
              <w:p w14:paraId="39D1C2D5" w14:textId="10DE247A" w:rsidR="006664B4" w:rsidRPr="00C06435" w:rsidRDefault="006664B4"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066EE">
                  <w:rPr>
                    <w:rFonts w:asciiTheme="minorHAnsi" w:hAnsiTheme="minorHAnsi"/>
                    <w:sz w:val="18"/>
                    <w:szCs w:val="18"/>
                  </w:rPr>
                  <w:t>WCQ Security and Event Management</w:t>
                </w:r>
                <w:r>
                  <w:rPr>
                    <w:rFonts w:asciiTheme="minorHAnsi" w:hAnsiTheme="minorHAnsi"/>
                    <w:sz w:val="18"/>
                    <w:szCs w:val="18"/>
                  </w:rPr>
                  <w:t xml:space="preserve"> System. Microsoft Sentinel</w:t>
                </w:r>
              </w:p>
            </w:tc>
          </w:tr>
          <w:tr w:rsidR="006664B4" w:rsidRPr="007E5415" w14:paraId="07E04D64" w14:textId="77777777" w:rsidTr="001E13AF">
            <w:trPr>
              <w:trHeight w:val="28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C8B4C05" w14:textId="4CA52770" w:rsidR="006664B4" w:rsidRDefault="006664B4" w:rsidP="006664B4">
                <w:pPr>
                  <w:pStyle w:val="TableSubHeading"/>
                </w:pPr>
                <w:r>
                  <w:t>10</w:t>
                </w:r>
              </w:p>
            </w:tc>
            <w:tc>
              <w:tcPr>
                <w:tcW w:w="0" w:type="auto"/>
                <w:tcBorders>
                  <w:top w:val="single" w:sz="4" w:space="0" w:color="FFFFFF" w:themeColor="background1"/>
                  <w:bottom w:val="single" w:sz="4" w:space="0" w:color="FFFFFF" w:themeColor="background1"/>
                </w:tcBorders>
                <w:vAlign w:val="top"/>
              </w:tcPr>
              <w:p w14:paraId="36F05979" w14:textId="24679278" w:rsidR="006664B4" w:rsidRPr="00085048" w:rsidRDefault="00571973" w:rsidP="006664B4">
                <w:pPr>
                  <w:pStyle w:val="TableSubHeading"/>
                  <w:cnfStyle w:val="000000000000" w:firstRow="0" w:lastRow="0" w:firstColumn="0" w:lastColumn="0" w:oddVBand="0" w:evenVBand="0" w:oddHBand="0" w:evenHBand="0" w:firstRowFirstColumn="0" w:firstRowLastColumn="0" w:lastRowFirstColumn="0" w:lastRowLastColumn="0"/>
                </w:pPr>
                <w:r>
                  <w:t>Secrets and credentials</w:t>
                </w:r>
              </w:p>
            </w:tc>
            <w:tc>
              <w:tcPr>
                <w:tcW w:w="0" w:type="auto"/>
                <w:tcBorders>
                  <w:top w:val="single" w:sz="4" w:space="0" w:color="F2F2F2" w:themeColor="background1" w:themeShade="F2"/>
                  <w:bottom w:val="single" w:sz="4" w:space="0" w:color="F2F2F2" w:themeColor="background1" w:themeShade="F2"/>
                </w:tcBorders>
                <w:vAlign w:val="top"/>
              </w:tcPr>
              <w:p w14:paraId="3DA541F6" w14:textId="400607AF" w:rsidR="006664B4" w:rsidRPr="00B723E3" w:rsidRDefault="00571973"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WCQ Secrets and credential management </w:t>
                </w:r>
              </w:p>
            </w:tc>
          </w:tr>
          <w:tr w:rsidR="006664B4" w:rsidRPr="007E5415" w14:paraId="195E6820"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57DC6743" w14:textId="42EAB70D" w:rsidR="006664B4" w:rsidRDefault="006664B4" w:rsidP="006664B4">
                <w:pPr>
                  <w:pStyle w:val="TableSubHeading"/>
                </w:pPr>
                <w:r>
                  <w:t>11</w:t>
                </w:r>
              </w:p>
            </w:tc>
            <w:tc>
              <w:tcPr>
                <w:tcW w:w="0" w:type="auto"/>
                <w:tcBorders>
                  <w:top w:val="single" w:sz="4" w:space="0" w:color="FFFFFF" w:themeColor="background1"/>
                  <w:bottom w:val="single" w:sz="4" w:space="0" w:color="FFFFFF" w:themeColor="background1"/>
                </w:tcBorders>
                <w:vAlign w:val="top"/>
              </w:tcPr>
              <w:p w14:paraId="3D725E2A" w14:textId="66EBC69B" w:rsidR="006664B4" w:rsidRDefault="00EA3E42" w:rsidP="006664B4">
                <w:pPr>
                  <w:pStyle w:val="TableSubHeading"/>
                  <w:cnfStyle w:val="000000000000" w:firstRow="0" w:lastRow="0" w:firstColumn="0" w:lastColumn="0" w:oddVBand="0" w:evenVBand="0" w:oddHBand="0" w:evenHBand="0" w:firstRowFirstColumn="0" w:firstRowLastColumn="0" w:lastRowFirstColumn="0" w:lastRowLastColumn="0"/>
                </w:pPr>
                <w:r>
                  <w:t xml:space="preserve">SaaS Security Posture management </w:t>
                </w:r>
              </w:p>
            </w:tc>
            <w:tc>
              <w:tcPr>
                <w:tcW w:w="0" w:type="auto"/>
                <w:tcBorders>
                  <w:top w:val="single" w:sz="4" w:space="0" w:color="F2F2F2" w:themeColor="background1" w:themeShade="F2"/>
                  <w:bottom w:val="single" w:sz="4" w:space="0" w:color="F2F2F2" w:themeColor="background1" w:themeShade="F2"/>
                </w:tcBorders>
                <w:vAlign w:val="top"/>
              </w:tcPr>
              <w:p w14:paraId="67934F84" w14:textId="4263FFC5" w:rsidR="006664B4" w:rsidRPr="00D3273D" w:rsidRDefault="00EA3E42"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Obsidian SaaS security posture management</w:t>
                </w:r>
              </w:p>
            </w:tc>
          </w:tr>
          <w:tr w:rsidR="006664B4" w:rsidRPr="007E5415" w14:paraId="39A153AF"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C3C1481" w14:textId="32F5C9B3" w:rsidR="006664B4" w:rsidRDefault="006664B4" w:rsidP="006664B4">
                <w:pPr>
                  <w:pStyle w:val="TableSubHeading"/>
                </w:pPr>
                <w:r>
                  <w:t>12</w:t>
                </w:r>
              </w:p>
            </w:tc>
            <w:tc>
              <w:tcPr>
                <w:tcW w:w="0" w:type="auto"/>
                <w:tcBorders>
                  <w:top w:val="single" w:sz="4" w:space="0" w:color="FFFFFF" w:themeColor="background1"/>
                  <w:bottom w:val="single" w:sz="4" w:space="0" w:color="FFFFFF" w:themeColor="background1"/>
                </w:tcBorders>
                <w:vAlign w:val="top"/>
              </w:tcPr>
              <w:p w14:paraId="57EB7F37" w14:textId="510EE30C" w:rsidR="006664B4" w:rsidRDefault="009F3A58" w:rsidP="006664B4">
                <w:pPr>
                  <w:pStyle w:val="TableSubHeading"/>
                  <w:cnfStyle w:val="000000000000" w:firstRow="0" w:lastRow="0" w:firstColumn="0" w:lastColumn="0" w:oddVBand="0" w:evenVBand="0" w:oddHBand="0" w:evenHBand="0" w:firstRowFirstColumn="0" w:firstRowLastColumn="0" w:lastRowFirstColumn="0" w:lastRowLastColumn="0"/>
                </w:pPr>
                <w:r>
                  <w:t>DevOps CI/CD</w:t>
                </w:r>
              </w:p>
            </w:tc>
            <w:tc>
              <w:tcPr>
                <w:tcW w:w="0" w:type="auto"/>
                <w:tcBorders>
                  <w:top w:val="single" w:sz="4" w:space="0" w:color="F2F2F2" w:themeColor="background1" w:themeShade="F2"/>
                  <w:bottom w:val="single" w:sz="4" w:space="0" w:color="F2F2F2" w:themeColor="background1" w:themeShade="F2"/>
                </w:tcBorders>
                <w:vAlign w:val="top"/>
              </w:tcPr>
              <w:p w14:paraId="007C3F9E" w14:textId="187A7E8E" w:rsidR="006664B4" w:rsidRDefault="004565EA"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GitHub integration for configuration management</w:t>
                </w:r>
              </w:p>
            </w:tc>
          </w:tr>
          <w:tr w:rsidR="006664B4" w:rsidRPr="007E5415" w14:paraId="6B951C58" w14:textId="77777777" w:rsidTr="000902B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4891D1E6" w14:textId="45177C87" w:rsidR="006664B4" w:rsidRDefault="006664B4" w:rsidP="006664B4">
                <w:pPr>
                  <w:pStyle w:val="TableSubHeading"/>
                </w:pPr>
                <w:r>
                  <w:t>13</w:t>
                </w:r>
              </w:p>
            </w:tc>
            <w:tc>
              <w:tcPr>
                <w:tcW w:w="0" w:type="auto"/>
                <w:tcBorders>
                  <w:top w:val="single" w:sz="4" w:space="0" w:color="FFFFFF" w:themeColor="background1"/>
                  <w:bottom w:val="single" w:sz="4" w:space="0" w:color="FFFFFF" w:themeColor="background1"/>
                </w:tcBorders>
                <w:vAlign w:val="top"/>
              </w:tcPr>
              <w:p w14:paraId="1D2E3C39" w14:textId="338F49CA" w:rsidR="006664B4" w:rsidRDefault="008620F5" w:rsidP="006664B4">
                <w:pPr>
                  <w:pStyle w:val="TableSubHeading"/>
                  <w:cnfStyle w:val="000000000000" w:firstRow="0" w:lastRow="0" w:firstColumn="0" w:lastColumn="0" w:oddVBand="0" w:evenVBand="0" w:oddHBand="0" w:evenHBand="0" w:firstRowFirstColumn="0" w:firstRowLastColumn="0" w:lastRowFirstColumn="0" w:lastRowLastColumn="0"/>
                </w:pPr>
                <w:r w:rsidRPr="00AD6AEB">
                  <w:t>WCQ: Mock</w:t>
                </w:r>
                <w:r>
                  <w:t xml:space="preserve"> | Test</w:t>
                </w:r>
                <w:r w:rsidR="002F42AD">
                  <w:t xml:space="preserve"> </w:t>
                </w:r>
                <w:r w:rsidRPr="00AD6AEB">
                  <w:t>Portal</w:t>
                </w:r>
              </w:p>
            </w:tc>
            <w:tc>
              <w:tcPr>
                <w:tcW w:w="0" w:type="auto"/>
                <w:tcBorders>
                  <w:top w:val="single" w:sz="4" w:space="0" w:color="F2F2F2" w:themeColor="background1" w:themeShade="F2"/>
                  <w:bottom w:val="single" w:sz="4" w:space="0" w:color="F2F2F2" w:themeColor="background1" w:themeShade="F2"/>
                </w:tcBorders>
                <w:vAlign w:val="top"/>
              </w:tcPr>
              <w:p w14:paraId="11C91E1E" w14:textId="5A4B79EE" w:rsidR="006664B4" w:rsidRPr="0002790C" w:rsidRDefault="00C5423E"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Hosted in QCQ Azure cloud for test</w:t>
                </w:r>
                <w:r w:rsidR="00B223A5">
                  <w:rPr>
                    <w:rFonts w:asciiTheme="minorHAnsi" w:hAnsiTheme="minorHAnsi"/>
                    <w:sz w:val="18"/>
                    <w:szCs w:val="18"/>
                  </w:rPr>
                  <w:t>ing identity services</w:t>
                </w:r>
              </w:p>
            </w:tc>
          </w:tr>
          <w:tr w:rsidR="006664B4" w:rsidRPr="007E5415" w14:paraId="3CD23461" w14:textId="77777777" w:rsidTr="00C8031F">
            <w:trPr>
              <w:trHeight w:val="39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558EDA2" w14:textId="4334AFA7" w:rsidR="006664B4" w:rsidRDefault="006664B4" w:rsidP="006664B4">
                <w:pPr>
                  <w:pStyle w:val="TableSubHeading"/>
                </w:pPr>
                <w:r>
                  <w:t>14</w:t>
                </w:r>
              </w:p>
            </w:tc>
            <w:tc>
              <w:tcPr>
                <w:tcW w:w="0" w:type="auto"/>
                <w:tcBorders>
                  <w:top w:val="single" w:sz="4" w:space="0" w:color="FFFFFF" w:themeColor="background1"/>
                  <w:bottom w:val="single" w:sz="4" w:space="0" w:color="FFFFFF" w:themeColor="background1"/>
                </w:tcBorders>
                <w:vAlign w:val="top"/>
              </w:tcPr>
              <w:p w14:paraId="1FA13D70" w14:textId="74D4BAFE" w:rsidR="006664B4" w:rsidRDefault="00D82EFC" w:rsidP="006664B4">
                <w:pPr>
                  <w:pStyle w:val="TableSubHeading"/>
                  <w:cnfStyle w:val="000000000000" w:firstRow="0" w:lastRow="0" w:firstColumn="0" w:lastColumn="0" w:oddVBand="0" w:evenVBand="0" w:oddHBand="0" w:evenHBand="0" w:firstRowFirstColumn="0" w:firstRowLastColumn="0" w:lastRowFirstColumn="0" w:lastRowLastColumn="0"/>
                </w:pPr>
                <w:r>
                  <w:t>WCQ Fraud System</w:t>
                </w:r>
              </w:p>
            </w:tc>
            <w:tc>
              <w:tcPr>
                <w:tcW w:w="0" w:type="auto"/>
                <w:tcBorders>
                  <w:top w:val="single" w:sz="4" w:space="0" w:color="F2F2F2" w:themeColor="background1" w:themeShade="F2"/>
                  <w:bottom w:val="single" w:sz="4" w:space="0" w:color="F2F2F2" w:themeColor="background1" w:themeShade="F2"/>
                </w:tcBorders>
                <w:vAlign w:val="top"/>
              </w:tcPr>
              <w:p w14:paraId="31A41B2B" w14:textId="09C90C8A" w:rsidR="00744408" w:rsidRDefault="00010884" w:rsidP="006664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Future integration </w:t>
                </w:r>
                <w:r w:rsidR="00E63097">
                  <w:rPr>
                    <w:rFonts w:asciiTheme="minorHAnsi" w:hAnsiTheme="minorHAnsi"/>
                    <w:sz w:val="18"/>
                    <w:szCs w:val="18"/>
                  </w:rPr>
                  <w:t xml:space="preserve">to enable </w:t>
                </w:r>
                <w:r w:rsidR="00323800">
                  <w:rPr>
                    <w:rFonts w:asciiTheme="minorHAnsi" w:hAnsiTheme="minorHAnsi"/>
                    <w:sz w:val="18"/>
                    <w:szCs w:val="18"/>
                  </w:rPr>
                  <w:t>identity centric</w:t>
                </w:r>
                <w:r w:rsidR="00E16B17">
                  <w:rPr>
                    <w:rFonts w:asciiTheme="minorHAnsi" w:hAnsiTheme="minorHAnsi"/>
                    <w:sz w:val="18"/>
                    <w:szCs w:val="18"/>
                  </w:rPr>
                  <w:t>, digital</w:t>
                </w:r>
                <w:r w:rsidR="00323800">
                  <w:rPr>
                    <w:rFonts w:asciiTheme="minorHAnsi" w:hAnsiTheme="minorHAnsi"/>
                    <w:sz w:val="18"/>
                    <w:szCs w:val="18"/>
                  </w:rPr>
                  <w:t xml:space="preserve"> fraud signals </w:t>
                </w:r>
                <w:r w:rsidR="00E16B17">
                  <w:rPr>
                    <w:rFonts w:asciiTheme="minorHAnsi" w:hAnsiTheme="minorHAnsi"/>
                    <w:sz w:val="18"/>
                    <w:szCs w:val="18"/>
                  </w:rPr>
                  <w:t>to be forwarded to the WCQ Fraud platform</w:t>
                </w:r>
              </w:p>
              <w:p w14:paraId="4F27D22C" w14:textId="77777777" w:rsidR="006664B4" w:rsidRDefault="00010884" w:rsidP="00744408">
                <w:pPr>
                  <w:pStyle w:val="ListParagraph"/>
                  <w:keepNext/>
                  <w:numPr>
                    <w:ilvl w:val="0"/>
                    <w:numId w:val="46"/>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4408">
                  <w:rPr>
                    <w:rFonts w:asciiTheme="minorHAnsi" w:hAnsiTheme="minorHAnsi"/>
                    <w:sz w:val="18"/>
                    <w:szCs w:val="18"/>
                  </w:rPr>
                  <w:t>Auth0 to forward logs to a fraud management platform</w:t>
                </w:r>
              </w:p>
              <w:p w14:paraId="07BEC683" w14:textId="752DF8E9" w:rsidR="00744408" w:rsidRPr="00744408" w:rsidRDefault="00744408" w:rsidP="00744408">
                <w:pPr>
                  <w:pStyle w:val="ListParagraph"/>
                  <w:keepNext/>
                  <w:numPr>
                    <w:ilvl w:val="0"/>
                    <w:numId w:val="46"/>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Fraud platform to ingest logs from another source, i.e. Microsoft Sentinel</w:t>
                </w:r>
              </w:p>
            </w:tc>
          </w:tr>
        </w:tbl>
        <w:p w14:paraId="36588A5E" w14:textId="6D6A0CD3" w:rsidR="00E70B12" w:rsidRDefault="00E70B12">
          <w:pPr>
            <w:pStyle w:val="Caption"/>
          </w:pPr>
          <w:bookmarkStart w:id="36" w:name="_Toc242170472"/>
          <w:r>
            <w:t xml:space="preserve">Table </w:t>
          </w:r>
          <w:r w:rsidR="0012787A">
            <w:fldChar w:fldCharType="begin"/>
          </w:r>
          <w:r w:rsidR="0012787A">
            <w:instrText xml:space="preserve"> SEQ Table \* ARABIC </w:instrText>
          </w:r>
          <w:r w:rsidR="0012787A">
            <w:fldChar w:fldCharType="separate"/>
          </w:r>
          <w:r w:rsidR="00D2291F">
            <w:t>4</w:t>
          </w:r>
          <w:r w:rsidR="0012787A">
            <w:fldChar w:fldCharType="end"/>
          </w:r>
          <w:r>
            <w:t xml:space="preserve"> - </w:t>
          </w:r>
          <w:r w:rsidRPr="00687259">
            <w:t>Logical Architecture Components</w:t>
          </w:r>
          <w:bookmarkEnd w:id="36"/>
        </w:p>
        <w:p w14:paraId="62B33E41" w14:textId="77777777" w:rsidR="00EE7BCA" w:rsidRPr="00FC4FF1" w:rsidRDefault="00EE7BCA" w:rsidP="00EE7BCA">
          <w:pPr>
            <w:rPr>
              <w:lang w:val="en-US"/>
            </w:rPr>
          </w:pPr>
        </w:p>
        <w:p w14:paraId="116827B8" w14:textId="77777777" w:rsidR="00EE7BCA" w:rsidRDefault="00EE7BCA" w:rsidP="00EE7BCA">
          <w:pPr>
            <w:pStyle w:val="Heading2-NumberedList"/>
          </w:pPr>
          <w:bookmarkStart w:id="37" w:name="_Toc242170561"/>
          <w:r>
            <w:t>Logical Architecture Interactions and Flows</w:t>
          </w:r>
          <w:bookmarkEnd w:id="37"/>
        </w:p>
        <w:p w14:paraId="63C88B18" w14:textId="77777777" w:rsidR="00EE7BCA" w:rsidRDefault="00EE7BCA" w:rsidP="00EE7BCA">
          <w:pPr>
            <w:tabs>
              <w:tab w:val="left" w:pos="1055"/>
            </w:tabs>
          </w:pPr>
          <w:r>
            <w:t>Describes how logical components collaborate to deliver business capabilities and fulfil requirements.</w:t>
          </w:r>
        </w:p>
        <w:p w14:paraId="46010CC9" w14:textId="4E6069BA" w:rsidR="00D66654" w:rsidRDefault="00D66654" w:rsidP="006B3D46">
          <w:pPr>
            <w:keepNext/>
            <w:tabs>
              <w:tab w:val="left" w:pos="1055"/>
            </w:tabs>
            <w:jc w:val="center"/>
            <w:rPr>
              <w:b/>
              <w:bCs/>
              <w:color w:val="FF0000"/>
            </w:rPr>
          </w:pPr>
        </w:p>
        <w:p w14:paraId="6F287695" w14:textId="4F8C13B8" w:rsidR="006B3D46" w:rsidRDefault="006B3D46" w:rsidP="006B3D46">
          <w:pPr>
            <w:pStyle w:val="Caption"/>
          </w:pPr>
          <w:bookmarkStart w:id="38" w:name="_Toc242170527"/>
          <w:bookmarkStart w:id="39" w:name="_Toc237962121"/>
          <w:r>
            <w:t xml:space="preserve">Figure </w:t>
          </w:r>
          <w:r>
            <w:fldChar w:fldCharType="begin"/>
          </w:r>
          <w:r>
            <w:instrText xml:space="preserve"> SEQ Figure \* ARABIC </w:instrText>
          </w:r>
          <w:r>
            <w:fldChar w:fldCharType="separate"/>
          </w:r>
          <w:r w:rsidR="001B50FC">
            <w:t>3</w:t>
          </w:r>
          <w:r>
            <w:fldChar w:fldCharType="end"/>
          </w:r>
          <w:r>
            <w:t xml:space="preserve"> - </w:t>
          </w:r>
          <w:r w:rsidRPr="00237599">
            <w:t>Logical Flow Diagram</w:t>
          </w:r>
          <w:bookmarkEnd w:id="38"/>
        </w:p>
        <w:tbl>
          <w:tblPr>
            <w:tblStyle w:val="WorkCoverTableStyle1"/>
            <w:tblW w:w="9214" w:type="dxa"/>
            <w:tblCellMar>
              <w:top w:w="57" w:type="dxa"/>
              <w:bottom w:w="57" w:type="dxa"/>
            </w:tblCellMar>
            <w:tblLook w:val="06A0" w:firstRow="1" w:lastRow="0" w:firstColumn="1" w:lastColumn="0" w:noHBand="1" w:noVBand="1"/>
          </w:tblPr>
          <w:tblGrid>
            <w:gridCol w:w="439"/>
            <w:gridCol w:w="3798"/>
            <w:gridCol w:w="1433"/>
            <w:gridCol w:w="3544"/>
          </w:tblGrid>
          <w:tr w:rsidR="00A1375C" w:rsidRPr="00CF5342" w14:paraId="706EC763" w14:textId="77777777" w:rsidTr="00B14284">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0" w:type="auto"/>
              </w:tcPr>
              <w:bookmarkEnd w:id="39"/>
              <w:p w14:paraId="24298379" w14:textId="5571697A" w:rsidR="00A1375C" w:rsidRPr="00CF1F1F" w:rsidRDefault="00A1375C">
                <w:pPr>
                  <w:pStyle w:val="TableHeading"/>
                  <w:tabs>
                    <w:tab w:val="left" w:pos="1055"/>
                  </w:tabs>
                </w:pPr>
                <w:r>
                  <w:t>ID</w:t>
                </w:r>
              </w:p>
            </w:tc>
            <w:tc>
              <w:tcPr>
                <w:tcW w:w="0" w:type="auto"/>
                <w:vAlign w:val="top"/>
              </w:tcPr>
              <w:p w14:paraId="7587103C" w14:textId="1CEF5200" w:rsidR="00A1375C" w:rsidRPr="00CF5342" w:rsidRDefault="00A1375C">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CF1F1F">
                  <w:t>Source Component</w:t>
                </w:r>
              </w:p>
            </w:tc>
            <w:tc>
              <w:tcPr>
                <w:tcW w:w="1433" w:type="dxa"/>
                <w:vAlign w:val="top"/>
              </w:tcPr>
              <w:p w14:paraId="5986CC46" w14:textId="77777777" w:rsidR="00A1375C" w:rsidRPr="005D6863" w:rsidRDefault="00A1375C">
                <w:pPr>
                  <w:pStyle w:val="TableHeading"/>
                  <w:cnfStyle w:val="100000000000" w:firstRow="1" w:lastRow="0" w:firstColumn="0" w:lastColumn="0" w:oddVBand="0" w:evenVBand="0" w:oddHBand="0" w:evenHBand="0" w:firstRowFirstColumn="0" w:firstRowLastColumn="0" w:lastRowFirstColumn="0" w:lastRowLastColumn="0"/>
                </w:pPr>
                <w:r w:rsidRPr="00CF1F1F">
                  <w:t>Target Component</w:t>
                </w:r>
              </w:p>
            </w:tc>
            <w:tc>
              <w:tcPr>
                <w:tcW w:w="3544" w:type="dxa"/>
                <w:vAlign w:val="top"/>
              </w:tcPr>
              <w:p w14:paraId="23578AA6" w14:textId="77777777" w:rsidR="00A1375C" w:rsidRPr="005D6863" w:rsidRDefault="00A1375C">
                <w:pPr>
                  <w:pStyle w:val="TableHeading"/>
                  <w:cnfStyle w:val="100000000000" w:firstRow="1" w:lastRow="0" w:firstColumn="0" w:lastColumn="0" w:oddVBand="0" w:evenVBand="0" w:oddHBand="0" w:evenHBand="0" w:firstRowFirstColumn="0" w:firstRowLastColumn="0" w:lastRowFirstColumn="0" w:lastRowLastColumn="0"/>
                </w:pPr>
                <w:r w:rsidRPr="00CF1F1F">
                  <w:t>Interaction</w:t>
                </w:r>
              </w:p>
            </w:tc>
          </w:tr>
          <w:tr w:rsidR="007F4DAC" w:rsidRPr="007E5415" w14:paraId="0922E7C4" w14:textId="77777777" w:rsidTr="00B14284">
            <w:trPr>
              <w:trHeight w:val="2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D361B30" w14:textId="1096260D" w:rsidR="007F4DAC" w:rsidRDefault="007F4DAC" w:rsidP="007F4DAC">
                <w:pPr>
                  <w:pStyle w:val="TableSubHeading"/>
                </w:pPr>
                <w:r>
                  <w:t>1</w:t>
                </w:r>
              </w:p>
            </w:tc>
            <w:tc>
              <w:tcPr>
                <w:tcW w:w="0" w:type="auto"/>
                <w:tcBorders>
                  <w:top w:val="single" w:sz="4" w:space="0" w:color="FFFFFF" w:themeColor="background1"/>
                  <w:bottom w:val="single" w:sz="4" w:space="0" w:color="FFFFFF" w:themeColor="background1"/>
                </w:tcBorders>
                <w:vAlign w:val="top"/>
              </w:tcPr>
              <w:p w14:paraId="6FBDB722" w14:textId="2668E8E3"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Contact management (Genesis)</w:t>
                </w:r>
              </w:p>
            </w:tc>
            <w:tc>
              <w:tcPr>
                <w:tcW w:w="1433" w:type="dxa"/>
                <w:vAlign w:val="top"/>
              </w:tcPr>
              <w:p w14:paraId="5C27841E" w14:textId="79CF3FE5" w:rsidR="007F4DAC" w:rsidRPr="008E69F9" w:rsidRDefault="004C473B"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73045AF9" w14:textId="5D27B102" w:rsidR="007F4DAC" w:rsidRPr="00323197" w:rsidRDefault="00DD1C2E"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D1C2E">
                  <w:rPr>
                    <w:rFonts w:asciiTheme="minorHAnsi" w:hAnsiTheme="minorHAnsi"/>
                    <w:sz w:val="18"/>
                    <w:szCs w:val="18"/>
                  </w:rPr>
                  <w:t>Future integration - Customer service identity attribute management, Customer interaction, Customer identification and authentication</w:t>
                </w:r>
              </w:p>
            </w:tc>
          </w:tr>
          <w:tr w:rsidR="007F4DAC" w:rsidRPr="007E5415" w14:paraId="2FE3AF8F"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DF546A5" w14:textId="472925A6" w:rsidR="007F4DAC" w:rsidRDefault="007F4DAC" w:rsidP="007F4DAC">
                <w:pPr>
                  <w:pStyle w:val="TableSubHeading"/>
                </w:pPr>
                <w:r>
                  <w:t>2</w:t>
                </w:r>
              </w:p>
            </w:tc>
            <w:tc>
              <w:tcPr>
                <w:tcW w:w="0" w:type="auto"/>
                <w:tcBorders>
                  <w:top w:val="single" w:sz="4" w:space="0" w:color="FFFFFF" w:themeColor="background1"/>
                  <w:bottom w:val="single" w:sz="4" w:space="0" w:color="FFFFFF" w:themeColor="background1"/>
                </w:tcBorders>
                <w:vAlign w:val="top"/>
              </w:tcPr>
              <w:p w14:paraId="75A419E8" w14:textId="6FE28286"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Correspondence</w:t>
                </w:r>
              </w:p>
            </w:tc>
            <w:tc>
              <w:tcPr>
                <w:tcW w:w="1433" w:type="dxa"/>
                <w:vAlign w:val="top"/>
              </w:tcPr>
              <w:p w14:paraId="3382BDC3" w14:textId="2278EC91" w:rsidR="007F4DAC" w:rsidRPr="008E69F9" w:rsidRDefault="004C473B"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r w:rsidR="007B7086">
                  <w:rPr>
                    <w:rFonts w:asciiTheme="minorHAnsi" w:hAnsiTheme="minorHAnsi"/>
                    <w:sz w:val="18"/>
                    <w:szCs w:val="18"/>
                  </w:rPr>
                  <w:br/>
                  <w:t>WCQ Cohorts</w:t>
                </w:r>
              </w:p>
            </w:tc>
            <w:tc>
              <w:tcPr>
                <w:tcW w:w="3544" w:type="dxa"/>
                <w:vAlign w:val="top"/>
              </w:tcPr>
              <w:p w14:paraId="39B6ABA5" w14:textId="662A5625" w:rsidR="007F4DAC" w:rsidRPr="00323197" w:rsidRDefault="00DF7B35"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7B35">
                  <w:rPr>
                    <w:rFonts w:asciiTheme="minorHAnsi" w:hAnsiTheme="minorHAnsi"/>
                    <w:sz w:val="18"/>
                    <w:szCs w:val="18"/>
                  </w:rPr>
                  <w:t>Future integration - Manages external communication using various channels for multifactor authentication (MFA) such as email and mobile SMS for One time PIN (OTP) delivery.</w:t>
                </w:r>
              </w:p>
            </w:tc>
          </w:tr>
          <w:tr w:rsidR="007F4DAC" w:rsidRPr="007E5415" w14:paraId="1FA7E21A"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161BF619" w14:textId="7A6D14CC" w:rsidR="007F4DAC" w:rsidRDefault="007F4DAC" w:rsidP="007F4DAC">
                <w:pPr>
                  <w:pStyle w:val="TableSubHeading"/>
                </w:pPr>
                <w:r>
                  <w:t>3</w:t>
                </w:r>
              </w:p>
            </w:tc>
            <w:tc>
              <w:tcPr>
                <w:tcW w:w="0" w:type="auto"/>
                <w:tcBorders>
                  <w:top w:val="single" w:sz="4" w:space="0" w:color="FFFFFF" w:themeColor="background1"/>
                  <w:bottom w:val="single" w:sz="4" w:space="0" w:color="FFFFFF" w:themeColor="background1"/>
                </w:tcBorders>
                <w:vAlign w:val="top"/>
              </w:tcPr>
              <w:p w14:paraId="49BCD4D4" w14:textId="49FB31C5"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WCQ Digital Experience layer</w:t>
                </w:r>
              </w:p>
            </w:tc>
            <w:tc>
              <w:tcPr>
                <w:tcW w:w="1433" w:type="dxa"/>
                <w:vAlign w:val="top"/>
              </w:tcPr>
              <w:p w14:paraId="6C3DA83F" w14:textId="6FF99100" w:rsidR="007F4DAC" w:rsidRPr="008E69F9" w:rsidRDefault="007B7086"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146C73EC" w14:textId="5327FEAF" w:rsidR="007F4DAC" w:rsidRPr="00323197" w:rsidRDefault="008C35E0"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7B35">
                  <w:rPr>
                    <w:rFonts w:asciiTheme="minorHAnsi" w:hAnsiTheme="minorHAnsi"/>
                    <w:sz w:val="18"/>
                    <w:szCs w:val="18"/>
                  </w:rPr>
                  <w:t xml:space="preserve">Future integration - </w:t>
                </w:r>
                <w:r w:rsidR="00EB6A41" w:rsidRPr="00EB6A41">
                  <w:rPr>
                    <w:rFonts w:asciiTheme="minorHAnsi" w:hAnsiTheme="minorHAnsi"/>
                    <w:sz w:val="18"/>
                    <w:szCs w:val="18"/>
                  </w:rPr>
                  <w:t>Digital content management, static assets, web services which make up Digital service portals.</w:t>
                </w:r>
              </w:p>
            </w:tc>
          </w:tr>
          <w:tr w:rsidR="007F4DAC" w:rsidRPr="007E5415" w14:paraId="606BD502"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3608314E" w14:textId="3CF0BC1A" w:rsidR="007F4DAC" w:rsidRDefault="007F4DAC" w:rsidP="007F4DAC">
                <w:pPr>
                  <w:pStyle w:val="TableSubHeading"/>
                </w:pPr>
                <w:r>
                  <w:t>4</w:t>
                </w:r>
              </w:p>
            </w:tc>
            <w:tc>
              <w:tcPr>
                <w:tcW w:w="0" w:type="auto"/>
                <w:tcBorders>
                  <w:top w:val="single" w:sz="4" w:space="0" w:color="FFFFFF" w:themeColor="background1"/>
                  <w:bottom w:val="single" w:sz="4" w:space="0" w:color="FFFFFF" w:themeColor="background1"/>
                </w:tcBorders>
                <w:vAlign w:val="top"/>
              </w:tcPr>
              <w:p w14:paraId="73584A6F" w14:textId="2C7897FC"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CIAM Platform</w:t>
                </w:r>
              </w:p>
            </w:tc>
            <w:tc>
              <w:tcPr>
                <w:tcW w:w="1433" w:type="dxa"/>
                <w:vAlign w:val="top"/>
              </w:tcPr>
              <w:p w14:paraId="21928E98" w14:textId="32C0FB7D" w:rsidR="007F4DAC" w:rsidRDefault="001571E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 </w:t>
                </w:r>
                <w:r w:rsidR="005C754A" w:rsidRPr="005C754A">
                  <w:rPr>
                    <w:rFonts w:asciiTheme="minorHAnsi" w:hAnsiTheme="minorHAnsi"/>
                    <w:sz w:val="18"/>
                    <w:szCs w:val="18"/>
                  </w:rPr>
                  <w:t>Workforce IAM</w:t>
                </w:r>
              </w:p>
              <w:p w14:paraId="53051CBF" w14:textId="73272829" w:rsidR="00B14284" w:rsidRDefault="001571E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 </w:t>
                </w:r>
                <w:r w:rsidRPr="001571E2">
                  <w:rPr>
                    <w:rFonts w:asciiTheme="minorHAnsi" w:hAnsiTheme="minorHAnsi"/>
                    <w:sz w:val="18"/>
                    <w:szCs w:val="18"/>
                  </w:rPr>
                  <w:t>WCQ Security and Event Management System (SIEM)</w:t>
                </w:r>
              </w:p>
              <w:p w14:paraId="0AB73758" w14:textId="77777777" w:rsidR="001571E2" w:rsidRDefault="001571E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pPr>
                <w:r>
                  <w:t xml:space="preserve">- </w:t>
                </w:r>
                <w:r w:rsidRPr="003F7277">
                  <w:t>Secrets and credentials</w:t>
                </w:r>
              </w:p>
              <w:p w14:paraId="0245EA43" w14:textId="0211838F" w:rsidR="001571E2" w:rsidRDefault="001571E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pPr>
                <w:r>
                  <w:t xml:space="preserve">- </w:t>
                </w:r>
                <w:r w:rsidRPr="001571E2">
                  <w:t>SaaS Security Posture management</w:t>
                </w:r>
                <w:r w:rsidR="006E3CD3">
                  <w:t xml:space="preserve"> (</w:t>
                </w:r>
                <w:r w:rsidR="00467096">
                  <w:t>Obsidian</w:t>
                </w:r>
                <w:r w:rsidR="006E3CD3">
                  <w:t>)</w:t>
                </w:r>
              </w:p>
              <w:p w14:paraId="39FCB59A" w14:textId="0D55AAFB" w:rsidR="001571E2" w:rsidRDefault="001571E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pPr>
                <w:r>
                  <w:t xml:space="preserve">- </w:t>
                </w:r>
                <w:r w:rsidR="00DD76F2" w:rsidRPr="00DD76F2">
                  <w:t>DevOps CI/CD</w:t>
                </w:r>
                <w:r w:rsidR="00467096">
                  <w:t xml:space="preserve"> (GitHub)</w:t>
                </w:r>
              </w:p>
              <w:p w14:paraId="1D2C8102" w14:textId="0911541B" w:rsidR="00DD76F2" w:rsidRPr="008E69F9" w:rsidRDefault="00DD76F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t xml:space="preserve">- </w:t>
                </w:r>
                <w:r w:rsidRPr="00DD76F2">
                  <w:t>WCQ: Mock | Test Portal</w:t>
                </w:r>
              </w:p>
            </w:tc>
            <w:tc>
              <w:tcPr>
                <w:tcW w:w="3544" w:type="dxa"/>
                <w:vAlign w:val="top"/>
              </w:tcPr>
              <w:p w14:paraId="4F5DE6CB" w14:textId="1A0B02FD" w:rsidR="007F4DAC" w:rsidRPr="00323197" w:rsidRDefault="00896E71"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96E71">
                  <w:rPr>
                    <w:rFonts w:asciiTheme="minorHAnsi" w:hAnsiTheme="minorHAnsi"/>
                    <w:sz w:val="18"/>
                    <w:szCs w:val="18"/>
                  </w:rPr>
                  <w:t xml:space="preserve">Auth0 CIAM platform – </w:t>
                </w:r>
                <w:r w:rsidR="00AC64E1">
                  <w:rPr>
                    <w:rFonts w:asciiTheme="minorHAnsi" w:hAnsiTheme="minorHAnsi"/>
                    <w:sz w:val="18"/>
                    <w:szCs w:val="18"/>
                  </w:rPr>
                  <w:t>Core platform integrations for initial platform deployment project</w:t>
                </w:r>
              </w:p>
            </w:tc>
          </w:tr>
          <w:tr w:rsidR="007F4DAC" w:rsidRPr="007E5415" w14:paraId="0D271C6C"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AAAD3ED" w14:textId="29F87D6E" w:rsidR="007F4DAC" w:rsidRDefault="007F4DAC" w:rsidP="007F4DAC">
                <w:pPr>
                  <w:pStyle w:val="TableSubHeading"/>
                </w:pPr>
                <w:r>
                  <w:t>5</w:t>
                </w:r>
              </w:p>
            </w:tc>
            <w:tc>
              <w:tcPr>
                <w:tcW w:w="0" w:type="auto"/>
                <w:tcBorders>
                  <w:top w:val="single" w:sz="4" w:space="0" w:color="FFFFFF" w:themeColor="background1"/>
                  <w:bottom w:val="single" w:sz="4" w:space="0" w:color="FFFFFF" w:themeColor="background1"/>
                </w:tcBorders>
                <w:vAlign w:val="top"/>
              </w:tcPr>
              <w:p w14:paraId="36910DDB" w14:textId="7FC76468"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External Identity Provider</w:t>
                </w:r>
              </w:p>
            </w:tc>
            <w:tc>
              <w:tcPr>
                <w:tcW w:w="1433" w:type="dxa"/>
                <w:vAlign w:val="top"/>
              </w:tcPr>
              <w:p w14:paraId="75CD4D77" w14:textId="52283DCC" w:rsidR="007F4DAC" w:rsidRPr="008E69F9" w:rsidRDefault="00BA47F3"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6021D64C" w14:textId="406262B4" w:rsidR="007F4DAC" w:rsidRPr="00323197" w:rsidRDefault="008C35E0"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7B35">
                  <w:rPr>
                    <w:rFonts w:asciiTheme="minorHAnsi" w:hAnsiTheme="minorHAnsi"/>
                    <w:sz w:val="18"/>
                    <w:szCs w:val="18"/>
                  </w:rPr>
                  <w:t xml:space="preserve">Future integration - </w:t>
                </w:r>
                <w:r w:rsidR="00BA47F3" w:rsidRPr="00BA47F3">
                  <w:rPr>
                    <w:rFonts w:asciiTheme="minorHAnsi" w:hAnsiTheme="minorHAnsi"/>
                    <w:sz w:val="18"/>
                    <w:szCs w:val="18"/>
                  </w:rPr>
                  <w:t>Leverages State and Federal Identity providers for authentication using verifiable credentials</w:t>
                </w:r>
              </w:p>
            </w:tc>
          </w:tr>
          <w:tr w:rsidR="007F4DAC" w:rsidRPr="007E5415" w14:paraId="41678FA7"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43EE3B00" w14:textId="77699EA8" w:rsidR="007F4DAC" w:rsidRDefault="007F4DAC" w:rsidP="007F4DAC">
                <w:pPr>
                  <w:pStyle w:val="TableSubHeading"/>
                </w:pPr>
                <w:r>
                  <w:t>6</w:t>
                </w:r>
              </w:p>
            </w:tc>
            <w:tc>
              <w:tcPr>
                <w:tcW w:w="0" w:type="auto"/>
                <w:tcBorders>
                  <w:top w:val="single" w:sz="4" w:space="0" w:color="FFFFFF" w:themeColor="background1"/>
                  <w:bottom w:val="single" w:sz="4" w:space="0" w:color="FFFFFF" w:themeColor="background1"/>
                </w:tcBorders>
                <w:vAlign w:val="top"/>
              </w:tcPr>
              <w:p w14:paraId="255A5A86" w14:textId="2C5B8830"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Identity Proofing Services</w:t>
                </w:r>
              </w:p>
            </w:tc>
            <w:tc>
              <w:tcPr>
                <w:tcW w:w="1433" w:type="dxa"/>
                <w:vAlign w:val="top"/>
              </w:tcPr>
              <w:p w14:paraId="164F9342" w14:textId="7611BBF7" w:rsidR="007F4DAC" w:rsidRPr="008E69F9" w:rsidRDefault="00DC019F"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05D116E2" w14:textId="19717925" w:rsidR="007F4DAC" w:rsidRPr="00323197" w:rsidRDefault="008C35E0"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7B35">
                  <w:rPr>
                    <w:rFonts w:asciiTheme="minorHAnsi" w:hAnsiTheme="minorHAnsi"/>
                    <w:sz w:val="18"/>
                    <w:szCs w:val="18"/>
                  </w:rPr>
                  <w:t xml:space="preserve">Future integration - </w:t>
                </w:r>
                <w:r w:rsidR="00DC019F" w:rsidRPr="00DC019F">
                  <w:rPr>
                    <w:rFonts w:asciiTheme="minorHAnsi" w:hAnsiTheme="minorHAnsi"/>
                    <w:sz w:val="18"/>
                    <w:szCs w:val="18"/>
                  </w:rPr>
                  <w:t>External identity proofing services such as ConnectID. Verifies a human identity to an authoritative source with fraud mitigation capabilities</w:t>
                </w:r>
              </w:p>
            </w:tc>
          </w:tr>
          <w:tr w:rsidR="007F4DAC" w:rsidRPr="007E5415" w14:paraId="5612DB59"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4B1FBF0" w14:textId="0D725D15" w:rsidR="007F4DAC" w:rsidRDefault="007F4DAC" w:rsidP="007F4DAC">
                <w:pPr>
                  <w:pStyle w:val="TableSubHeading"/>
                </w:pPr>
                <w:r>
                  <w:t>7</w:t>
                </w:r>
              </w:p>
            </w:tc>
            <w:tc>
              <w:tcPr>
                <w:tcW w:w="0" w:type="auto"/>
                <w:tcBorders>
                  <w:top w:val="single" w:sz="4" w:space="0" w:color="FFFFFF" w:themeColor="background1"/>
                  <w:bottom w:val="single" w:sz="4" w:space="0" w:color="FFFFFF" w:themeColor="background1"/>
                </w:tcBorders>
                <w:vAlign w:val="top"/>
              </w:tcPr>
              <w:p w14:paraId="3B1AE547" w14:textId="0AE9BB84" w:rsidR="007F4DAC" w:rsidRPr="00D4347F" w:rsidRDefault="007F4DAC" w:rsidP="007F4DAC">
                <w:pPr>
                  <w:pStyle w:val="TableSubHeading"/>
                  <w:cnfStyle w:val="000000000000" w:firstRow="0" w:lastRow="0" w:firstColumn="0" w:lastColumn="0" w:oddVBand="0" w:evenVBand="0" w:oddHBand="0" w:evenHBand="0" w:firstRowFirstColumn="0" w:firstRowLastColumn="0" w:lastRowFirstColumn="0" w:lastRowLastColumn="0"/>
                </w:pPr>
                <w:r w:rsidRPr="00D17B17">
                  <w:t>WCQ CRM</w:t>
                </w:r>
              </w:p>
            </w:tc>
            <w:tc>
              <w:tcPr>
                <w:tcW w:w="1433" w:type="dxa"/>
                <w:vAlign w:val="top"/>
              </w:tcPr>
              <w:p w14:paraId="11DAAC63" w14:textId="4662E0AF" w:rsidR="007F4DAC" w:rsidRPr="008E69F9" w:rsidRDefault="00DC019F"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0D141268" w14:textId="4000C6D6" w:rsidR="007F4DAC" w:rsidRPr="00323197" w:rsidRDefault="008C35E0"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7B35">
                  <w:rPr>
                    <w:rFonts w:asciiTheme="minorHAnsi" w:hAnsiTheme="minorHAnsi"/>
                    <w:sz w:val="18"/>
                    <w:szCs w:val="18"/>
                  </w:rPr>
                  <w:t xml:space="preserve">Future integration - </w:t>
                </w:r>
                <w:r w:rsidR="0027123D" w:rsidRPr="0027123D">
                  <w:rPr>
                    <w:rFonts w:asciiTheme="minorHAnsi" w:hAnsiTheme="minorHAnsi"/>
                    <w:sz w:val="18"/>
                    <w:szCs w:val="18"/>
                  </w:rPr>
                  <w:t>WCQ authoritative source for identity data for CIAM</w:t>
                </w:r>
              </w:p>
            </w:tc>
          </w:tr>
          <w:tr w:rsidR="007F4DAC" w:rsidRPr="007E5415" w14:paraId="0165C487"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1C2D960C" w14:textId="64618D30" w:rsidR="007F4DAC" w:rsidRDefault="007F4DAC" w:rsidP="007F4DAC">
                <w:pPr>
                  <w:pStyle w:val="TableSubHeading"/>
                </w:pPr>
                <w:r>
                  <w:t>8</w:t>
                </w:r>
              </w:p>
            </w:tc>
            <w:tc>
              <w:tcPr>
                <w:tcW w:w="0" w:type="auto"/>
                <w:tcBorders>
                  <w:top w:val="single" w:sz="4" w:space="0" w:color="FFFFFF" w:themeColor="background1"/>
                  <w:bottom w:val="single" w:sz="4" w:space="0" w:color="FFFFFF" w:themeColor="background1"/>
                </w:tcBorders>
                <w:vAlign w:val="top"/>
              </w:tcPr>
              <w:p w14:paraId="1BE21CC8" w14:textId="1BA4B2C3" w:rsidR="007F4DAC" w:rsidRPr="00D4347F" w:rsidRDefault="00072104" w:rsidP="007F4DAC">
                <w:pPr>
                  <w:pStyle w:val="TableSubHeading"/>
                  <w:cnfStyle w:val="000000000000" w:firstRow="0" w:lastRow="0" w:firstColumn="0" w:lastColumn="0" w:oddVBand="0" w:evenVBand="0" w:oddHBand="0" w:evenHBand="0" w:firstRowFirstColumn="0" w:firstRowLastColumn="0" w:lastRowFirstColumn="0" w:lastRowLastColumn="0"/>
                </w:pPr>
                <w:r w:rsidRPr="00072104">
                  <w:t>Workforce IAM</w:t>
                </w:r>
              </w:p>
            </w:tc>
            <w:tc>
              <w:tcPr>
                <w:tcW w:w="1433" w:type="dxa"/>
                <w:vAlign w:val="top"/>
              </w:tcPr>
              <w:p w14:paraId="4C76F701" w14:textId="24F68ACD" w:rsidR="007F4DAC" w:rsidRPr="008E69F9" w:rsidRDefault="008E665A"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0AEEACBF" w14:textId="32F1A058" w:rsidR="007F4DAC" w:rsidRPr="00323197" w:rsidRDefault="008E665A"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E665A">
                  <w:rPr>
                    <w:rFonts w:asciiTheme="minorHAnsi" w:hAnsiTheme="minorHAnsi"/>
                    <w:sz w:val="18"/>
                    <w:szCs w:val="18"/>
                  </w:rPr>
                  <w:t>WCQ Enterprise Directory (EntraID) - WCQ Staff Identity provider for Call centre CIAM operations, Sys Admins &amp; Identity development teams</w:t>
                </w:r>
              </w:p>
            </w:tc>
          </w:tr>
          <w:tr w:rsidR="007F4DAC" w:rsidRPr="007E5415" w14:paraId="06020401"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21DA4E51" w14:textId="393293EC" w:rsidR="007F4DAC" w:rsidRDefault="007F4DAC" w:rsidP="007F4DAC">
                <w:pPr>
                  <w:pStyle w:val="TableSubHeading"/>
                </w:pPr>
                <w:r>
                  <w:t>9</w:t>
                </w:r>
              </w:p>
            </w:tc>
            <w:tc>
              <w:tcPr>
                <w:tcW w:w="0" w:type="auto"/>
                <w:tcBorders>
                  <w:top w:val="single" w:sz="4" w:space="0" w:color="FFFFFF" w:themeColor="background1"/>
                  <w:bottom w:val="single" w:sz="4" w:space="0" w:color="FFFFFF" w:themeColor="background1"/>
                </w:tcBorders>
                <w:vAlign w:val="top"/>
              </w:tcPr>
              <w:p w14:paraId="4EFB4A6C" w14:textId="0A3BE82A" w:rsidR="007F4DAC" w:rsidRPr="00D4347F" w:rsidRDefault="003F7277" w:rsidP="007F4DAC">
                <w:pPr>
                  <w:pStyle w:val="TableSubHeading"/>
                  <w:cnfStyle w:val="000000000000" w:firstRow="0" w:lastRow="0" w:firstColumn="0" w:lastColumn="0" w:oddVBand="0" w:evenVBand="0" w:oddHBand="0" w:evenHBand="0" w:firstRowFirstColumn="0" w:firstRowLastColumn="0" w:lastRowFirstColumn="0" w:lastRowLastColumn="0"/>
                </w:pPr>
                <w:r w:rsidRPr="003F7277">
                  <w:t>WCQ Security and Event Management System (SIEM)</w:t>
                </w:r>
              </w:p>
            </w:tc>
            <w:tc>
              <w:tcPr>
                <w:tcW w:w="1433" w:type="dxa"/>
                <w:vAlign w:val="top"/>
              </w:tcPr>
              <w:p w14:paraId="1962F8A3" w14:textId="506EE885" w:rsidR="007F4DAC" w:rsidRPr="008E69F9" w:rsidRDefault="00216D23"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04E9522C" w14:textId="7E03A902" w:rsidR="007F4DAC" w:rsidRPr="00323197" w:rsidRDefault="00216D23"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16D23">
                  <w:rPr>
                    <w:rFonts w:asciiTheme="minorHAnsi" w:hAnsiTheme="minorHAnsi"/>
                    <w:sz w:val="18"/>
                    <w:szCs w:val="18"/>
                  </w:rPr>
                  <w:t>WCQ Security and Event Management System. Microsoft Sentinel</w:t>
                </w:r>
              </w:p>
            </w:tc>
          </w:tr>
          <w:tr w:rsidR="007F4DAC" w:rsidRPr="007E5415" w14:paraId="5C3C914E"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29C95E7E" w14:textId="620D7446" w:rsidR="007F4DAC" w:rsidRDefault="007F4DAC" w:rsidP="007F4DAC">
                <w:pPr>
                  <w:pStyle w:val="TableSubHeading"/>
                </w:pPr>
                <w:r>
                  <w:t>10</w:t>
                </w:r>
              </w:p>
            </w:tc>
            <w:tc>
              <w:tcPr>
                <w:tcW w:w="0" w:type="auto"/>
                <w:tcBorders>
                  <w:top w:val="single" w:sz="4" w:space="0" w:color="FFFFFF" w:themeColor="background1"/>
                  <w:bottom w:val="single" w:sz="4" w:space="0" w:color="FFFFFF" w:themeColor="background1"/>
                </w:tcBorders>
                <w:vAlign w:val="top"/>
              </w:tcPr>
              <w:p w14:paraId="2D3AD7E0" w14:textId="60E4BE4D" w:rsidR="007F4DAC" w:rsidRPr="00D4347F" w:rsidRDefault="003F7277" w:rsidP="007F4DAC">
                <w:pPr>
                  <w:pStyle w:val="TableSubHeading"/>
                  <w:cnfStyle w:val="000000000000" w:firstRow="0" w:lastRow="0" w:firstColumn="0" w:lastColumn="0" w:oddVBand="0" w:evenVBand="0" w:oddHBand="0" w:evenHBand="0" w:firstRowFirstColumn="0" w:firstRowLastColumn="0" w:lastRowFirstColumn="0" w:lastRowLastColumn="0"/>
                </w:pPr>
                <w:r w:rsidRPr="003F7277">
                  <w:t>Secrets and credentials</w:t>
                </w:r>
              </w:p>
            </w:tc>
            <w:tc>
              <w:tcPr>
                <w:tcW w:w="1433" w:type="dxa"/>
                <w:vAlign w:val="top"/>
              </w:tcPr>
              <w:p w14:paraId="0E604702" w14:textId="77777777" w:rsidR="007F4DAC" w:rsidRDefault="00FA5D9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p w14:paraId="45786685" w14:textId="1010731E" w:rsidR="00FA5D92" w:rsidRPr="008E69F9" w:rsidRDefault="00FA5D9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GitHub</w:t>
                </w:r>
              </w:p>
            </w:tc>
            <w:tc>
              <w:tcPr>
                <w:tcW w:w="3544" w:type="dxa"/>
                <w:vAlign w:val="top"/>
              </w:tcPr>
              <w:p w14:paraId="3701D45C" w14:textId="1B9D0FC9" w:rsidR="007F4DAC" w:rsidRPr="00323197" w:rsidRDefault="00FA5D92"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A5D92">
                  <w:rPr>
                    <w:rFonts w:asciiTheme="minorHAnsi" w:hAnsiTheme="minorHAnsi"/>
                    <w:sz w:val="18"/>
                    <w:szCs w:val="18"/>
                  </w:rPr>
                  <w:t>WCQ Secrets and credential management</w:t>
                </w:r>
              </w:p>
            </w:tc>
          </w:tr>
          <w:tr w:rsidR="007F4DAC" w:rsidRPr="007E5415" w14:paraId="2F7B2C6D"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BBC296F" w14:textId="7FA0E9D0" w:rsidR="007F4DAC" w:rsidRDefault="007F4DAC" w:rsidP="007F4DAC">
                <w:pPr>
                  <w:pStyle w:val="TableSubHeading"/>
                </w:pPr>
                <w:r>
                  <w:t>11</w:t>
                </w:r>
              </w:p>
            </w:tc>
            <w:tc>
              <w:tcPr>
                <w:tcW w:w="0" w:type="auto"/>
                <w:tcBorders>
                  <w:top w:val="single" w:sz="4" w:space="0" w:color="FFFFFF" w:themeColor="background1"/>
                  <w:bottom w:val="single" w:sz="4" w:space="0" w:color="FFFFFF" w:themeColor="background1"/>
                </w:tcBorders>
                <w:vAlign w:val="top"/>
              </w:tcPr>
              <w:p w14:paraId="4C8E35EE" w14:textId="709D9D4F" w:rsidR="007F4DAC" w:rsidRPr="00D4347F" w:rsidRDefault="003F7277" w:rsidP="007F4DAC">
                <w:pPr>
                  <w:pStyle w:val="TableSubHeading"/>
                  <w:cnfStyle w:val="000000000000" w:firstRow="0" w:lastRow="0" w:firstColumn="0" w:lastColumn="0" w:oddVBand="0" w:evenVBand="0" w:oddHBand="0" w:evenHBand="0" w:firstRowFirstColumn="0" w:firstRowLastColumn="0" w:lastRowFirstColumn="0" w:lastRowLastColumn="0"/>
                </w:pPr>
                <w:r w:rsidRPr="003F7277">
                  <w:t>SaaS Security Posture management</w:t>
                </w:r>
              </w:p>
            </w:tc>
            <w:tc>
              <w:tcPr>
                <w:tcW w:w="1433" w:type="dxa"/>
                <w:vAlign w:val="top"/>
              </w:tcPr>
              <w:p w14:paraId="06B7C48E" w14:textId="0FE999DF" w:rsidR="007F4DAC" w:rsidRPr="008E69F9" w:rsidRDefault="00B960F8"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52FC2DF0" w14:textId="6C544169" w:rsidR="007F4DAC" w:rsidRPr="00323197" w:rsidRDefault="00B960F8"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960F8">
                  <w:rPr>
                    <w:rFonts w:asciiTheme="minorHAnsi" w:hAnsiTheme="minorHAnsi"/>
                    <w:sz w:val="18"/>
                    <w:szCs w:val="18"/>
                  </w:rPr>
                  <w:t>Obsidian SaaS security posture management</w:t>
                </w:r>
              </w:p>
            </w:tc>
          </w:tr>
          <w:tr w:rsidR="007F4DAC" w:rsidRPr="007E5415" w14:paraId="2EA9D429"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3F1106F1" w14:textId="42819446" w:rsidR="007F4DAC" w:rsidRDefault="007F4DAC" w:rsidP="007F4DAC">
                <w:pPr>
                  <w:pStyle w:val="TableSubHeading"/>
                </w:pPr>
                <w:r>
                  <w:t>12</w:t>
                </w:r>
              </w:p>
            </w:tc>
            <w:tc>
              <w:tcPr>
                <w:tcW w:w="0" w:type="auto"/>
                <w:tcBorders>
                  <w:top w:val="single" w:sz="4" w:space="0" w:color="FFFFFF" w:themeColor="background1"/>
                  <w:bottom w:val="single" w:sz="4" w:space="0" w:color="FFFFFF" w:themeColor="background1"/>
                </w:tcBorders>
                <w:vAlign w:val="top"/>
              </w:tcPr>
              <w:p w14:paraId="0B443055" w14:textId="24153328" w:rsidR="007F4DAC" w:rsidRPr="00D4347F" w:rsidRDefault="003F7277" w:rsidP="007F4DAC">
                <w:pPr>
                  <w:pStyle w:val="TableSubHeading"/>
                  <w:cnfStyle w:val="000000000000" w:firstRow="0" w:lastRow="0" w:firstColumn="0" w:lastColumn="0" w:oddVBand="0" w:evenVBand="0" w:oddHBand="0" w:evenHBand="0" w:firstRowFirstColumn="0" w:firstRowLastColumn="0" w:lastRowFirstColumn="0" w:lastRowLastColumn="0"/>
                </w:pPr>
                <w:r w:rsidRPr="003F7277">
                  <w:t>DevOps CI/CD</w:t>
                </w:r>
              </w:p>
            </w:tc>
            <w:tc>
              <w:tcPr>
                <w:tcW w:w="1433" w:type="dxa"/>
                <w:vAlign w:val="top"/>
              </w:tcPr>
              <w:p w14:paraId="14E7A522" w14:textId="77777777" w:rsidR="007F4DAC" w:rsidRDefault="004C0E24"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p w14:paraId="51FEEC1E" w14:textId="335708DC" w:rsidR="004C0E24" w:rsidRPr="008E69F9" w:rsidRDefault="004C0E24"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GitHub</w:t>
                </w:r>
              </w:p>
            </w:tc>
            <w:tc>
              <w:tcPr>
                <w:tcW w:w="3544" w:type="dxa"/>
                <w:vAlign w:val="top"/>
              </w:tcPr>
              <w:p w14:paraId="3BB5206D" w14:textId="413233D7" w:rsidR="007F4DAC" w:rsidRPr="00323197" w:rsidRDefault="004C0E24"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C0E24">
                  <w:rPr>
                    <w:rFonts w:asciiTheme="minorHAnsi" w:hAnsiTheme="minorHAnsi"/>
                    <w:sz w:val="18"/>
                    <w:szCs w:val="18"/>
                  </w:rPr>
                  <w:t>WCQ GitHub integration for configuration management</w:t>
                </w:r>
              </w:p>
            </w:tc>
          </w:tr>
          <w:tr w:rsidR="007F4DAC" w:rsidRPr="007E5415" w14:paraId="5A246A76"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043496BF" w14:textId="57179D22" w:rsidR="007F4DAC" w:rsidRDefault="007F4DAC" w:rsidP="007F4DAC">
                <w:pPr>
                  <w:pStyle w:val="TableSubHeading"/>
                </w:pPr>
                <w:r>
                  <w:t>13</w:t>
                </w:r>
              </w:p>
            </w:tc>
            <w:tc>
              <w:tcPr>
                <w:tcW w:w="0" w:type="auto"/>
                <w:tcBorders>
                  <w:top w:val="single" w:sz="4" w:space="0" w:color="FFFFFF" w:themeColor="background1"/>
                  <w:bottom w:val="single" w:sz="4" w:space="0" w:color="FFFFFF" w:themeColor="background1"/>
                </w:tcBorders>
                <w:vAlign w:val="top"/>
              </w:tcPr>
              <w:p w14:paraId="7087DDAC" w14:textId="6F07EFC7" w:rsidR="007F4DAC" w:rsidRPr="00D4347F" w:rsidRDefault="00717D4D" w:rsidP="007F4DAC">
                <w:pPr>
                  <w:pStyle w:val="TableSubHeading"/>
                  <w:cnfStyle w:val="000000000000" w:firstRow="0" w:lastRow="0" w:firstColumn="0" w:lastColumn="0" w:oddVBand="0" w:evenVBand="0" w:oddHBand="0" w:evenHBand="0" w:firstRowFirstColumn="0" w:firstRowLastColumn="0" w:lastRowFirstColumn="0" w:lastRowLastColumn="0"/>
                </w:pPr>
                <w:r w:rsidRPr="00717D4D">
                  <w:t>WCQ: Mock | Test Portal</w:t>
                </w:r>
              </w:p>
            </w:tc>
            <w:tc>
              <w:tcPr>
                <w:tcW w:w="1433" w:type="dxa"/>
                <w:vAlign w:val="top"/>
              </w:tcPr>
              <w:p w14:paraId="275009D8" w14:textId="43236F7D" w:rsidR="007F4DAC" w:rsidRPr="008E69F9" w:rsidRDefault="004C0E24"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44966EC6" w14:textId="3CFB9175" w:rsidR="007F4DAC" w:rsidRPr="00323197" w:rsidRDefault="006446AD"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446AD">
                  <w:rPr>
                    <w:rFonts w:asciiTheme="minorHAnsi" w:hAnsiTheme="minorHAnsi"/>
                    <w:sz w:val="18"/>
                    <w:szCs w:val="18"/>
                  </w:rPr>
                  <w:t>Hosted in QCQ Azure cloud for testing identity services</w:t>
                </w:r>
              </w:p>
            </w:tc>
          </w:tr>
          <w:tr w:rsidR="007F4DAC" w:rsidRPr="007E5415" w14:paraId="5EDA0DD4" w14:textId="77777777" w:rsidTr="00B14284">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tcPr>
              <w:p w14:paraId="6CA6D6FE" w14:textId="1225A85E" w:rsidR="007F4DAC" w:rsidRDefault="007F4DAC" w:rsidP="007F4DAC">
                <w:pPr>
                  <w:pStyle w:val="TableSubHeading"/>
                </w:pPr>
                <w:r>
                  <w:t>14</w:t>
                </w:r>
              </w:p>
            </w:tc>
            <w:tc>
              <w:tcPr>
                <w:tcW w:w="0" w:type="auto"/>
                <w:tcBorders>
                  <w:top w:val="single" w:sz="4" w:space="0" w:color="FFFFFF" w:themeColor="background1"/>
                  <w:bottom w:val="single" w:sz="4" w:space="0" w:color="FFFFFF" w:themeColor="background1"/>
                </w:tcBorders>
                <w:vAlign w:val="top"/>
              </w:tcPr>
              <w:p w14:paraId="5792CACE" w14:textId="3DBCFAF0" w:rsidR="007F4DAC" w:rsidRPr="00D4347F" w:rsidRDefault="00717D4D" w:rsidP="007F4DAC">
                <w:pPr>
                  <w:pStyle w:val="TableSubHeading"/>
                  <w:cnfStyle w:val="000000000000" w:firstRow="0" w:lastRow="0" w:firstColumn="0" w:lastColumn="0" w:oddVBand="0" w:evenVBand="0" w:oddHBand="0" w:evenHBand="0" w:firstRowFirstColumn="0" w:firstRowLastColumn="0" w:lastRowFirstColumn="0" w:lastRowLastColumn="0"/>
                </w:pPr>
                <w:r w:rsidRPr="00717D4D">
                  <w:t>WCQ Fraud System</w:t>
                </w:r>
              </w:p>
            </w:tc>
            <w:tc>
              <w:tcPr>
                <w:tcW w:w="1433" w:type="dxa"/>
                <w:vAlign w:val="top"/>
              </w:tcPr>
              <w:p w14:paraId="357B167B" w14:textId="247206AD" w:rsidR="007F4DAC" w:rsidRPr="008E69F9" w:rsidRDefault="006446AD" w:rsidP="007F4DA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CIAM</w:t>
                </w:r>
              </w:p>
            </w:tc>
            <w:tc>
              <w:tcPr>
                <w:tcW w:w="3544" w:type="dxa"/>
                <w:vAlign w:val="top"/>
              </w:tcPr>
              <w:p w14:paraId="1C765830" w14:textId="34B327A0" w:rsidR="00D41696" w:rsidRPr="00D41696" w:rsidRDefault="00D41696" w:rsidP="00D41696">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1696">
                  <w:rPr>
                    <w:rFonts w:asciiTheme="minorHAnsi" w:hAnsiTheme="minorHAnsi"/>
                    <w:sz w:val="18"/>
                    <w:szCs w:val="18"/>
                  </w:rPr>
                  <w:t>Future integration:</w:t>
                </w:r>
              </w:p>
              <w:p w14:paraId="0321E828" w14:textId="3527058A" w:rsidR="00D41696" w:rsidRPr="00D41696" w:rsidRDefault="00D41696" w:rsidP="00D41696">
                <w:pPr>
                  <w:pStyle w:val="ListParagraph"/>
                  <w:keepNext/>
                  <w:numPr>
                    <w:ilvl w:val="0"/>
                    <w:numId w:val="47"/>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1696">
                  <w:rPr>
                    <w:rFonts w:asciiTheme="minorHAnsi" w:hAnsiTheme="minorHAnsi"/>
                    <w:sz w:val="18"/>
                    <w:szCs w:val="18"/>
                  </w:rPr>
                  <w:t>Auth0 to forward logs to a fraud management platform</w:t>
                </w:r>
              </w:p>
              <w:p w14:paraId="4E1A37C3" w14:textId="46D3FB48" w:rsidR="007F4DAC" w:rsidRPr="00D41696" w:rsidRDefault="00D41696" w:rsidP="00D41696">
                <w:pPr>
                  <w:pStyle w:val="ListParagraph"/>
                  <w:keepNext/>
                  <w:numPr>
                    <w:ilvl w:val="0"/>
                    <w:numId w:val="47"/>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1696">
                  <w:rPr>
                    <w:rFonts w:asciiTheme="minorHAnsi" w:hAnsiTheme="minorHAnsi"/>
                    <w:sz w:val="18"/>
                    <w:szCs w:val="18"/>
                  </w:rPr>
                  <w:t>Fraud platform to ingest logs from another source, i.e. Microsoft Sentinel</w:t>
                </w:r>
              </w:p>
            </w:tc>
          </w:tr>
        </w:tbl>
        <w:p w14:paraId="0A0F5F2F" w14:textId="4D8CA0B7" w:rsidR="00E70B12" w:rsidRDefault="00E70B12">
          <w:pPr>
            <w:pStyle w:val="Caption"/>
          </w:pPr>
          <w:bookmarkStart w:id="40" w:name="_Toc242170473"/>
          <w:r>
            <w:t xml:space="preserve">Table </w:t>
          </w:r>
          <w:r w:rsidR="0012787A">
            <w:fldChar w:fldCharType="begin"/>
          </w:r>
          <w:r w:rsidR="0012787A">
            <w:instrText xml:space="preserve"> SEQ Table \* ARABIC </w:instrText>
          </w:r>
          <w:r w:rsidR="0012787A">
            <w:fldChar w:fldCharType="separate"/>
          </w:r>
          <w:r w:rsidR="00D2291F">
            <w:t>5</w:t>
          </w:r>
          <w:r w:rsidR="0012787A">
            <w:fldChar w:fldCharType="end"/>
          </w:r>
          <w:r>
            <w:t xml:space="preserve"> - </w:t>
          </w:r>
          <w:r w:rsidRPr="002A7F7B">
            <w:t>Logical Architecture Interactions and Flows</w:t>
          </w:r>
          <w:bookmarkEnd w:id="40"/>
        </w:p>
        <w:p w14:paraId="37D754A6" w14:textId="77777777" w:rsidR="00EE7BCA" w:rsidRPr="00FC4FF1" w:rsidRDefault="00EE7BCA" w:rsidP="00EE7BCA">
          <w:pPr>
            <w:rPr>
              <w:lang w:val="en-US"/>
            </w:rPr>
          </w:pPr>
        </w:p>
        <w:p w14:paraId="5AD728CA" w14:textId="77777777" w:rsidR="00EE7BCA" w:rsidRDefault="00EE7BCA" w:rsidP="00EE7BCA">
          <w:pPr>
            <w:pStyle w:val="Heading2-NumberedList"/>
          </w:pPr>
          <w:bookmarkStart w:id="41" w:name="_Toc242170562"/>
          <w:r>
            <w:t>Logical Architecture Key Design Considerations</w:t>
          </w:r>
          <w:bookmarkEnd w:id="41"/>
        </w:p>
        <w:p w14:paraId="210331D5" w14:textId="77777777" w:rsidR="00882446" w:rsidRDefault="009828B8" w:rsidP="00EE7BCA">
          <w:pPr>
            <w:tabs>
              <w:tab w:val="left" w:pos="1055"/>
            </w:tabs>
          </w:pPr>
          <w:r w:rsidRPr="009828B8">
            <w:t>The logical architecture for WorkCover Queensland (WCQ) is shaped by critical design considerations spanning cloud scalability, SaaS reusability, IaC maintainability, centralized security, and streamlined operations. The table below details these key considerations and the corresponding architectural responses</w:t>
          </w:r>
        </w:p>
        <w:p w14:paraId="6CCEC50F" w14:textId="21089243" w:rsidR="00EE7BCA" w:rsidRPr="0092524D"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7B6BC7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36AD106" w14:textId="77777777" w:rsidR="00EE7BCA" w:rsidRPr="00CF5342" w:rsidRDefault="00EE7BCA">
                <w:pPr>
                  <w:pStyle w:val="TableHeading"/>
                  <w:tabs>
                    <w:tab w:val="left" w:pos="1055"/>
                  </w:tabs>
                </w:pPr>
                <w:r w:rsidRPr="00513E27">
                  <w:t>Consideration</w:t>
                </w:r>
              </w:p>
            </w:tc>
            <w:tc>
              <w:tcPr>
                <w:tcW w:w="4961" w:type="dxa"/>
                <w:vAlign w:val="top"/>
              </w:tcPr>
              <w:p w14:paraId="43E1C7B1"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513E27">
                  <w:t>Architecture Response</w:t>
                </w:r>
              </w:p>
            </w:tc>
          </w:tr>
          <w:tr w:rsidR="00EE7BCA" w:rsidRPr="00BB5816" w14:paraId="2AFB1225"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486857E0" w14:textId="77777777" w:rsidR="00EE7BCA" w:rsidRPr="00B44420" w:rsidRDefault="00EE7BCA">
                <w:pPr>
                  <w:pStyle w:val="TableSubHeading"/>
                  <w:tabs>
                    <w:tab w:val="left" w:pos="954"/>
                  </w:tabs>
                </w:pPr>
                <w:r w:rsidRPr="00513E27">
                  <w:t>Scalability</w:t>
                </w:r>
              </w:p>
            </w:tc>
            <w:tc>
              <w:tcPr>
                <w:tcW w:w="4961" w:type="dxa"/>
                <w:tcBorders>
                  <w:top w:val="nil"/>
                  <w:bottom w:val="nil"/>
                </w:tcBorders>
                <w:vAlign w:val="top"/>
              </w:tcPr>
              <w:p w14:paraId="66000CE1" w14:textId="1355FF79" w:rsidR="00EE7BCA" w:rsidRPr="00B44420" w:rsidRDefault="001B0DB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B0DBD">
                  <w:rPr>
                    <w:rFonts w:asciiTheme="minorHAnsi" w:hAnsiTheme="minorHAnsi"/>
                    <w:sz w:val="18"/>
                    <w:szCs w:val="18"/>
                  </w:rPr>
                  <w:t>Leverages Auth0 SaaS hosted in the AU Public Cloud (across AWS Sydney and Melbourne) to automatically handle dynamic customer authentication loads and high peak traffic (up to documented rate limit thresholds for Enterprise Public Cloud) without infrastructure provisioning.</w:t>
                </w:r>
              </w:p>
            </w:tc>
          </w:tr>
          <w:tr w:rsidR="00EE7BCA" w:rsidRPr="007E5415" w14:paraId="4124628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CF3D953" w14:textId="77777777" w:rsidR="00EE7BCA" w:rsidRPr="00EF1989" w:rsidRDefault="00EE7BCA">
                <w:pPr>
                  <w:pStyle w:val="TableSubHeading"/>
                  <w:tabs>
                    <w:tab w:val="left" w:pos="938"/>
                  </w:tabs>
                </w:pPr>
                <w:r w:rsidRPr="00513E27">
                  <w:t>Reusability</w:t>
                </w:r>
              </w:p>
            </w:tc>
            <w:tc>
              <w:tcPr>
                <w:tcW w:w="4961" w:type="dxa"/>
                <w:tcBorders>
                  <w:top w:val="single" w:sz="4" w:space="0" w:color="F2F2F2" w:themeColor="background1" w:themeShade="F2"/>
                  <w:bottom w:val="single" w:sz="4" w:space="0" w:color="F2F2F2" w:themeColor="background1" w:themeShade="F2"/>
                </w:tcBorders>
                <w:vAlign w:val="top"/>
              </w:tcPr>
              <w:p w14:paraId="31E534B9" w14:textId="62B1759E" w:rsidR="00EE7BCA" w:rsidRPr="003B66D0" w:rsidRDefault="002B3345">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B3345">
                  <w:rPr>
                    <w:rFonts w:asciiTheme="minorHAnsi" w:hAnsiTheme="minorHAnsi"/>
                    <w:sz w:val="18"/>
                    <w:szCs w:val="18"/>
                  </w:rPr>
                  <w:t xml:space="preserve">Maximizes native Auth0 capabilities—such as Universal Login, Attack Protection, and </w:t>
                </w:r>
                <w:r w:rsidR="005C3068" w:rsidRPr="002B3345">
                  <w:rPr>
                    <w:rFonts w:asciiTheme="minorHAnsi" w:hAnsiTheme="minorHAnsi"/>
                    <w:sz w:val="18"/>
                    <w:szCs w:val="18"/>
                  </w:rPr>
                  <w:t>standard</w:t>
                </w:r>
                <w:r w:rsidR="005C3068">
                  <w:rPr>
                    <w:rFonts w:asciiTheme="minorHAnsi" w:hAnsiTheme="minorHAnsi"/>
                    <w:sz w:val="18"/>
                    <w:szCs w:val="18"/>
                  </w:rPr>
                  <w:t>s-based</w:t>
                </w:r>
                <w:r w:rsidR="00485082">
                  <w:rPr>
                    <w:rFonts w:asciiTheme="minorHAnsi" w:hAnsiTheme="minorHAnsi"/>
                    <w:sz w:val="18"/>
                    <w:szCs w:val="18"/>
                  </w:rPr>
                  <w:t xml:space="preserve"> identity </w:t>
                </w:r>
                <w:r w:rsidRPr="002B3345">
                  <w:rPr>
                    <w:rFonts w:asciiTheme="minorHAnsi" w:hAnsiTheme="minorHAnsi"/>
                    <w:sz w:val="18"/>
                    <w:szCs w:val="18"/>
                  </w:rPr>
                  <w:t>protocol</w:t>
                </w:r>
                <w:r w:rsidR="007C2479">
                  <w:rPr>
                    <w:rFonts w:asciiTheme="minorHAnsi" w:hAnsiTheme="minorHAnsi"/>
                    <w:sz w:val="18"/>
                    <w:szCs w:val="18"/>
                  </w:rPr>
                  <w:t>s</w:t>
                </w:r>
                <w:r w:rsidR="00485082">
                  <w:rPr>
                    <w:rFonts w:asciiTheme="minorHAnsi" w:hAnsiTheme="minorHAnsi"/>
                    <w:sz w:val="18"/>
                    <w:szCs w:val="18"/>
                  </w:rPr>
                  <w:t xml:space="preserve"> </w:t>
                </w:r>
                <w:r w:rsidRPr="002B3345">
                  <w:rPr>
                    <w:rFonts w:asciiTheme="minorHAnsi" w:hAnsiTheme="minorHAnsi"/>
                    <w:sz w:val="18"/>
                    <w:szCs w:val="18"/>
                  </w:rPr>
                  <w:t>minimi</w:t>
                </w:r>
                <w:r w:rsidR="00485082">
                  <w:rPr>
                    <w:rFonts w:asciiTheme="minorHAnsi" w:hAnsiTheme="minorHAnsi"/>
                    <w:sz w:val="18"/>
                    <w:szCs w:val="18"/>
                  </w:rPr>
                  <w:t>s</w:t>
                </w:r>
                <w:r w:rsidRPr="002B3345">
                  <w:rPr>
                    <w:rFonts w:asciiTheme="minorHAnsi" w:hAnsiTheme="minorHAnsi"/>
                    <w:sz w:val="18"/>
                    <w:szCs w:val="18"/>
                  </w:rPr>
                  <w:t xml:space="preserve">ing bespoke code and reusing core identity features across WCQ </w:t>
                </w:r>
                <w:r w:rsidR="000340A0">
                  <w:rPr>
                    <w:rFonts w:asciiTheme="minorHAnsi" w:hAnsiTheme="minorHAnsi"/>
                    <w:sz w:val="18"/>
                    <w:szCs w:val="18"/>
                  </w:rPr>
                  <w:t xml:space="preserve">digital </w:t>
                </w:r>
                <w:r w:rsidRPr="002B3345">
                  <w:rPr>
                    <w:rFonts w:asciiTheme="minorHAnsi" w:hAnsiTheme="minorHAnsi"/>
                    <w:sz w:val="18"/>
                    <w:szCs w:val="18"/>
                  </w:rPr>
                  <w:t>web applications</w:t>
                </w:r>
                <w:r w:rsidR="009331DC">
                  <w:rPr>
                    <w:rFonts w:asciiTheme="minorHAnsi" w:hAnsiTheme="minorHAnsi"/>
                    <w:sz w:val="18"/>
                    <w:szCs w:val="18"/>
                  </w:rPr>
                  <w:t>.</w:t>
                </w:r>
              </w:p>
            </w:tc>
          </w:tr>
          <w:tr w:rsidR="00EE7BCA" w:rsidRPr="007E5415" w14:paraId="401B1747"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BE43C78" w14:textId="287DD73B" w:rsidR="00EE7BCA" w:rsidRPr="00E34589" w:rsidRDefault="00EE7BCA">
                <w:pPr>
                  <w:pStyle w:val="TableSubHeading"/>
                </w:pPr>
                <w:r w:rsidRPr="00513E27">
                  <w:t>Maintainability</w:t>
                </w:r>
                <w:r w:rsidR="002B3345">
                  <w:t xml:space="preserve"> and automation</w:t>
                </w:r>
              </w:p>
            </w:tc>
            <w:tc>
              <w:tcPr>
                <w:tcW w:w="4961" w:type="dxa"/>
                <w:tcBorders>
                  <w:top w:val="single" w:sz="4" w:space="0" w:color="F2F2F2" w:themeColor="background1" w:themeShade="F2"/>
                  <w:bottom w:val="single" w:sz="4" w:space="0" w:color="F2F2F2" w:themeColor="background1" w:themeShade="F2"/>
                </w:tcBorders>
                <w:vAlign w:val="top"/>
              </w:tcPr>
              <w:p w14:paraId="4B6750E4" w14:textId="77777777" w:rsidR="00EE7BCA" w:rsidRDefault="00ED2B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D2BD0">
                  <w:rPr>
                    <w:rFonts w:asciiTheme="minorHAnsi" w:hAnsiTheme="minorHAnsi"/>
                    <w:sz w:val="18"/>
                    <w:szCs w:val="18"/>
                  </w:rPr>
                  <w:t>Utilizes GitHub Actions and the Auth0 Terraform Provider to manage tenant settings, connections, and Actions logic as code, ensuring repeatable, automated deployments across development and production environments</w:t>
                </w:r>
                <w:r>
                  <w:rPr>
                    <w:rFonts w:asciiTheme="minorHAnsi" w:hAnsiTheme="minorHAnsi"/>
                    <w:sz w:val="18"/>
                    <w:szCs w:val="18"/>
                  </w:rPr>
                  <w:t xml:space="preserve"> whilst reducing risks associated with </w:t>
                </w:r>
                <w:r w:rsidR="009331DC">
                  <w:rPr>
                    <w:rFonts w:asciiTheme="minorHAnsi" w:hAnsiTheme="minorHAnsi"/>
                    <w:sz w:val="18"/>
                    <w:szCs w:val="18"/>
                  </w:rPr>
                  <w:t>manual configuration management.</w:t>
                </w:r>
              </w:p>
              <w:p w14:paraId="6DF08B40" w14:textId="6BAECD22" w:rsidR="00914C15" w:rsidRPr="00027926" w:rsidRDefault="00914C1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SaaS benefits limit </w:t>
                </w:r>
                <w:r w:rsidR="00511FB5">
                  <w:rPr>
                    <w:rFonts w:asciiTheme="minorHAnsi" w:hAnsiTheme="minorHAnsi"/>
                    <w:sz w:val="18"/>
                    <w:szCs w:val="18"/>
                  </w:rPr>
                  <w:t xml:space="preserve">operational expenditure of running a CIAM capability </w:t>
                </w:r>
                <w:r w:rsidR="002B6F00">
                  <w:rPr>
                    <w:rFonts w:asciiTheme="minorHAnsi" w:hAnsiTheme="minorHAnsi"/>
                    <w:sz w:val="18"/>
                    <w:szCs w:val="18"/>
                  </w:rPr>
                  <w:t>in house.</w:t>
                </w:r>
              </w:p>
            </w:tc>
          </w:tr>
          <w:tr w:rsidR="00EE7BCA" w:rsidRPr="007E5415" w14:paraId="32AF91E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A58D08A" w14:textId="4AFF1BAB" w:rsidR="00EE7BCA" w:rsidRPr="001F578E" w:rsidRDefault="00EE7BCA">
                <w:pPr>
                  <w:pStyle w:val="TableSubHeading"/>
                </w:pPr>
                <w:r w:rsidRPr="00513E27">
                  <w:t>Security</w:t>
                </w:r>
                <w:r w:rsidR="009331DC">
                  <w:t xml:space="preserve"> and Privacy</w:t>
                </w:r>
              </w:p>
            </w:tc>
            <w:tc>
              <w:tcPr>
                <w:tcW w:w="4961" w:type="dxa"/>
                <w:tcBorders>
                  <w:top w:val="single" w:sz="4" w:space="0" w:color="F2F2F2" w:themeColor="background1" w:themeShade="F2"/>
                  <w:bottom w:val="single" w:sz="4" w:space="0" w:color="F2F2F2" w:themeColor="background1" w:themeShade="F2"/>
                </w:tcBorders>
                <w:vAlign w:val="top"/>
              </w:tcPr>
              <w:p w14:paraId="6241F57F" w14:textId="77777777" w:rsidR="007C7B77"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13F93">
                  <w:rPr>
                    <w:rFonts w:asciiTheme="minorHAnsi" w:hAnsiTheme="minorHAnsi"/>
                    <w:sz w:val="18"/>
                    <w:szCs w:val="18"/>
                  </w:rPr>
                  <w:t>Security services isolated from business services</w:t>
                </w:r>
                <w:r w:rsidR="00F518F2">
                  <w:rPr>
                    <w:rFonts w:asciiTheme="minorHAnsi" w:hAnsiTheme="minorHAnsi"/>
                    <w:sz w:val="18"/>
                    <w:szCs w:val="18"/>
                  </w:rPr>
                  <w:t xml:space="preserve"> in a common digital authentication laye</w:t>
                </w:r>
                <w:r w:rsidR="006F6EAE">
                  <w:rPr>
                    <w:rFonts w:asciiTheme="minorHAnsi" w:hAnsiTheme="minorHAnsi"/>
                    <w:sz w:val="18"/>
                    <w:szCs w:val="18"/>
                  </w:rPr>
                  <w:t xml:space="preserve">r. </w:t>
                </w:r>
                <w:r w:rsidR="00E874FB">
                  <w:rPr>
                    <w:rFonts w:asciiTheme="minorHAnsi" w:hAnsiTheme="minorHAnsi"/>
                    <w:sz w:val="18"/>
                    <w:szCs w:val="18"/>
                  </w:rPr>
                  <w:br/>
                </w:r>
                <w:r w:rsidR="00442028" w:rsidRPr="00442028">
                  <w:rPr>
                    <w:rFonts w:asciiTheme="minorHAnsi" w:hAnsiTheme="minorHAnsi"/>
                    <w:sz w:val="18"/>
                    <w:szCs w:val="18"/>
                  </w:rPr>
                  <w:t xml:space="preserve">Minimizes PII stored </w:t>
                </w:r>
                <w:r w:rsidR="00442028">
                  <w:rPr>
                    <w:rFonts w:asciiTheme="minorHAnsi" w:hAnsiTheme="minorHAnsi"/>
                    <w:sz w:val="18"/>
                    <w:szCs w:val="18"/>
                  </w:rPr>
                  <w:t>within</w:t>
                </w:r>
                <w:r w:rsidR="00442028" w:rsidRPr="00442028">
                  <w:rPr>
                    <w:rFonts w:asciiTheme="minorHAnsi" w:hAnsiTheme="minorHAnsi"/>
                    <w:sz w:val="18"/>
                    <w:szCs w:val="18"/>
                  </w:rPr>
                  <w:t xml:space="preserve"> Auth0 to </w:t>
                </w:r>
                <w:r w:rsidR="00E62D43">
                  <w:rPr>
                    <w:rFonts w:asciiTheme="minorHAnsi" w:hAnsiTheme="minorHAnsi"/>
                    <w:sz w:val="18"/>
                    <w:szCs w:val="18"/>
                  </w:rPr>
                  <w:t xml:space="preserve">ensuring only PII required for authentication purposes is </w:t>
                </w:r>
                <w:r w:rsidR="00E874FB">
                  <w:rPr>
                    <w:rFonts w:asciiTheme="minorHAnsi" w:hAnsiTheme="minorHAnsi"/>
                    <w:sz w:val="18"/>
                    <w:szCs w:val="18"/>
                  </w:rPr>
                  <w:t>stored within</w:t>
                </w:r>
                <w:r w:rsidR="00442028" w:rsidRPr="00442028">
                  <w:rPr>
                    <w:rFonts w:asciiTheme="minorHAnsi" w:hAnsiTheme="minorHAnsi"/>
                    <w:sz w:val="18"/>
                    <w:szCs w:val="18"/>
                  </w:rPr>
                  <w:t xml:space="preserve">. </w:t>
                </w:r>
              </w:p>
              <w:p w14:paraId="5D2FBA0A" w14:textId="77777777" w:rsidR="00CB221D" w:rsidRDefault="0017287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T</w:t>
                </w:r>
                <w:r w:rsidR="00442028" w:rsidRPr="00442028">
                  <w:rPr>
                    <w:rFonts w:asciiTheme="minorHAnsi" w:hAnsiTheme="minorHAnsi"/>
                    <w:sz w:val="18"/>
                    <w:szCs w:val="18"/>
                  </w:rPr>
                  <w:t xml:space="preserve">hreat protection </w:t>
                </w:r>
                <w:r w:rsidR="00740C8B">
                  <w:rPr>
                    <w:rFonts w:asciiTheme="minorHAnsi" w:hAnsiTheme="minorHAnsi"/>
                    <w:sz w:val="18"/>
                    <w:szCs w:val="18"/>
                  </w:rPr>
                  <w:t xml:space="preserve">comprises of Bot detection, </w:t>
                </w:r>
                <w:r w:rsidR="00874949">
                  <w:rPr>
                    <w:rFonts w:asciiTheme="minorHAnsi" w:hAnsiTheme="minorHAnsi"/>
                    <w:sz w:val="18"/>
                    <w:szCs w:val="18"/>
                  </w:rPr>
                  <w:t xml:space="preserve">suspicious IP </w:t>
                </w:r>
                <w:r w:rsidR="00C62CB2">
                  <w:rPr>
                    <w:rFonts w:asciiTheme="minorHAnsi" w:hAnsiTheme="minorHAnsi"/>
                    <w:sz w:val="18"/>
                    <w:szCs w:val="18"/>
                  </w:rPr>
                  <w:t>throttling</w:t>
                </w:r>
                <w:r w:rsidR="00874949">
                  <w:rPr>
                    <w:rFonts w:asciiTheme="minorHAnsi" w:hAnsiTheme="minorHAnsi"/>
                    <w:sz w:val="18"/>
                    <w:szCs w:val="18"/>
                  </w:rPr>
                  <w:t>,</w:t>
                </w:r>
                <w:r w:rsidR="00CB221D">
                  <w:rPr>
                    <w:rFonts w:asciiTheme="minorHAnsi" w:hAnsiTheme="minorHAnsi"/>
                    <w:sz w:val="18"/>
                    <w:szCs w:val="18"/>
                  </w:rPr>
                  <w:t xml:space="preserve"> Brute-force protection and Breached password detection.</w:t>
                </w:r>
              </w:p>
              <w:p w14:paraId="1C449D62" w14:textId="77777777" w:rsidR="00EE7BCA" w:rsidRDefault="00F366E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F</w:t>
                </w:r>
                <w:r w:rsidR="00442028" w:rsidRPr="00442028">
                  <w:rPr>
                    <w:rFonts w:asciiTheme="minorHAnsi" w:hAnsiTheme="minorHAnsi"/>
                    <w:sz w:val="18"/>
                    <w:szCs w:val="18"/>
                  </w:rPr>
                  <w:t>ederated authentication via Enterprise OIDC</w:t>
                </w:r>
                <w:r>
                  <w:rPr>
                    <w:rFonts w:asciiTheme="minorHAnsi" w:hAnsiTheme="minorHAnsi"/>
                    <w:sz w:val="18"/>
                    <w:szCs w:val="18"/>
                  </w:rPr>
                  <w:t xml:space="preserve"> for WCQ staff </w:t>
                </w:r>
                <w:r w:rsidR="000B2257">
                  <w:rPr>
                    <w:rFonts w:asciiTheme="minorHAnsi" w:hAnsiTheme="minorHAnsi"/>
                    <w:sz w:val="18"/>
                    <w:szCs w:val="18"/>
                  </w:rPr>
                  <w:t>managing the platform, digital experience and assisted service</w:t>
                </w:r>
                <w:r w:rsidR="00442028" w:rsidRPr="00442028">
                  <w:rPr>
                    <w:rFonts w:asciiTheme="minorHAnsi" w:hAnsiTheme="minorHAnsi"/>
                    <w:sz w:val="18"/>
                    <w:szCs w:val="18"/>
                  </w:rPr>
                  <w:t>.</w:t>
                </w:r>
              </w:p>
              <w:p w14:paraId="3853F9A9" w14:textId="1CAD54B0" w:rsidR="001223E9" w:rsidRDefault="001223E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223E9">
                  <w:rPr>
                    <w:rFonts w:asciiTheme="minorHAnsi" w:hAnsiTheme="minorHAnsi"/>
                    <w:sz w:val="18"/>
                    <w:szCs w:val="18"/>
                  </w:rPr>
                  <w:t xml:space="preserve">Streams real-time tenant log events </w:t>
                </w:r>
                <w:r w:rsidR="004E27F8">
                  <w:rPr>
                    <w:rFonts w:asciiTheme="minorHAnsi" w:hAnsiTheme="minorHAnsi"/>
                    <w:sz w:val="18"/>
                    <w:szCs w:val="18"/>
                  </w:rPr>
                  <w:t>via</w:t>
                </w:r>
                <w:r w:rsidRPr="001223E9">
                  <w:rPr>
                    <w:rFonts w:asciiTheme="minorHAnsi" w:hAnsiTheme="minorHAnsi"/>
                    <w:sz w:val="18"/>
                    <w:szCs w:val="18"/>
                  </w:rPr>
                  <w:t xml:space="preserve"> Azure Event Grid to Microsoft Sentinel for enterprise SIEM security auditing</w:t>
                </w:r>
                <w:r w:rsidR="004E27F8">
                  <w:rPr>
                    <w:rFonts w:asciiTheme="minorHAnsi" w:hAnsiTheme="minorHAnsi"/>
                    <w:sz w:val="18"/>
                    <w:szCs w:val="18"/>
                  </w:rPr>
                  <w:t>.</w:t>
                </w:r>
              </w:p>
              <w:p w14:paraId="4650869F" w14:textId="77777777" w:rsidR="00265E80" w:rsidRDefault="00265E8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Strong</w:t>
                </w:r>
                <w:r w:rsidR="00E149C9">
                  <w:rPr>
                    <w:rFonts w:asciiTheme="minorHAnsi" w:hAnsiTheme="minorHAnsi"/>
                    <w:sz w:val="18"/>
                    <w:szCs w:val="18"/>
                  </w:rPr>
                  <w:t xml:space="preserve">, phishing resistant </w:t>
                </w:r>
                <w:r>
                  <w:rPr>
                    <w:rFonts w:asciiTheme="minorHAnsi" w:hAnsiTheme="minorHAnsi"/>
                    <w:sz w:val="18"/>
                    <w:szCs w:val="18"/>
                  </w:rPr>
                  <w:t xml:space="preserve">authentication for external identities </w:t>
                </w:r>
                <w:r w:rsidR="00E149C9">
                  <w:rPr>
                    <w:rFonts w:asciiTheme="minorHAnsi" w:hAnsiTheme="minorHAnsi"/>
                    <w:sz w:val="18"/>
                    <w:szCs w:val="18"/>
                  </w:rPr>
                  <w:t>authenticating to WCQ digital portals.</w:t>
                </w:r>
              </w:p>
              <w:p w14:paraId="6C451E7D" w14:textId="2678B5C6" w:rsidR="00C84501" w:rsidRPr="00027926" w:rsidRDefault="00D12E5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SaaS benefits of </w:t>
                </w:r>
                <w:r w:rsidR="00563BAD">
                  <w:rPr>
                    <w:rFonts w:asciiTheme="minorHAnsi" w:hAnsiTheme="minorHAnsi"/>
                    <w:sz w:val="18"/>
                    <w:szCs w:val="18"/>
                  </w:rPr>
                  <w:t xml:space="preserve">evergreen </w:t>
                </w:r>
                <w:r w:rsidR="00F63E63">
                  <w:rPr>
                    <w:rFonts w:asciiTheme="minorHAnsi" w:hAnsiTheme="minorHAnsi"/>
                    <w:sz w:val="18"/>
                    <w:szCs w:val="18"/>
                  </w:rPr>
                  <w:t xml:space="preserve">security enhancements </w:t>
                </w:r>
                <w:r w:rsidR="002E79EE">
                  <w:rPr>
                    <w:rFonts w:asciiTheme="minorHAnsi" w:hAnsiTheme="minorHAnsi"/>
                    <w:sz w:val="18"/>
                    <w:szCs w:val="18"/>
                  </w:rPr>
                  <w:t xml:space="preserve">and identity standards </w:t>
                </w:r>
              </w:p>
            </w:tc>
          </w:tr>
          <w:tr w:rsidR="00EE7BCA" w:rsidRPr="007E5415" w14:paraId="53F1AAFA" w14:textId="77777777" w:rsidTr="00B015C6">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47C30F1" w14:textId="77777777" w:rsidR="00EE7BCA" w:rsidRPr="00DF4627" w:rsidRDefault="00EE7BCA">
                <w:pPr>
                  <w:pStyle w:val="TableSubHeading"/>
                </w:pPr>
                <w:r w:rsidRPr="00E13F93">
                  <w:t>Future Growth</w:t>
                </w:r>
              </w:p>
            </w:tc>
            <w:tc>
              <w:tcPr>
                <w:tcW w:w="4961" w:type="dxa"/>
                <w:tcBorders>
                  <w:top w:val="single" w:sz="4" w:space="0" w:color="F2F2F2" w:themeColor="background1" w:themeShade="F2"/>
                  <w:bottom w:val="single" w:sz="4" w:space="0" w:color="F2F2F2" w:themeColor="background1" w:themeShade="F2"/>
                </w:tcBorders>
                <w:vAlign w:val="top"/>
              </w:tcPr>
              <w:p w14:paraId="7B6E5CF9" w14:textId="7DF60418" w:rsidR="00EE7BCA" w:rsidRPr="00027926" w:rsidRDefault="00EE7BC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13F93">
                  <w:rPr>
                    <w:rFonts w:asciiTheme="minorHAnsi" w:hAnsiTheme="minorHAnsi"/>
                    <w:sz w:val="18"/>
                    <w:szCs w:val="18"/>
                  </w:rPr>
                  <w:t>Modular architecture supports expansion</w:t>
                </w:r>
                <w:r w:rsidR="005D2564">
                  <w:rPr>
                    <w:rFonts w:asciiTheme="minorHAnsi" w:hAnsiTheme="minorHAnsi"/>
                    <w:sz w:val="18"/>
                    <w:szCs w:val="18"/>
                  </w:rPr>
                  <w:t xml:space="preserve"> across all digital channels providing </w:t>
                </w:r>
                <w:r w:rsidR="006C6CFE">
                  <w:rPr>
                    <w:rFonts w:asciiTheme="minorHAnsi" w:hAnsiTheme="minorHAnsi"/>
                    <w:sz w:val="18"/>
                    <w:szCs w:val="18"/>
                  </w:rPr>
                  <w:t xml:space="preserve">a full omnichannel </w:t>
                </w:r>
                <w:r w:rsidR="00B37D5D">
                  <w:rPr>
                    <w:rFonts w:asciiTheme="minorHAnsi" w:hAnsiTheme="minorHAnsi"/>
                    <w:sz w:val="18"/>
                    <w:szCs w:val="18"/>
                  </w:rPr>
                  <w:t>(Web, mobile, voice and bot</w:t>
                </w:r>
                <w:r w:rsidR="002C1E6D">
                  <w:rPr>
                    <w:rFonts w:asciiTheme="minorHAnsi" w:hAnsiTheme="minorHAnsi"/>
                    <w:sz w:val="18"/>
                    <w:szCs w:val="18"/>
                  </w:rPr>
                  <w:t xml:space="preserve"> / Ai) </w:t>
                </w:r>
                <w:r w:rsidR="006C6CFE">
                  <w:rPr>
                    <w:rFonts w:asciiTheme="minorHAnsi" w:hAnsiTheme="minorHAnsi"/>
                    <w:sz w:val="18"/>
                    <w:szCs w:val="18"/>
                  </w:rPr>
                  <w:t xml:space="preserve">experience for </w:t>
                </w:r>
                <w:r w:rsidR="00B73DEC">
                  <w:rPr>
                    <w:rFonts w:asciiTheme="minorHAnsi" w:hAnsiTheme="minorHAnsi"/>
                    <w:sz w:val="18"/>
                    <w:szCs w:val="18"/>
                  </w:rPr>
                  <w:t>WCQs external cohorts.</w:t>
                </w:r>
              </w:p>
            </w:tc>
          </w:tr>
          <w:tr w:rsidR="00B015C6" w:rsidRPr="007E5415" w14:paraId="2317DDD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17080AC1" w14:textId="79375379" w:rsidR="00B015C6" w:rsidRPr="00E13F93" w:rsidRDefault="00A163C9">
                <w:pPr>
                  <w:pStyle w:val="TableSubHeading"/>
                </w:pPr>
                <w:r w:rsidRPr="00A163C9">
                  <w:t>Operational Concerns &amp; Monitoring</w:t>
                </w:r>
              </w:p>
            </w:tc>
            <w:tc>
              <w:tcPr>
                <w:tcW w:w="4961" w:type="dxa"/>
                <w:tcBorders>
                  <w:top w:val="single" w:sz="4" w:space="0" w:color="F2F2F2" w:themeColor="background1" w:themeShade="F2"/>
                  <w:bottom w:val="single" w:sz="12" w:space="0" w:color="003E8F"/>
                </w:tcBorders>
                <w:vAlign w:val="top"/>
              </w:tcPr>
              <w:p w14:paraId="2A914BDB" w14:textId="38B5AF5E" w:rsidR="00B015C6" w:rsidRPr="00E13F93" w:rsidRDefault="001223E9"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223E9">
                  <w:rPr>
                    <w:rFonts w:asciiTheme="minorHAnsi" w:hAnsiTheme="minorHAnsi"/>
                    <w:sz w:val="18"/>
                    <w:szCs w:val="18"/>
                  </w:rPr>
                  <w:t>Streams real-time tenant log events through Azure Event Grid while streaming operational logs to Datadog for monitoring and troubleshooting.</w:t>
                </w:r>
              </w:p>
            </w:tc>
          </w:tr>
        </w:tbl>
        <w:p w14:paraId="1B304870" w14:textId="4A8236FB" w:rsidR="00E70B12" w:rsidRDefault="00E70B12">
          <w:pPr>
            <w:pStyle w:val="Caption"/>
          </w:pPr>
          <w:bookmarkStart w:id="42" w:name="_Toc242170474"/>
          <w:r>
            <w:t xml:space="preserve">Table </w:t>
          </w:r>
          <w:r w:rsidR="0012787A">
            <w:fldChar w:fldCharType="begin"/>
          </w:r>
          <w:r w:rsidR="0012787A">
            <w:instrText xml:space="preserve"> SEQ Table \* ARABIC </w:instrText>
          </w:r>
          <w:r w:rsidR="0012787A">
            <w:fldChar w:fldCharType="separate"/>
          </w:r>
          <w:r w:rsidR="00D2291F">
            <w:t>6</w:t>
          </w:r>
          <w:r w:rsidR="0012787A">
            <w:fldChar w:fldCharType="end"/>
          </w:r>
          <w:r>
            <w:t xml:space="preserve"> - </w:t>
          </w:r>
          <w:r w:rsidRPr="0060775A">
            <w:t>Logical Architecture Key Design Considerations</w:t>
          </w:r>
          <w:bookmarkEnd w:id="42"/>
        </w:p>
        <w:p w14:paraId="1D1AB43E" w14:textId="77777777" w:rsidR="00EE7BCA" w:rsidRDefault="00EE7BCA" w:rsidP="00EE7BCA">
          <w:pPr>
            <w:rPr>
              <w:lang w:val="en-US"/>
            </w:rPr>
          </w:pPr>
        </w:p>
        <w:p w14:paraId="27E35F8D" w14:textId="77777777" w:rsidR="002B6F00" w:rsidRPr="00FC4FF1" w:rsidRDefault="002B6F00" w:rsidP="00EE7BCA">
          <w:pPr>
            <w:rPr>
              <w:lang w:val="en-US"/>
            </w:rPr>
          </w:pPr>
        </w:p>
        <w:p w14:paraId="24816D17" w14:textId="77777777" w:rsidR="00EE7BCA" w:rsidRDefault="00EE7BCA" w:rsidP="00EE7BCA">
          <w:pPr>
            <w:pStyle w:val="Heading2-NumberedList"/>
          </w:pPr>
          <w:bookmarkStart w:id="43" w:name="_Toc242170563"/>
          <w:r>
            <w:t>Logical Architecture Checklist</w:t>
          </w:r>
          <w:bookmarkEnd w:id="43"/>
        </w:p>
        <w:p w14:paraId="1E6C004F" w14:textId="77777777" w:rsidR="00EE7BCA" w:rsidRDefault="00EE7BCA" w:rsidP="00EE7BCA">
          <w:pPr>
            <w:spacing w:after="0" w:line="240" w:lineRule="auto"/>
          </w:pPr>
          <w:r>
            <w:br w:type="page"/>
          </w:r>
        </w:p>
        <w:p w14:paraId="30549AF6" w14:textId="77777777" w:rsidR="00EE7BCA" w:rsidRDefault="00EE7BCA" w:rsidP="00EE7BCA">
          <w:pPr>
            <w:pStyle w:val="Heading1-NumberedList"/>
          </w:pPr>
          <w:bookmarkStart w:id="44" w:name="_Toc242170564"/>
          <w:r>
            <w:t>Application Architecture</w:t>
          </w:r>
          <w:bookmarkEnd w:id="44"/>
        </w:p>
        <w:p w14:paraId="38C9950D" w14:textId="0DE3A346" w:rsidR="00EE7BCA" w:rsidRDefault="003B14C6" w:rsidP="00EE7BCA">
          <w:pPr>
            <w:tabs>
              <w:tab w:val="left" w:pos="1055"/>
            </w:tabs>
          </w:pPr>
          <w:r>
            <w:t xml:space="preserve">The core CIAM </w:t>
          </w:r>
          <w:del w:id="45" w:author="Kevin McArtney" w:date="2026-10-28T10:53:00Z" w16du:dateUtc="2026-10-28T00:53:00Z">
            <w:r w:rsidR="008C0F14">
              <w:delText xml:space="preserve">application </w:delText>
            </w:r>
          </w:del>
          <w:ins w:id="46" w:author="Kevin McArtney" w:date="2026-10-28T10:53:00Z" w16du:dateUtc="2026-10-28T00:53:00Z">
            <w:r w:rsidR="00307919">
              <w:t xml:space="preserve">logical </w:t>
            </w:r>
          </w:ins>
          <w:r w:rsidR="008C0F14">
            <w:t xml:space="preserve">architecture </w:t>
          </w:r>
          <w:r>
            <w:t xml:space="preserve">is described in the </w:t>
          </w:r>
          <w:r w:rsidR="008C0F14">
            <w:t xml:space="preserve">preceding section </w:t>
          </w:r>
          <w:r>
            <w:t>sections</w:t>
          </w:r>
          <w:r w:rsidR="008C0F14">
            <w:t>.</w:t>
          </w:r>
          <w:r w:rsidR="003D7283">
            <w:t xml:space="preserve"> Any further </w:t>
          </w:r>
          <w:del w:id="47" w:author="Kevin McArtney" w:date="2026-10-28T10:53:00Z" w16du:dateUtc="2026-10-28T00:53:00Z">
            <w:r w:rsidR="003D7283">
              <w:delText xml:space="preserve">application </w:delText>
            </w:r>
          </w:del>
          <w:ins w:id="48" w:author="Kevin McArtney" w:date="2026-10-28T10:53:00Z" w16du:dateUtc="2026-10-28T00:53:00Z">
            <w:r w:rsidR="005A225D">
              <w:t>logical co</w:t>
            </w:r>
          </w:ins>
          <w:ins w:id="49" w:author="Kevin McArtney" w:date="2026-10-28T10:54:00Z" w16du:dateUtc="2026-10-28T00:54:00Z">
            <w:r w:rsidR="005A225D">
              <w:t xml:space="preserve">mponent </w:t>
            </w:r>
          </w:ins>
          <w:r w:rsidR="003D7283">
            <w:t xml:space="preserve">integrations are out of scope of the core platform </w:t>
          </w:r>
          <w:r w:rsidR="00C56FEE">
            <w:t>build and are not covered in this document</w:t>
          </w:r>
          <w:r w:rsidR="00245BBD">
            <w:t>.</w:t>
          </w:r>
        </w:p>
        <w:bookmarkStart w:id="50" w:name="_Toc242170528"/>
        <w:bookmarkStart w:id="51" w:name="_Toc237962122"/>
        <w:p w14:paraId="732586C4" w14:textId="53D4A943" w:rsidR="00F65541" w:rsidRPr="00F65541" w:rsidRDefault="00E527CB" w:rsidP="001C5B23">
          <w:pPr>
            <w:pStyle w:val="Caption"/>
            <w:rPr>
              <w:i w:val="0"/>
              <w:iCs w:val="0"/>
            </w:rPr>
          </w:pPr>
          <w:r>
            <w:object w:dxaOrig="24631" w:dyaOrig="9451" w14:anchorId="1B9478F1">
              <v:shape id="_x0000_i1027" type="#_x0000_t75" style="width:453pt;height:174pt" o:ole="">
                <v:imagedata r:id="rId22" o:title=""/>
              </v:shape>
              <o:OLEObject Type="Embed" ProgID="Visio.Drawing.15" ShapeID="_x0000_i1027" DrawAspect="Content" ObjectID="_1854629801" r:id="rId23"/>
            </w:object>
          </w:r>
        </w:p>
        <w:p w14:paraId="7476CCFA" w14:textId="3C7212D0" w:rsidR="001C5B23" w:rsidRDefault="001C5B23" w:rsidP="001C5B23">
          <w:pPr>
            <w:pStyle w:val="Caption"/>
          </w:pPr>
          <w:r>
            <w:t xml:space="preserve">Figure </w:t>
          </w:r>
          <w:r>
            <w:fldChar w:fldCharType="begin"/>
          </w:r>
          <w:r>
            <w:instrText xml:space="preserve"> SEQ Figure \* ARABIC </w:instrText>
          </w:r>
          <w:r>
            <w:fldChar w:fldCharType="separate"/>
          </w:r>
          <w:r w:rsidR="001B50FC">
            <w:t>4</w:t>
          </w:r>
          <w:r>
            <w:fldChar w:fldCharType="end"/>
          </w:r>
          <w:r>
            <w:t xml:space="preserve"> - </w:t>
          </w:r>
          <w:r w:rsidRPr="00BF4970">
            <w:t>Application Architecture Diagram</w:t>
          </w:r>
          <w:bookmarkEnd w:id="50"/>
        </w:p>
        <w:p w14:paraId="79CDAB17" w14:textId="77777777" w:rsidR="00EE7BCA" w:rsidRDefault="00EE7BCA" w:rsidP="00EE7BCA">
          <w:pPr>
            <w:pStyle w:val="Heading2-NumberedList"/>
          </w:pPr>
          <w:bookmarkStart w:id="52" w:name="_Toc242170565"/>
          <w:bookmarkEnd w:id="51"/>
          <w:r>
            <w:t>Application Architecture Overview</w:t>
          </w:r>
          <w:bookmarkEnd w:id="52"/>
        </w:p>
        <w:p w14:paraId="622977B5" w14:textId="77777777" w:rsidR="00EE7BCA" w:rsidRDefault="00EE7BCA" w:rsidP="00EE7BCA">
          <w:pPr>
            <w:tabs>
              <w:tab w:val="left" w:pos="1055"/>
            </w:tabs>
          </w:pPr>
          <w:r>
            <w:t>Describes the application landscape that delivers the solution and provides an overview of the key applications, services and platforms involved.</w:t>
          </w:r>
        </w:p>
        <w:p w14:paraId="6BE23963" w14:textId="77777777" w:rsidR="00EE7BCA" w:rsidRDefault="00EE7BCA" w:rsidP="00EE7BCA">
          <w:pPr>
            <w:tabs>
              <w:tab w:val="left" w:pos="1055"/>
            </w:tabs>
          </w:pPr>
          <w:r w:rsidRPr="0031615E">
            <w:rPr>
              <w:b/>
              <w:bCs/>
            </w:rPr>
            <w:t>Describe</w:t>
          </w:r>
          <w:r>
            <w:t>:</w:t>
          </w:r>
        </w:p>
        <w:p w14:paraId="60C0749D" w14:textId="77777777" w:rsidR="00EE7BCA" w:rsidRDefault="00EE7BCA">
          <w:pPr>
            <w:pStyle w:val="ListParagraph"/>
            <w:numPr>
              <w:ilvl w:val="0"/>
              <w:numId w:val="6"/>
            </w:numPr>
            <w:tabs>
              <w:tab w:val="left" w:pos="1055"/>
            </w:tabs>
          </w:pPr>
          <w:r>
            <w:t>The overall application architecture.</w:t>
          </w:r>
        </w:p>
        <w:p w14:paraId="5246895E" w14:textId="77777777" w:rsidR="00EE7BCA" w:rsidRDefault="00EE7BCA">
          <w:pPr>
            <w:pStyle w:val="ListParagraph"/>
            <w:numPr>
              <w:ilvl w:val="0"/>
              <w:numId w:val="6"/>
            </w:numPr>
            <w:tabs>
              <w:tab w:val="left" w:pos="1055"/>
            </w:tabs>
          </w:pPr>
          <w:r>
            <w:t>The primary applications supporting the solution.</w:t>
          </w:r>
        </w:p>
        <w:p w14:paraId="7710CF49" w14:textId="77777777" w:rsidR="00EE7BCA" w:rsidRDefault="00EE7BCA">
          <w:pPr>
            <w:pStyle w:val="ListParagraph"/>
            <w:numPr>
              <w:ilvl w:val="0"/>
              <w:numId w:val="6"/>
            </w:numPr>
            <w:tabs>
              <w:tab w:val="left" w:pos="1055"/>
            </w:tabs>
          </w:pPr>
          <w:r>
            <w:t>Strategic platforms and shared services.</w:t>
          </w:r>
        </w:p>
        <w:p w14:paraId="5AED1230" w14:textId="77777777" w:rsidR="00EE7BCA" w:rsidRDefault="00EE7BCA">
          <w:pPr>
            <w:pStyle w:val="ListParagraph"/>
            <w:numPr>
              <w:ilvl w:val="0"/>
              <w:numId w:val="6"/>
            </w:numPr>
            <w:tabs>
              <w:tab w:val="left" w:pos="1055"/>
            </w:tabs>
          </w:pPr>
          <w:r>
            <w:t>Application boundaries and responsibilities.</w:t>
          </w:r>
        </w:p>
        <w:p w14:paraId="53DFA037" w14:textId="77777777" w:rsidR="00EE7BCA" w:rsidRDefault="00EE7BCA">
          <w:pPr>
            <w:pStyle w:val="ListParagraph"/>
            <w:numPr>
              <w:ilvl w:val="0"/>
              <w:numId w:val="6"/>
            </w:numPr>
            <w:tabs>
              <w:tab w:val="left" w:pos="1055"/>
            </w:tabs>
          </w:pPr>
          <w:r>
            <w:t>The role each application plays within the solution.</w:t>
          </w:r>
        </w:p>
        <w:p w14:paraId="45124395" w14:textId="77777777" w:rsidR="00EE7BCA" w:rsidRDefault="00EE7BCA" w:rsidP="00EE7BCA">
          <w:pPr>
            <w:tabs>
              <w:tab w:val="left" w:pos="1055"/>
            </w:tabs>
          </w:pPr>
          <w:r>
            <w:t>This section should provide a business-friendly view of the application landscape without delving into detailed implementation design.</w:t>
          </w:r>
        </w:p>
        <w:p w14:paraId="68B790A8" w14:textId="77777777" w:rsidR="00EE7BCA" w:rsidRDefault="00EE7BCA" w:rsidP="00EE7BCA">
          <w:pPr>
            <w:tabs>
              <w:tab w:val="left" w:pos="1055"/>
            </w:tabs>
          </w:pPr>
          <w:r w:rsidRPr="0031615E">
            <w:rPr>
              <w:b/>
              <w:bCs/>
            </w:rPr>
            <w:t>Include</w:t>
          </w:r>
          <w:r>
            <w:t>:</w:t>
          </w:r>
        </w:p>
        <w:p w14:paraId="65355B97" w14:textId="77777777" w:rsidR="00EE7BCA" w:rsidRDefault="00EE7BCA">
          <w:pPr>
            <w:pStyle w:val="ListParagraph"/>
            <w:numPr>
              <w:ilvl w:val="0"/>
              <w:numId w:val="11"/>
            </w:numPr>
            <w:tabs>
              <w:tab w:val="left" w:pos="1055"/>
            </w:tabs>
          </w:pPr>
          <w:r>
            <w:t>Application overview</w:t>
          </w:r>
        </w:p>
        <w:p w14:paraId="4B079289" w14:textId="77777777" w:rsidR="00EE7BCA" w:rsidRDefault="00EE7BCA">
          <w:pPr>
            <w:pStyle w:val="ListParagraph"/>
            <w:numPr>
              <w:ilvl w:val="0"/>
              <w:numId w:val="11"/>
            </w:numPr>
            <w:tabs>
              <w:tab w:val="left" w:pos="1055"/>
            </w:tabs>
          </w:pPr>
          <w:r>
            <w:t>Application scope</w:t>
          </w:r>
        </w:p>
        <w:p w14:paraId="7C8D7412" w14:textId="77777777" w:rsidR="00EE7BCA" w:rsidRDefault="00EE7BCA">
          <w:pPr>
            <w:pStyle w:val="ListParagraph"/>
            <w:numPr>
              <w:ilvl w:val="0"/>
              <w:numId w:val="11"/>
            </w:numPr>
            <w:tabs>
              <w:tab w:val="left" w:pos="1055"/>
            </w:tabs>
          </w:pPr>
          <w:r>
            <w:t>Core platforms</w:t>
          </w:r>
        </w:p>
        <w:p w14:paraId="59AAE2BB" w14:textId="77777777" w:rsidR="00EE7BCA" w:rsidRDefault="00EE7BCA">
          <w:pPr>
            <w:pStyle w:val="ListParagraph"/>
            <w:numPr>
              <w:ilvl w:val="0"/>
              <w:numId w:val="11"/>
            </w:numPr>
            <w:tabs>
              <w:tab w:val="left" w:pos="1055"/>
            </w:tabs>
          </w:pPr>
          <w:r>
            <w:t>Strategic applications</w:t>
          </w:r>
        </w:p>
        <w:p w14:paraId="0BC8F415" w14:textId="77777777" w:rsidR="00EE7BCA" w:rsidRDefault="00EE7BCA">
          <w:pPr>
            <w:pStyle w:val="ListParagraph"/>
            <w:numPr>
              <w:ilvl w:val="0"/>
              <w:numId w:val="11"/>
            </w:numPr>
            <w:tabs>
              <w:tab w:val="left" w:pos="1055"/>
            </w:tabs>
          </w:pPr>
          <w:r>
            <w:t>Shared services</w:t>
          </w:r>
        </w:p>
        <w:p w14:paraId="37487C6E" w14:textId="77777777" w:rsidR="00EE7BCA" w:rsidRDefault="00EE7BCA">
          <w:pPr>
            <w:pStyle w:val="ListParagraph"/>
            <w:numPr>
              <w:ilvl w:val="0"/>
              <w:numId w:val="11"/>
            </w:numPr>
            <w:tabs>
              <w:tab w:val="left" w:pos="1055"/>
            </w:tabs>
          </w:pPr>
          <w:r>
            <w:t>Application boundaries</w:t>
          </w:r>
        </w:p>
        <w:p w14:paraId="3FC6FD0F" w14:textId="77777777" w:rsidR="00EE7BCA" w:rsidRDefault="00EE7BCA" w:rsidP="00EE7BCA">
          <w:pPr>
            <w:tabs>
              <w:tab w:val="left" w:pos="1055"/>
            </w:tabs>
          </w:pPr>
          <w:r>
            <w:t>The solution is delivered through a combination of strategic enterprise platforms, customer-facing applications, shared integration services and supporting operational platforms. The architecture promotes reuse of enterprise capabilities while minimising duplication and unnecessary customisation.</w:t>
          </w:r>
        </w:p>
        <w:p w14:paraId="4FE6F34D" w14:textId="77777777" w:rsidR="00EE7BCA" w:rsidRDefault="00EE7BCA" w:rsidP="00EE7BCA">
          <w:pPr>
            <w:tabs>
              <w:tab w:val="left" w:pos="1055"/>
            </w:tabs>
          </w:pPr>
        </w:p>
        <w:p w14:paraId="6A10BC6B" w14:textId="77777777" w:rsidR="00EE7BCA" w:rsidRDefault="00EE7BCA" w:rsidP="00EE7BCA">
          <w:pPr>
            <w:pStyle w:val="Heading2-NumberedList"/>
          </w:pPr>
          <w:bookmarkStart w:id="53" w:name="_Toc242170566"/>
          <w:r>
            <w:t>Application Architecture Principles and Standards</w:t>
          </w:r>
          <w:bookmarkEnd w:id="53"/>
        </w:p>
        <w:p w14:paraId="1F1940D8" w14:textId="77777777" w:rsidR="00EE7BCA" w:rsidRDefault="00EE7BCA" w:rsidP="00EE7BCA">
          <w:pPr>
            <w:tabs>
              <w:tab w:val="left" w:pos="1055"/>
            </w:tabs>
          </w:pPr>
          <w:r>
            <w:t>Defines the principles, standards and policies governing application selection, design and lifecycle management.</w:t>
          </w:r>
        </w:p>
        <w:p w14:paraId="26D96E7E" w14:textId="77777777" w:rsidR="00EE7BCA" w:rsidRDefault="00EE7BCA" w:rsidP="00EE7BCA">
          <w:pPr>
            <w:tabs>
              <w:tab w:val="left" w:pos="1055"/>
            </w:tabs>
          </w:pPr>
          <w:r w:rsidRPr="0031615E">
            <w:rPr>
              <w:b/>
              <w:bCs/>
            </w:rPr>
            <w:t>Describe</w:t>
          </w:r>
          <w:r>
            <w:t>:</w:t>
          </w:r>
        </w:p>
        <w:p w14:paraId="7E70B14F" w14:textId="77777777" w:rsidR="00EE7BCA" w:rsidRDefault="00EE7BCA">
          <w:pPr>
            <w:pStyle w:val="ListParagraph"/>
            <w:numPr>
              <w:ilvl w:val="0"/>
              <w:numId w:val="7"/>
            </w:numPr>
            <w:tabs>
              <w:tab w:val="left" w:pos="1055"/>
            </w:tabs>
          </w:pPr>
          <w:r>
            <w:t>Application architecture principles.</w:t>
          </w:r>
        </w:p>
        <w:p w14:paraId="444F2639" w14:textId="77777777" w:rsidR="00EE7BCA" w:rsidRDefault="00EE7BCA">
          <w:pPr>
            <w:pStyle w:val="ListParagraph"/>
            <w:numPr>
              <w:ilvl w:val="0"/>
              <w:numId w:val="7"/>
            </w:numPr>
            <w:tabs>
              <w:tab w:val="left" w:pos="1055"/>
            </w:tabs>
          </w:pPr>
          <w:r>
            <w:t>Approved technology standards.</w:t>
          </w:r>
        </w:p>
        <w:p w14:paraId="2B7A42BB" w14:textId="77777777" w:rsidR="00EE7BCA" w:rsidRDefault="00EE7BCA">
          <w:pPr>
            <w:pStyle w:val="ListParagraph"/>
            <w:numPr>
              <w:ilvl w:val="0"/>
              <w:numId w:val="7"/>
            </w:numPr>
            <w:tabs>
              <w:tab w:val="left" w:pos="1055"/>
            </w:tabs>
          </w:pPr>
          <w:r>
            <w:t>Application lifecycle expectations.</w:t>
          </w:r>
        </w:p>
        <w:p w14:paraId="0C5EDA9A" w14:textId="77777777" w:rsidR="00EE7BCA" w:rsidRDefault="00EE7BCA">
          <w:pPr>
            <w:pStyle w:val="ListParagraph"/>
            <w:numPr>
              <w:ilvl w:val="0"/>
              <w:numId w:val="7"/>
            </w:numPr>
            <w:tabs>
              <w:tab w:val="left" w:pos="1055"/>
            </w:tabs>
          </w:pPr>
          <w:r>
            <w:t>Reuse and standardisation requirements.</w:t>
          </w:r>
        </w:p>
        <w:p w14:paraId="2DF4F12E" w14:textId="77777777" w:rsidR="00EE7BCA" w:rsidRDefault="00EE7BCA">
          <w:pPr>
            <w:pStyle w:val="ListParagraph"/>
            <w:numPr>
              <w:ilvl w:val="0"/>
              <w:numId w:val="7"/>
            </w:numPr>
            <w:tabs>
              <w:tab w:val="left" w:pos="1055"/>
            </w:tabs>
          </w:pPr>
          <w:r>
            <w:t>Enterprise architecture alignment requirements.</w:t>
          </w:r>
        </w:p>
        <w:p w14:paraId="28D54422" w14:textId="77777777" w:rsidR="00EE7BCA" w:rsidRDefault="00EE7BCA" w:rsidP="00EE7BCA">
          <w:pPr>
            <w:tabs>
              <w:tab w:val="left" w:pos="1055"/>
            </w:tabs>
          </w:pPr>
          <w:r>
            <w:t>These principles help ensure consistency across the application landscape.</w:t>
          </w:r>
        </w:p>
        <w:p w14:paraId="18A39EB3" w14:textId="77777777" w:rsidR="00EE7BCA" w:rsidRDefault="00EE7BCA" w:rsidP="00EE7BCA">
          <w:pPr>
            <w:tabs>
              <w:tab w:val="left" w:pos="1055"/>
            </w:tabs>
          </w:pPr>
          <w:r w:rsidRPr="0031615E">
            <w:rPr>
              <w:b/>
              <w:bCs/>
            </w:rPr>
            <w:t>Include</w:t>
          </w:r>
          <w:r>
            <w:t>:</w:t>
          </w:r>
        </w:p>
        <w:p w14:paraId="580C0467" w14:textId="77777777" w:rsidR="00EE7BCA" w:rsidRDefault="00EE7BCA">
          <w:pPr>
            <w:pStyle w:val="ListParagraph"/>
            <w:numPr>
              <w:ilvl w:val="0"/>
              <w:numId w:val="8"/>
            </w:numPr>
            <w:tabs>
              <w:tab w:val="left" w:pos="1055"/>
            </w:tabs>
          </w:pPr>
          <w:r>
            <w:t>Application standards</w:t>
          </w:r>
        </w:p>
        <w:p w14:paraId="6011D947" w14:textId="77777777" w:rsidR="00EE7BCA" w:rsidRDefault="00EE7BCA">
          <w:pPr>
            <w:pStyle w:val="ListParagraph"/>
            <w:numPr>
              <w:ilvl w:val="0"/>
              <w:numId w:val="8"/>
            </w:numPr>
            <w:tabs>
              <w:tab w:val="left" w:pos="1055"/>
            </w:tabs>
          </w:pPr>
          <w:r>
            <w:t>Approved technologies</w:t>
          </w:r>
        </w:p>
        <w:p w14:paraId="27C96E48" w14:textId="77777777" w:rsidR="00EE7BCA" w:rsidRDefault="00EE7BCA">
          <w:pPr>
            <w:pStyle w:val="ListParagraph"/>
            <w:numPr>
              <w:ilvl w:val="0"/>
              <w:numId w:val="8"/>
            </w:numPr>
            <w:tabs>
              <w:tab w:val="left" w:pos="1055"/>
            </w:tabs>
          </w:pPr>
          <w:r>
            <w:t>Reuse requirements</w:t>
          </w:r>
        </w:p>
        <w:p w14:paraId="759892CD" w14:textId="77777777" w:rsidR="00EE7BCA" w:rsidRDefault="00EE7BCA">
          <w:pPr>
            <w:pStyle w:val="ListParagraph"/>
            <w:numPr>
              <w:ilvl w:val="0"/>
              <w:numId w:val="8"/>
            </w:numPr>
            <w:tabs>
              <w:tab w:val="left" w:pos="1055"/>
            </w:tabs>
          </w:pPr>
          <w:r>
            <w:t>Application lifecycle standards</w:t>
          </w:r>
        </w:p>
        <w:p w14:paraId="7944A9B8" w14:textId="77777777" w:rsidR="00EE7BCA" w:rsidRDefault="00EE7BCA">
          <w:pPr>
            <w:pStyle w:val="ListParagraph"/>
            <w:numPr>
              <w:ilvl w:val="0"/>
              <w:numId w:val="8"/>
            </w:numPr>
            <w:tabs>
              <w:tab w:val="left" w:pos="1055"/>
            </w:tabs>
          </w:pPr>
          <w:r>
            <w:t>Strategic platform requirements</w:t>
          </w:r>
        </w:p>
        <w:p w14:paraId="5A3003BC" w14:textId="77777777" w:rsidR="00EE7BCA" w:rsidRDefault="00EE7BCA">
          <w:pPr>
            <w:pStyle w:val="ListParagraph"/>
            <w:numPr>
              <w:ilvl w:val="0"/>
              <w:numId w:val="8"/>
            </w:numPr>
            <w:tabs>
              <w:tab w:val="left" w:pos="1055"/>
            </w:tabs>
          </w:pPr>
          <w:r>
            <w:t>Vendor product guidelines</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31FF201"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0F7E911D" w14:textId="77777777" w:rsidR="00EE7BCA" w:rsidRPr="00CF5342" w:rsidRDefault="00EE7BCA">
                <w:pPr>
                  <w:pStyle w:val="TableHeading"/>
                  <w:tabs>
                    <w:tab w:val="left" w:pos="1055"/>
                  </w:tabs>
                </w:pPr>
                <w:r w:rsidRPr="00B86FC2">
                  <w:t>Principle</w:t>
                </w:r>
              </w:p>
            </w:tc>
            <w:tc>
              <w:tcPr>
                <w:tcW w:w="4961" w:type="dxa"/>
                <w:vAlign w:val="top"/>
              </w:tcPr>
              <w:p w14:paraId="0591BD83"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B86FC2">
                  <w:t>Application</w:t>
                </w:r>
              </w:p>
            </w:tc>
          </w:tr>
          <w:tr w:rsidR="00EE7BCA" w:rsidRPr="00BB5816" w14:paraId="454F0949"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3B93D8AB" w14:textId="77777777" w:rsidR="00EE7BCA" w:rsidRPr="00B44420" w:rsidRDefault="00EE7BCA">
                <w:pPr>
                  <w:pStyle w:val="TableSubHeading"/>
                  <w:tabs>
                    <w:tab w:val="left" w:pos="954"/>
                  </w:tabs>
                </w:pPr>
                <w:r w:rsidRPr="00B86FC2">
                  <w:t>Reuse Before Build</w:t>
                </w:r>
              </w:p>
            </w:tc>
            <w:tc>
              <w:tcPr>
                <w:tcW w:w="4961" w:type="dxa"/>
                <w:tcBorders>
                  <w:top w:val="nil"/>
                  <w:bottom w:val="nil"/>
                </w:tcBorders>
                <w:vAlign w:val="top"/>
              </w:tcPr>
              <w:p w14:paraId="31EBFCD3"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C486F">
                  <w:rPr>
                    <w:rFonts w:asciiTheme="minorHAnsi" w:hAnsiTheme="minorHAnsi"/>
                    <w:sz w:val="18"/>
                    <w:szCs w:val="18"/>
                  </w:rPr>
                  <w:t>Existing enterprise applications should be reused where possible</w:t>
                </w:r>
              </w:p>
            </w:tc>
          </w:tr>
          <w:tr w:rsidR="00EE7BCA" w:rsidRPr="007E5415" w14:paraId="5B28CF0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4241F2C" w14:textId="77777777" w:rsidR="00EE7BCA" w:rsidRPr="00EF1989" w:rsidRDefault="00EE7BCA">
                <w:pPr>
                  <w:pStyle w:val="TableSubHeading"/>
                  <w:tabs>
                    <w:tab w:val="left" w:pos="938"/>
                  </w:tabs>
                </w:pPr>
                <w:r w:rsidRPr="008C486F">
                  <w:t>Strategic Platform Preference</w:t>
                </w:r>
              </w:p>
            </w:tc>
            <w:tc>
              <w:tcPr>
                <w:tcW w:w="4961" w:type="dxa"/>
                <w:tcBorders>
                  <w:top w:val="single" w:sz="4" w:space="0" w:color="F2F2F2" w:themeColor="background1" w:themeShade="F2"/>
                  <w:bottom w:val="single" w:sz="4" w:space="0" w:color="F2F2F2" w:themeColor="background1" w:themeShade="F2"/>
                </w:tcBorders>
                <w:vAlign w:val="top"/>
              </w:tcPr>
              <w:p w14:paraId="78CC92CE" w14:textId="77777777" w:rsidR="00EE7BCA" w:rsidRPr="003B66D0" w:rsidRDefault="00EE7BCA">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C486F">
                  <w:rPr>
                    <w:rFonts w:asciiTheme="minorHAnsi" w:hAnsiTheme="minorHAnsi"/>
                    <w:sz w:val="18"/>
                    <w:szCs w:val="18"/>
                  </w:rPr>
                  <w:t>Approved enterprise platforms should be prioritised</w:t>
                </w:r>
              </w:p>
            </w:tc>
          </w:tr>
          <w:tr w:rsidR="00EE7BCA" w:rsidRPr="007E5415" w14:paraId="26D6E27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79B832E" w14:textId="77777777" w:rsidR="00EE7BCA" w:rsidRPr="001F578E" w:rsidRDefault="00EE7BCA">
                <w:pPr>
                  <w:pStyle w:val="TableSubHeading"/>
                </w:pPr>
                <w:r w:rsidRPr="008C486F">
                  <w:t>Minimise Customisation</w:t>
                </w:r>
              </w:p>
            </w:tc>
            <w:tc>
              <w:tcPr>
                <w:tcW w:w="4961" w:type="dxa"/>
                <w:tcBorders>
                  <w:top w:val="single" w:sz="4" w:space="0" w:color="F2F2F2" w:themeColor="background1" w:themeShade="F2"/>
                  <w:bottom w:val="single" w:sz="4" w:space="0" w:color="F2F2F2" w:themeColor="background1" w:themeShade="F2"/>
                </w:tcBorders>
                <w:vAlign w:val="top"/>
              </w:tcPr>
              <w:p w14:paraId="34045FAB"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E0283">
                  <w:rPr>
                    <w:rFonts w:asciiTheme="minorHAnsi" w:hAnsiTheme="minorHAnsi"/>
                    <w:sz w:val="18"/>
                    <w:szCs w:val="18"/>
                  </w:rPr>
                  <w:t>Configuration should be preferred over custom development</w:t>
                </w:r>
              </w:p>
            </w:tc>
          </w:tr>
          <w:tr w:rsidR="00EE7BCA" w:rsidRPr="007E5415" w14:paraId="053B74A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1CB9A8D3" w14:textId="77777777" w:rsidR="00EE7BCA" w:rsidRPr="00DF4627" w:rsidRDefault="00EE7BCA">
                <w:pPr>
                  <w:pStyle w:val="TableSubHeading"/>
                </w:pPr>
                <w:r w:rsidRPr="008C486F">
                  <w:t>Standard APIs</w:t>
                </w:r>
              </w:p>
            </w:tc>
            <w:tc>
              <w:tcPr>
                <w:tcW w:w="4961" w:type="dxa"/>
                <w:tcBorders>
                  <w:top w:val="single" w:sz="4" w:space="0" w:color="F2F2F2" w:themeColor="background1" w:themeShade="F2"/>
                  <w:bottom w:val="single" w:sz="12" w:space="0" w:color="003E8F"/>
                </w:tcBorders>
                <w:vAlign w:val="top"/>
              </w:tcPr>
              <w:p w14:paraId="198E5ABB" w14:textId="77777777" w:rsidR="00EE7BCA" w:rsidRPr="00027926" w:rsidRDefault="00EE7BC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E0283">
                  <w:rPr>
                    <w:rFonts w:asciiTheme="minorHAnsi" w:hAnsiTheme="minorHAnsi"/>
                    <w:sz w:val="18"/>
                    <w:szCs w:val="18"/>
                  </w:rPr>
                  <w:t>Applications should integrate through approved API standards</w:t>
                </w:r>
              </w:p>
            </w:tc>
          </w:tr>
        </w:tbl>
        <w:p w14:paraId="173486BA" w14:textId="04C57611" w:rsidR="00E70B12" w:rsidRDefault="00E70B12">
          <w:pPr>
            <w:pStyle w:val="Caption"/>
          </w:pPr>
          <w:bookmarkStart w:id="54" w:name="_Toc242170475"/>
          <w:r>
            <w:t xml:space="preserve">Table </w:t>
          </w:r>
          <w:r w:rsidR="0012787A">
            <w:fldChar w:fldCharType="begin"/>
          </w:r>
          <w:r w:rsidR="0012787A">
            <w:instrText xml:space="preserve"> SEQ Table \* ARABIC </w:instrText>
          </w:r>
          <w:r w:rsidR="0012787A">
            <w:fldChar w:fldCharType="separate"/>
          </w:r>
          <w:r w:rsidR="00D2291F">
            <w:t>7</w:t>
          </w:r>
          <w:r w:rsidR="0012787A">
            <w:fldChar w:fldCharType="end"/>
          </w:r>
          <w:r>
            <w:t xml:space="preserve"> - </w:t>
          </w:r>
          <w:r w:rsidRPr="002F4F38">
            <w:t>Application Architecture Principles and Standards</w:t>
          </w:r>
          <w:bookmarkEnd w:id="54"/>
        </w:p>
        <w:p w14:paraId="7BF447DD" w14:textId="77777777" w:rsidR="00EE7BCA" w:rsidRPr="00FC4FF1" w:rsidRDefault="00EE7BCA" w:rsidP="00EE7BCA">
          <w:pPr>
            <w:rPr>
              <w:lang w:val="en-US"/>
            </w:rPr>
          </w:pPr>
        </w:p>
        <w:p w14:paraId="6575E597" w14:textId="77777777" w:rsidR="00EE7BCA" w:rsidRDefault="00EE7BCA" w:rsidP="00EE7BCA">
          <w:pPr>
            <w:pStyle w:val="Heading2-NumberedList"/>
          </w:pPr>
          <w:bookmarkStart w:id="55" w:name="_Toc242170567"/>
          <w:r>
            <w:t>Application Architecture Components</w:t>
          </w:r>
          <w:bookmarkEnd w:id="55"/>
        </w:p>
        <w:p w14:paraId="76F5B8E1" w14:textId="77777777" w:rsidR="00EE7BCA" w:rsidRDefault="00EE7BCA" w:rsidP="00EE7BCA">
          <w:pPr>
            <w:tabs>
              <w:tab w:val="left" w:pos="1055"/>
            </w:tabs>
          </w:pPr>
          <w:r>
            <w:t>Identifies the major application components and defines their responsibilities within the solution.</w:t>
          </w:r>
        </w:p>
        <w:p w14:paraId="4BC28693" w14:textId="77777777" w:rsidR="00EE7BCA" w:rsidRPr="00EA1570" w:rsidRDefault="00EE7BCA" w:rsidP="001C5B23">
          <w:pPr>
            <w:keepNext/>
            <w:tabs>
              <w:tab w:val="left" w:pos="1055"/>
            </w:tabs>
            <w:jc w:val="center"/>
            <w:rPr>
              <w:b/>
              <w:bCs/>
              <w:color w:val="FF0000"/>
            </w:rPr>
          </w:pPr>
          <w:r w:rsidRPr="00EA1570">
            <w:rPr>
              <w:b/>
              <w:bCs/>
              <w:color w:val="FF0000"/>
            </w:rPr>
            <w:t>[PLACEHOLDER]</w:t>
          </w:r>
        </w:p>
        <w:p w14:paraId="5CDD521F" w14:textId="611CF6D7" w:rsidR="001C5B23" w:rsidRDefault="001C5B23" w:rsidP="001C5B23">
          <w:pPr>
            <w:pStyle w:val="Caption"/>
          </w:pPr>
          <w:bookmarkStart w:id="56" w:name="_Toc242170529"/>
          <w:bookmarkStart w:id="57" w:name="_Toc237962123"/>
          <w:r>
            <w:t xml:space="preserve">Figure </w:t>
          </w:r>
          <w:r>
            <w:fldChar w:fldCharType="begin"/>
          </w:r>
          <w:r>
            <w:instrText xml:space="preserve"> SEQ Figure \* ARABIC </w:instrText>
          </w:r>
          <w:r>
            <w:fldChar w:fldCharType="separate"/>
          </w:r>
          <w:r w:rsidR="001B50FC">
            <w:t>5</w:t>
          </w:r>
          <w:r>
            <w:fldChar w:fldCharType="end"/>
          </w:r>
          <w:r>
            <w:t xml:space="preserve"> - </w:t>
          </w:r>
          <w:r w:rsidRPr="00494AEC">
            <w:t>Application Interaction Diagram</w:t>
          </w:r>
          <w:bookmarkEnd w:id="56"/>
        </w:p>
        <w:bookmarkEnd w:id="57"/>
        <w:p w14:paraId="020FB364" w14:textId="77777777" w:rsidR="00EE7BCA" w:rsidRDefault="00EE7BCA" w:rsidP="00EE7BCA">
          <w:pPr>
            <w:spacing w:after="0" w:line="240" w:lineRule="auto"/>
            <w:rPr>
              <w:b/>
              <w:bCs/>
            </w:rPr>
          </w:pPr>
          <w:r>
            <w:rPr>
              <w:b/>
              <w:bCs/>
            </w:rPr>
            <w:br w:type="page"/>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1CA38078"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34447C9" w14:textId="77777777" w:rsidR="00EE7BCA" w:rsidRPr="00CF5342" w:rsidRDefault="00EE7BCA">
                <w:pPr>
                  <w:pStyle w:val="TableHeading"/>
                  <w:tabs>
                    <w:tab w:val="left" w:pos="1055"/>
                  </w:tabs>
                </w:pPr>
                <w:r w:rsidRPr="0026604B">
                  <w:t>Application Component</w:t>
                </w:r>
              </w:p>
            </w:tc>
            <w:tc>
              <w:tcPr>
                <w:tcW w:w="4961" w:type="dxa"/>
                <w:vAlign w:val="top"/>
              </w:tcPr>
              <w:p w14:paraId="7D82C3EE"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283B8A">
                  <w:t>Responsibility</w:t>
                </w:r>
              </w:p>
            </w:tc>
          </w:tr>
          <w:tr w:rsidR="007B58DE" w:rsidRPr="007E5415" w14:paraId="3D91124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E7B6AC9" w14:textId="56C3A540" w:rsidR="007B58DE" w:rsidRPr="00EF1989" w:rsidRDefault="007B58DE" w:rsidP="007B58DE">
                <w:pPr>
                  <w:pStyle w:val="TableSubHeading"/>
                  <w:tabs>
                    <w:tab w:val="left" w:pos="938"/>
                  </w:tabs>
                </w:pPr>
                <w:r>
                  <w:t>CIAM (Auth0)</w:t>
                </w:r>
              </w:p>
            </w:tc>
            <w:tc>
              <w:tcPr>
                <w:tcW w:w="4961" w:type="dxa"/>
                <w:tcBorders>
                  <w:top w:val="single" w:sz="4" w:space="0" w:color="F2F2F2" w:themeColor="background1" w:themeShade="F2"/>
                  <w:bottom w:val="single" w:sz="4" w:space="0" w:color="F2F2F2" w:themeColor="background1" w:themeShade="F2"/>
                </w:tcBorders>
                <w:vAlign w:val="top"/>
              </w:tcPr>
              <w:p w14:paraId="3FBC8041" w14:textId="0F834969" w:rsidR="007B58DE" w:rsidRPr="003B66D0" w:rsidRDefault="007B58DE" w:rsidP="007B58DE">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7B58DE" w:rsidRPr="007E5415" w14:paraId="22FDC5F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4BD2B1A" w14:textId="3DE5D5D8" w:rsidR="007B58DE" w:rsidRDefault="007B58DE" w:rsidP="007B58DE">
                <w:pPr>
                  <w:pStyle w:val="TableSubHeading"/>
                  <w:tabs>
                    <w:tab w:val="left" w:pos="938"/>
                  </w:tabs>
                </w:pPr>
                <w:r w:rsidRPr="00174714">
                  <w:t>Workforce IAM</w:t>
                </w:r>
                <w:r>
                  <w:t xml:space="preserve"> (EntraID)</w:t>
                </w:r>
              </w:p>
            </w:tc>
            <w:tc>
              <w:tcPr>
                <w:tcW w:w="4961" w:type="dxa"/>
                <w:tcBorders>
                  <w:top w:val="single" w:sz="4" w:space="0" w:color="F2F2F2" w:themeColor="background1" w:themeShade="F2"/>
                  <w:bottom w:val="single" w:sz="4" w:space="0" w:color="F2F2F2" w:themeColor="background1" w:themeShade="F2"/>
                </w:tcBorders>
                <w:vAlign w:val="top"/>
              </w:tcPr>
              <w:p w14:paraId="282B5F8F" w14:textId="5E4F494B" w:rsidR="007B58DE" w:rsidRDefault="007B58DE" w:rsidP="007B58DE">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7B58DE" w:rsidRPr="007E5415" w14:paraId="6CCE112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35E1F69" w14:textId="2DA9BBE9" w:rsidR="007B58DE" w:rsidRPr="00DF4627" w:rsidRDefault="007B58DE" w:rsidP="007B58DE">
                <w:pPr>
                  <w:pStyle w:val="TableSubHeading"/>
                </w:pPr>
                <w:r w:rsidRPr="003E1B3D">
                  <w:t>WCQ Security and Event Management System (SIEM</w:t>
                </w:r>
                <w:r w:rsidR="00E32CA5">
                  <w:t xml:space="preserve"> - Sentinel</w:t>
                </w:r>
                <w:r w:rsidRPr="003E1B3D">
                  <w:t>)</w:t>
                </w:r>
              </w:p>
            </w:tc>
            <w:tc>
              <w:tcPr>
                <w:tcW w:w="4961" w:type="dxa"/>
                <w:tcBorders>
                  <w:top w:val="single" w:sz="4" w:space="0" w:color="F2F2F2" w:themeColor="background1" w:themeShade="F2"/>
                  <w:bottom w:val="single" w:sz="4" w:space="0" w:color="F2F2F2" w:themeColor="background1" w:themeShade="F2"/>
                </w:tcBorders>
                <w:vAlign w:val="top"/>
              </w:tcPr>
              <w:p w14:paraId="4CE79F10" w14:textId="0952DF02" w:rsidR="007B58DE" w:rsidRPr="00027926" w:rsidRDefault="007B58DE" w:rsidP="007B58D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7B58DE" w:rsidRPr="007E5415" w14:paraId="4C9C8AD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5A115BE" w14:textId="75C24607" w:rsidR="007B58DE" w:rsidRPr="003E1B3D" w:rsidRDefault="004E53E6" w:rsidP="007B58DE">
                <w:pPr>
                  <w:pStyle w:val="TableSubHeading"/>
                </w:pPr>
                <w:r w:rsidRPr="004E53E6">
                  <w:t>Secrets and credentials</w:t>
                </w:r>
                <w:r w:rsidR="00E32CA5">
                  <w:t xml:space="preserve"> (Cloud native secret management)</w:t>
                </w:r>
              </w:p>
            </w:tc>
            <w:tc>
              <w:tcPr>
                <w:tcW w:w="4961" w:type="dxa"/>
                <w:tcBorders>
                  <w:top w:val="single" w:sz="4" w:space="0" w:color="F2F2F2" w:themeColor="background1" w:themeShade="F2"/>
                  <w:bottom w:val="single" w:sz="4" w:space="0" w:color="F2F2F2" w:themeColor="background1" w:themeShade="F2"/>
                </w:tcBorders>
                <w:vAlign w:val="top"/>
              </w:tcPr>
              <w:p w14:paraId="7FCBE852" w14:textId="794C0022" w:rsidR="007B58DE" w:rsidRDefault="004E53E6" w:rsidP="007B58D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7B58DE" w:rsidRPr="007E5415" w14:paraId="2036D10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A52C24D" w14:textId="1B2366DC" w:rsidR="007B58DE" w:rsidRPr="003E1B3D" w:rsidRDefault="004E53E6" w:rsidP="007B58DE">
                <w:pPr>
                  <w:pStyle w:val="TableSubHeading"/>
                </w:pPr>
                <w:r w:rsidRPr="004E53E6">
                  <w:t xml:space="preserve">SaaS Security Posture </w:t>
                </w:r>
                <w:r>
                  <w:t>M</w:t>
                </w:r>
                <w:r w:rsidRPr="004E53E6">
                  <w:t>anagement</w:t>
                </w:r>
                <w:r>
                  <w:t xml:space="preserve"> (Obsidian)</w:t>
                </w:r>
              </w:p>
            </w:tc>
            <w:tc>
              <w:tcPr>
                <w:tcW w:w="4961" w:type="dxa"/>
                <w:tcBorders>
                  <w:top w:val="single" w:sz="4" w:space="0" w:color="F2F2F2" w:themeColor="background1" w:themeShade="F2"/>
                  <w:bottom w:val="single" w:sz="4" w:space="0" w:color="F2F2F2" w:themeColor="background1" w:themeShade="F2"/>
                </w:tcBorders>
                <w:vAlign w:val="top"/>
              </w:tcPr>
              <w:p w14:paraId="43F4C503" w14:textId="53D2FAA0" w:rsidR="007B58DE" w:rsidRDefault="0044346D" w:rsidP="007B58D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7B58DE" w:rsidRPr="007E5415" w14:paraId="0A77A85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0859E73" w14:textId="438B1B8B" w:rsidR="007B58DE" w:rsidRPr="003E1B3D" w:rsidRDefault="0044346D" w:rsidP="007B58DE">
                <w:pPr>
                  <w:pStyle w:val="TableSubHeading"/>
                </w:pPr>
                <w:r>
                  <w:t>Observability Platform (DataDog)</w:t>
                </w:r>
              </w:p>
            </w:tc>
            <w:tc>
              <w:tcPr>
                <w:tcW w:w="4961" w:type="dxa"/>
                <w:tcBorders>
                  <w:top w:val="single" w:sz="4" w:space="0" w:color="F2F2F2" w:themeColor="background1" w:themeShade="F2"/>
                  <w:bottom w:val="single" w:sz="4" w:space="0" w:color="F2F2F2" w:themeColor="background1" w:themeShade="F2"/>
                </w:tcBorders>
                <w:vAlign w:val="top"/>
              </w:tcPr>
              <w:p w14:paraId="111C6C69" w14:textId="5FE59FAB" w:rsidR="007B58DE" w:rsidRDefault="0044346D" w:rsidP="007B58D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r w:rsidR="0044346D" w:rsidRPr="007E5415" w14:paraId="6BBF883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38763940" w14:textId="19F2D440" w:rsidR="0044346D" w:rsidRPr="00283B8A" w:rsidRDefault="0044346D" w:rsidP="0044346D">
                <w:pPr>
                  <w:pStyle w:val="TableSubHeading"/>
                </w:pPr>
                <w:r>
                  <w:t>WCQ Mock Portal</w:t>
                </w:r>
              </w:p>
            </w:tc>
            <w:tc>
              <w:tcPr>
                <w:tcW w:w="4961" w:type="dxa"/>
                <w:tcBorders>
                  <w:top w:val="single" w:sz="4" w:space="0" w:color="F2F2F2" w:themeColor="background1" w:themeShade="F2"/>
                  <w:bottom w:val="single" w:sz="12" w:space="0" w:color="003E8F"/>
                </w:tcBorders>
                <w:vAlign w:val="top"/>
              </w:tcPr>
              <w:p w14:paraId="2A7F2BC9" w14:textId="5AF1027B" w:rsidR="0044346D" w:rsidRPr="00027926" w:rsidRDefault="0044346D" w:rsidP="0044346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Cloud Engineering</w:t>
                </w:r>
              </w:p>
            </w:tc>
          </w:tr>
        </w:tbl>
        <w:p w14:paraId="48A6F7E1" w14:textId="172A0F21" w:rsidR="00E70B12" w:rsidRDefault="00E70B12">
          <w:pPr>
            <w:pStyle w:val="Caption"/>
          </w:pPr>
          <w:bookmarkStart w:id="58" w:name="_Toc242170476"/>
          <w:r>
            <w:t xml:space="preserve">Table </w:t>
          </w:r>
          <w:r w:rsidR="0012787A">
            <w:fldChar w:fldCharType="begin"/>
          </w:r>
          <w:r w:rsidR="0012787A">
            <w:instrText xml:space="preserve"> SEQ Table \* ARABIC </w:instrText>
          </w:r>
          <w:r w:rsidR="0012787A">
            <w:fldChar w:fldCharType="separate"/>
          </w:r>
          <w:r w:rsidR="00D2291F">
            <w:t>8</w:t>
          </w:r>
          <w:r w:rsidR="0012787A">
            <w:fldChar w:fldCharType="end"/>
          </w:r>
          <w:r>
            <w:t xml:space="preserve"> - </w:t>
          </w:r>
          <w:r w:rsidRPr="00FF1B42">
            <w:t>Application Architecture Components</w:t>
          </w:r>
          <w:bookmarkEnd w:id="58"/>
        </w:p>
        <w:p w14:paraId="7407C188" w14:textId="77777777" w:rsidR="00EE7BCA" w:rsidRPr="00FC4FF1" w:rsidRDefault="00EE7BCA" w:rsidP="00EE7BCA">
          <w:pPr>
            <w:rPr>
              <w:lang w:val="en-US"/>
            </w:rPr>
          </w:pPr>
        </w:p>
        <w:p w14:paraId="68987863" w14:textId="77777777" w:rsidR="00EE7BCA" w:rsidRDefault="00EE7BCA" w:rsidP="00EE7BCA">
          <w:pPr>
            <w:pStyle w:val="Heading2-NumberedList"/>
          </w:pPr>
          <w:bookmarkStart w:id="59" w:name="_Toc242170568"/>
          <w:r>
            <w:t>Application Architecture Interactions and Flows</w:t>
          </w:r>
          <w:bookmarkEnd w:id="59"/>
        </w:p>
        <w:p w14:paraId="3C4F6314" w14:textId="77777777" w:rsidR="00EE7BCA" w:rsidRDefault="00EE7BCA" w:rsidP="00EE7BCA">
          <w:pPr>
            <w:tabs>
              <w:tab w:val="left" w:pos="1055"/>
            </w:tabs>
          </w:pPr>
          <w:r>
            <w:t>Describes how applications communicate, collaborate and exchange information to deliver business capabilities.</w:t>
          </w:r>
        </w:p>
        <w:p w14:paraId="4C98CC6F" w14:textId="77777777" w:rsidR="00EE7BCA" w:rsidRPr="0094367C" w:rsidRDefault="00EE7BCA" w:rsidP="001C5B23">
          <w:pPr>
            <w:keepNext/>
            <w:tabs>
              <w:tab w:val="left" w:pos="1055"/>
            </w:tabs>
            <w:jc w:val="center"/>
            <w:rPr>
              <w:b/>
              <w:bCs/>
              <w:color w:val="FF0000"/>
            </w:rPr>
          </w:pPr>
          <w:r w:rsidRPr="0094367C">
            <w:rPr>
              <w:b/>
              <w:bCs/>
              <w:color w:val="FF0000"/>
            </w:rPr>
            <w:t>[PLACEHOLDER]</w:t>
          </w:r>
        </w:p>
        <w:p w14:paraId="1732B45B" w14:textId="7B0793B1" w:rsidR="001C5B23" w:rsidRDefault="001C5B23" w:rsidP="001C5B23">
          <w:pPr>
            <w:pStyle w:val="Caption"/>
          </w:pPr>
          <w:bookmarkStart w:id="60" w:name="_Toc242170530"/>
          <w:bookmarkStart w:id="61" w:name="_Toc237962124"/>
          <w:r>
            <w:t xml:space="preserve">Figure </w:t>
          </w:r>
          <w:r>
            <w:fldChar w:fldCharType="begin"/>
          </w:r>
          <w:r>
            <w:instrText xml:space="preserve"> SEQ Figure \* ARABIC </w:instrText>
          </w:r>
          <w:r>
            <w:fldChar w:fldCharType="separate"/>
          </w:r>
          <w:r w:rsidR="001B50FC">
            <w:t>6</w:t>
          </w:r>
          <w:r>
            <w:fldChar w:fldCharType="end"/>
          </w:r>
          <w:r>
            <w:t xml:space="preserve"> - </w:t>
          </w:r>
          <w:r w:rsidRPr="00757945">
            <w:t>Application Communication Diagram</w:t>
          </w:r>
          <w:bookmarkEnd w:id="60"/>
        </w:p>
        <w:bookmarkEnd w:id="61"/>
        <w:p w14:paraId="1D25E3D5" w14:textId="727E8ABE" w:rsidR="00EE7BCA" w:rsidRPr="00951767"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3024"/>
            <w:gridCol w:w="3024"/>
            <w:gridCol w:w="3024"/>
          </w:tblGrid>
          <w:tr w:rsidR="00EE7BCA" w:rsidRPr="00CF5342" w14:paraId="0F9D4C3C"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024" w:type="dxa"/>
                <w:vAlign w:val="top"/>
              </w:tcPr>
              <w:p w14:paraId="51A21A0D" w14:textId="77777777" w:rsidR="00EE7BCA" w:rsidRPr="00CF5342" w:rsidRDefault="00EE7BCA">
                <w:pPr>
                  <w:pStyle w:val="TableHeading"/>
                  <w:tabs>
                    <w:tab w:val="left" w:pos="1055"/>
                  </w:tabs>
                </w:pPr>
                <w:r w:rsidRPr="00FC7158">
                  <w:t>Source Application</w:t>
                </w:r>
              </w:p>
            </w:tc>
            <w:tc>
              <w:tcPr>
                <w:tcW w:w="3024" w:type="dxa"/>
                <w:vAlign w:val="top"/>
              </w:tcPr>
              <w:p w14:paraId="52CE3CFD"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FC7158">
                  <w:t>Target Application</w:t>
                </w:r>
              </w:p>
            </w:tc>
            <w:tc>
              <w:tcPr>
                <w:tcW w:w="3024" w:type="dxa"/>
                <w:vAlign w:val="top"/>
              </w:tcPr>
              <w:p w14:paraId="4D068EB3"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FC7158">
                  <w:t>Interaction</w:t>
                </w:r>
              </w:p>
            </w:tc>
          </w:tr>
          <w:tr w:rsidR="00150DD0" w:rsidRPr="00BB5816" w14:paraId="7CE86110" w14:textId="77777777">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20826028" w14:textId="33EE84CC" w:rsidR="00150DD0" w:rsidRPr="00B44420" w:rsidRDefault="00150DD0" w:rsidP="00150DD0">
                <w:pPr>
                  <w:pStyle w:val="TableSubHeading"/>
                  <w:tabs>
                    <w:tab w:val="left" w:pos="954"/>
                  </w:tabs>
                </w:pPr>
                <w:r w:rsidRPr="00DF3BBD">
                  <w:t>CIAM (Auth0)</w:t>
                </w:r>
              </w:p>
            </w:tc>
            <w:tc>
              <w:tcPr>
                <w:tcW w:w="3024" w:type="dxa"/>
                <w:vAlign w:val="top"/>
              </w:tcPr>
              <w:p w14:paraId="2592CE25" w14:textId="77777777" w:rsidR="00150DD0" w:rsidRDefault="00150DD0" w:rsidP="00150DD0">
                <w:pPr>
                  <w:tabs>
                    <w:tab w:val="left" w:pos="938"/>
                  </w:tabs>
                  <w:spacing w:after="0"/>
                  <w:cnfStyle w:val="000000000000" w:firstRow="0" w:lastRow="0" w:firstColumn="0" w:lastColumn="0" w:oddVBand="0" w:evenVBand="0" w:oddHBand="0" w:evenHBand="0" w:firstRowFirstColumn="0" w:firstRowLastColumn="0" w:lastRowFirstColumn="0" w:lastRowLastColumn="0"/>
                </w:pPr>
                <w:r w:rsidRPr="00DF3BBD">
                  <w:t>WCQ Mock Portal</w:t>
                </w:r>
              </w:p>
              <w:p w14:paraId="0FD08759" w14:textId="77777777" w:rsidR="00C16560" w:rsidRDefault="00C16560" w:rsidP="00150DD0">
                <w:pPr>
                  <w:tabs>
                    <w:tab w:val="left" w:pos="938"/>
                  </w:tabs>
                  <w:spacing w:after="0"/>
                  <w:cnfStyle w:val="000000000000" w:firstRow="0" w:lastRow="0" w:firstColumn="0" w:lastColumn="0" w:oddVBand="0" w:evenVBand="0" w:oddHBand="0" w:evenHBand="0" w:firstRowFirstColumn="0" w:firstRowLastColumn="0" w:lastRowFirstColumn="0" w:lastRowLastColumn="0"/>
                </w:pPr>
                <w:r w:rsidRPr="00DF3BBD">
                  <w:t>Workforce IAM (EntraID)</w:t>
                </w:r>
              </w:p>
              <w:p w14:paraId="11720260" w14:textId="77777777" w:rsidR="00C16560" w:rsidRDefault="00C16560" w:rsidP="00150DD0">
                <w:pPr>
                  <w:tabs>
                    <w:tab w:val="left" w:pos="938"/>
                  </w:tabs>
                  <w:spacing w:after="0"/>
                  <w:cnfStyle w:val="000000000000" w:firstRow="0" w:lastRow="0" w:firstColumn="0" w:lastColumn="0" w:oddVBand="0" w:evenVBand="0" w:oddHBand="0" w:evenHBand="0" w:firstRowFirstColumn="0" w:firstRowLastColumn="0" w:lastRowFirstColumn="0" w:lastRowLastColumn="0"/>
                </w:pPr>
                <w:r w:rsidRPr="00DF3BBD">
                  <w:t>WCQ Security and Event Management System (SIEM - Sentinel)</w:t>
                </w:r>
              </w:p>
              <w:p w14:paraId="0FBF3579" w14:textId="77777777" w:rsidR="00C16560" w:rsidRDefault="00C16560" w:rsidP="00150DD0">
                <w:pPr>
                  <w:tabs>
                    <w:tab w:val="left" w:pos="938"/>
                  </w:tabs>
                  <w:spacing w:after="0"/>
                  <w:cnfStyle w:val="000000000000" w:firstRow="0" w:lastRow="0" w:firstColumn="0" w:lastColumn="0" w:oddVBand="0" w:evenVBand="0" w:oddHBand="0" w:evenHBand="0" w:firstRowFirstColumn="0" w:firstRowLastColumn="0" w:lastRowFirstColumn="0" w:lastRowLastColumn="0"/>
                </w:pPr>
                <w:r w:rsidRPr="00DF3BBD">
                  <w:t>Secrets and credentials (Cloud native secret management)</w:t>
                </w:r>
              </w:p>
              <w:p w14:paraId="553D6C75" w14:textId="77777777" w:rsidR="00C16560" w:rsidRDefault="001A5635" w:rsidP="00150DD0">
                <w:pPr>
                  <w:tabs>
                    <w:tab w:val="left" w:pos="938"/>
                  </w:tabs>
                  <w:spacing w:after="0"/>
                  <w:cnfStyle w:val="000000000000" w:firstRow="0" w:lastRow="0" w:firstColumn="0" w:lastColumn="0" w:oddVBand="0" w:evenVBand="0" w:oddHBand="0" w:evenHBand="0" w:firstRowFirstColumn="0" w:firstRowLastColumn="0" w:lastRowFirstColumn="0" w:lastRowLastColumn="0"/>
                </w:pPr>
                <w:r w:rsidRPr="00DF3BBD">
                  <w:t>SaaS Security Posture Management (Obsidian)</w:t>
                </w:r>
              </w:p>
              <w:p w14:paraId="44AFA783" w14:textId="6690C1C6" w:rsidR="001A5635" w:rsidRPr="00B44420" w:rsidRDefault="001A5635"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3BBD">
                  <w:t>Observability Platform (DataDog)</w:t>
                </w:r>
              </w:p>
            </w:tc>
            <w:tc>
              <w:tcPr>
                <w:tcW w:w="3024" w:type="dxa"/>
                <w:vAlign w:val="top"/>
              </w:tcPr>
              <w:p w14:paraId="1ECFE2A2" w14:textId="1CB07053" w:rsidR="00150DD0" w:rsidRDefault="00150DD0"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Testing</w:t>
                </w:r>
                <w:r w:rsidR="00DA0EA7">
                  <w:rPr>
                    <w:rFonts w:asciiTheme="minorHAnsi" w:hAnsiTheme="minorHAnsi"/>
                    <w:sz w:val="18"/>
                    <w:szCs w:val="18"/>
                  </w:rPr>
                  <w:t xml:space="preserve"> purposes</w:t>
                </w:r>
              </w:p>
              <w:p w14:paraId="4A6B3386" w14:textId="77777777" w:rsidR="00194639" w:rsidRDefault="00194639"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Administrative Single Sign On</w:t>
                </w:r>
              </w:p>
              <w:p w14:paraId="4CD6096B" w14:textId="77777777" w:rsidR="00194639" w:rsidRDefault="00194639"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Security and audit logging</w:t>
                </w:r>
              </w:p>
              <w:p w14:paraId="505406BA" w14:textId="77777777" w:rsidR="00F902E8" w:rsidRDefault="00F902E8"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16EA2E28" w14:textId="77777777" w:rsidR="00F902E8" w:rsidRDefault="00F902E8"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6F311731" w14:textId="77777777" w:rsidR="00F902E8" w:rsidRDefault="00F902E8"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65B858A2" w14:textId="77777777" w:rsidR="00F902E8" w:rsidRDefault="00F902E8"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Secrets management </w:t>
                </w:r>
              </w:p>
              <w:p w14:paraId="1D3537A5" w14:textId="77777777" w:rsidR="00F902E8" w:rsidRDefault="00F902E8"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633AA373" w14:textId="77777777" w:rsidR="00F902E8" w:rsidRDefault="004F7FEB"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SaaS security posture management </w:t>
                </w:r>
              </w:p>
              <w:p w14:paraId="3FE9B488" w14:textId="77777777" w:rsidR="004F7FEB" w:rsidRDefault="004F7FEB"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21BA2349" w14:textId="42546A4E" w:rsidR="004F7FEB" w:rsidRPr="00B44420" w:rsidRDefault="004F7FEB" w:rsidP="00150DD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Platform observability and alerting</w:t>
                </w:r>
              </w:p>
            </w:tc>
          </w:tr>
          <w:tr w:rsidR="00150DD0" w:rsidRPr="007E5415" w14:paraId="6530A088"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79E08FD4" w14:textId="6069475F" w:rsidR="00150DD0" w:rsidRPr="00EF1989" w:rsidRDefault="00150DD0" w:rsidP="00150DD0">
                <w:pPr>
                  <w:pStyle w:val="TableSubHeading"/>
                  <w:tabs>
                    <w:tab w:val="left" w:pos="938"/>
                  </w:tabs>
                </w:pPr>
                <w:r w:rsidRPr="00DF3BBD">
                  <w:t>Workforce IAM (EntraID)</w:t>
                </w:r>
              </w:p>
            </w:tc>
            <w:tc>
              <w:tcPr>
                <w:tcW w:w="3024" w:type="dxa"/>
                <w:vAlign w:val="top"/>
              </w:tcPr>
              <w:p w14:paraId="36FAC34F" w14:textId="3F506CD6" w:rsidR="00150DD0" w:rsidRPr="003B66D0" w:rsidRDefault="00DA0EA7" w:rsidP="00150DD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3BBD">
                  <w:t>CIAM (Auth0)</w:t>
                </w:r>
              </w:p>
            </w:tc>
            <w:tc>
              <w:tcPr>
                <w:tcW w:w="3024" w:type="dxa"/>
                <w:vAlign w:val="top"/>
              </w:tcPr>
              <w:p w14:paraId="4D237AF3" w14:textId="69BCBE23" w:rsidR="00150DD0" w:rsidRPr="003B66D0" w:rsidRDefault="00DA0EA7" w:rsidP="00150DD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Administrative Single Sign On</w:t>
                </w:r>
              </w:p>
            </w:tc>
          </w:tr>
          <w:tr w:rsidR="00150DD0" w:rsidRPr="007E5415" w14:paraId="2473D6BA"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0E21E9C1" w14:textId="41E3E95E" w:rsidR="00150DD0" w:rsidRPr="00EF1989" w:rsidRDefault="00150DD0" w:rsidP="00150DD0">
                <w:pPr>
                  <w:pStyle w:val="TableSubHeading"/>
                  <w:tabs>
                    <w:tab w:val="left" w:pos="938"/>
                  </w:tabs>
                </w:pPr>
                <w:r w:rsidRPr="00DF3BBD">
                  <w:t>WCQ Security and Event Management System (SIEM - Sentinel)</w:t>
                </w:r>
              </w:p>
            </w:tc>
            <w:tc>
              <w:tcPr>
                <w:tcW w:w="3024" w:type="dxa"/>
                <w:vAlign w:val="top"/>
              </w:tcPr>
              <w:p w14:paraId="46115A51" w14:textId="1CA8050C" w:rsidR="00150DD0" w:rsidRPr="003B66D0" w:rsidRDefault="007C09D5" w:rsidP="00150DD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F3BBD">
                  <w:t>CIAM (Auth0)</w:t>
                </w:r>
              </w:p>
            </w:tc>
            <w:tc>
              <w:tcPr>
                <w:tcW w:w="3024" w:type="dxa"/>
                <w:vAlign w:val="top"/>
              </w:tcPr>
              <w:p w14:paraId="2D26C2BD" w14:textId="77777777" w:rsidR="007C09D5" w:rsidRDefault="007C09D5" w:rsidP="007C09D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Security and audit logging</w:t>
                </w:r>
              </w:p>
              <w:p w14:paraId="22C2C106" w14:textId="77777777" w:rsidR="00150DD0" w:rsidRPr="003B66D0" w:rsidRDefault="00150DD0" w:rsidP="00150DD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150DD0" w:rsidRPr="007E5415" w14:paraId="0579DF7C"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158B5C99" w14:textId="5F7C9D87" w:rsidR="00150DD0" w:rsidRPr="00DF4627" w:rsidRDefault="00150DD0" w:rsidP="00150DD0">
                <w:pPr>
                  <w:pStyle w:val="TableSubHeading"/>
                </w:pPr>
                <w:r w:rsidRPr="00DF3BBD">
                  <w:t>Secrets and credentials (Cloud native secret management)</w:t>
                </w:r>
              </w:p>
            </w:tc>
            <w:tc>
              <w:tcPr>
                <w:tcW w:w="3024" w:type="dxa"/>
                <w:vAlign w:val="top"/>
              </w:tcPr>
              <w:p w14:paraId="1E6C0F3C" w14:textId="7AA90211" w:rsidR="00150DD0" w:rsidRPr="00027926" w:rsidRDefault="002625CC"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625CC">
                  <w:rPr>
                    <w:rFonts w:asciiTheme="minorHAnsi" w:hAnsiTheme="minorHAnsi"/>
                    <w:sz w:val="18"/>
                    <w:szCs w:val="18"/>
                  </w:rPr>
                  <w:t>CIAM (Auth0)</w:t>
                </w:r>
              </w:p>
            </w:tc>
            <w:tc>
              <w:tcPr>
                <w:tcW w:w="3024" w:type="dxa"/>
                <w:vAlign w:val="top"/>
              </w:tcPr>
              <w:p w14:paraId="3291265F" w14:textId="4E9B6F20" w:rsidR="00150DD0" w:rsidRPr="00027926" w:rsidRDefault="002625CC"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625CC">
                  <w:rPr>
                    <w:rFonts w:asciiTheme="minorHAnsi" w:hAnsiTheme="minorHAnsi"/>
                    <w:sz w:val="18"/>
                    <w:szCs w:val="18"/>
                  </w:rPr>
                  <w:t>Secrets management</w:t>
                </w:r>
              </w:p>
            </w:tc>
          </w:tr>
          <w:tr w:rsidR="00150DD0" w:rsidRPr="007E5415" w14:paraId="6EF80EDA"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1B627297" w14:textId="4AB430D7" w:rsidR="00150DD0" w:rsidRPr="00DF4627" w:rsidRDefault="00150DD0" w:rsidP="00150DD0">
                <w:pPr>
                  <w:pStyle w:val="TableSubHeading"/>
                </w:pPr>
                <w:r w:rsidRPr="00DF3BBD">
                  <w:t>SaaS Security Posture Management (Obsidian)</w:t>
                </w:r>
              </w:p>
            </w:tc>
            <w:tc>
              <w:tcPr>
                <w:tcW w:w="3024" w:type="dxa"/>
                <w:vAlign w:val="top"/>
              </w:tcPr>
              <w:p w14:paraId="2AD2CD3E" w14:textId="007AA7EF" w:rsidR="00150DD0" w:rsidRPr="00027926" w:rsidRDefault="00487BE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7BE4">
                  <w:rPr>
                    <w:rFonts w:asciiTheme="minorHAnsi" w:hAnsiTheme="minorHAnsi"/>
                    <w:sz w:val="18"/>
                    <w:szCs w:val="18"/>
                  </w:rPr>
                  <w:t>CIAM (Auth0)</w:t>
                </w:r>
              </w:p>
            </w:tc>
            <w:tc>
              <w:tcPr>
                <w:tcW w:w="3024" w:type="dxa"/>
                <w:vAlign w:val="top"/>
              </w:tcPr>
              <w:p w14:paraId="74189AD0" w14:textId="3FFF417A" w:rsidR="00150DD0" w:rsidRPr="00027926" w:rsidRDefault="00487BE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7BE4">
                  <w:rPr>
                    <w:rFonts w:asciiTheme="minorHAnsi" w:hAnsiTheme="minorHAnsi"/>
                    <w:sz w:val="18"/>
                    <w:szCs w:val="18"/>
                  </w:rPr>
                  <w:t>SaaS security posture management</w:t>
                </w:r>
              </w:p>
            </w:tc>
          </w:tr>
          <w:tr w:rsidR="00150DD0" w:rsidRPr="007E5415" w14:paraId="43015E50"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4E9D7753" w14:textId="7DC2780D" w:rsidR="00150DD0" w:rsidRPr="00DF4627" w:rsidRDefault="00150DD0" w:rsidP="00150DD0">
                <w:pPr>
                  <w:pStyle w:val="TableSubHeading"/>
                </w:pPr>
                <w:r w:rsidRPr="00DF3BBD">
                  <w:t>Observability Platform (DataDog)</w:t>
                </w:r>
              </w:p>
            </w:tc>
            <w:tc>
              <w:tcPr>
                <w:tcW w:w="3024" w:type="dxa"/>
                <w:vAlign w:val="top"/>
              </w:tcPr>
              <w:p w14:paraId="09F78106" w14:textId="0EB2B910" w:rsidR="00150DD0" w:rsidRPr="00027926" w:rsidRDefault="00487BE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7BE4">
                  <w:rPr>
                    <w:rFonts w:asciiTheme="minorHAnsi" w:hAnsiTheme="minorHAnsi"/>
                    <w:sz w:val="18"/>
                    <w:szCs w:val="18"/>
                  </w:rPr>
                  <w:t>CIAM (Auth0)</w:t>
                </w:r>
              </w:p>
            </w:tc>
            <w:tc>
              <w:tcPr>
                <w:tcW w:w="3024" w:type="dxa"/>
                <w:vAlign w:val="top"/>
              </w:tcPr>
              <w:p w14:paraId="771D8843" w14:textId="30A37BFE" w:rsidR="00150DD0" w:rsidRPr="00027926" w:rsidRDefault="00487BE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7BE4">
                  <w:rPr>
                    <w:rFonts w:asciiTheme="minorHAnsi" w:hAnsiTheme="minorHAnsi"/>
                    <w:sz w:val="18"/>
                    <w:szCs w:val="18"/>
                  </w:rPr>
                  <w:t>Platform observability and alerting</w:t>
                </w:r>
              </w:p>
            </w:tc>
          </w:tr>
          <w:tr w:rsidR="00150DD0" w:rsidRPr="007E5415" w14:paraId="1D214331"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tcBorders>
                <w:vAlign w:val="top"/>
              </w:tcPr>
              <w:p w14:paraId="2F7F4AC6" w14:textId="288483A9" w:rsidR="00150DD0" w:rsidRPr="00283B8A" w:rsidRDefault="00150DD0" w:rsidP="00150DD0">
                <w:pPr>
                  <w:pStyle w:val="TableSubHeading"/>
                </w:pPr>
                <w:r w:rsidRPr="00DF3BBD">
                  <w:t>WCQ Mock Portal</w:t>
                </w:r>
              </w:p>
            </w:tc>
            <w:tc>
              <w:tcPr>
                <w:tcW w:w="3024" w:type="dxa"/>
                <w:tcBorders>
                  <w:bottom w:val="single" w:sz="12" w:space="0" w:color="003E8F"/>
                </w:tcBorders>
                <w:vAlign w:val="top"/>
              </w:tcPr>
              <w:p w14:paraId="416466A5" w14:textId="01756325" w:rsidR="00150DD0" w:rsidRPr="00027926" w:rsidRDefault="00487BE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7BE4">
                  <w:rPr>
                    <w:rFonts w:asciiTheme="minorHAnsi" w:hAnsiTheme="minorHAnsi"/>
                    <w:sz w:val="18"/>
                    <w:szCs w:val="18"/>
                  </w:rPr>
                  <w:t>CIAM (Auth0)</w:t>
                </w:r>
              </w:p>
            </w:tc>
            <w:tc>
              <w:tcPr>
                <w:tcW w:w="3024" w:type="dxa"/>
                <w:tcBorders>
                  <w:bottom w:val="single" w:sz="12" w:space="0" w:color="003E8F"/>
                </w:tcBorders>
                <w:vAlign w:val="top"/>
              </w:tcPr>
              <w:p w14:paraId="43C2A42E" w14:textId="58DA7EE3" w:rsidR="00150DD0" w:rsidRPr="00027926" w:rsidRDefault="009B6F74" w:rsidP="00150DD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B6F74">
                  <w:rPr>
                    <w:rFonts w:asciiTheme="minorHAnsi" w:hAnsiTheme="minorHAnsi"/>
                    <w:sz w:val="18"/>
                    <w:szCs w:val="18"/>
                  </w:rPr>
                  <w:t>Testing purposes</w:t>
                </w:r>
              </w:p>
            </w:tc>
          </w:tr>
        </w:tbl>
        <w:p w14:paraId="067636A2" w14:textId="359BBC90" w:rsidR="00E70B12" w:rsidRDefault="00E70B12">
          <w:pPr>
            <w:pStyle w:val="Caption"/>
          </w:pPr>
          <w:bookmarkStart w:id="62" w:name="_Toc242170477"/>
          <w:r>
            <w:t xml:space="preserve">Table </w:t>
          </w:r>
          <w:r w:rsidR="0012787A">
            <w:fldChar w:fldCharType="begin"/>
          </w:r>
          <w:r w:rsidR="0012787A">
            <w:instrText xml:space="preserve"> SEQ Table \* ARABIC </w:instrText>
          </w:r>
          <w:r w:rsidR="0012787A">
            <w:fldChar w:fldCharType="separate"/>
          </w:r>
          <w:r w:rsidR="00D2291F">
            <w:t>9</w:t>
          </w:r>
          <w:r w:rsidR="0012787A">
            <w:fldChar w:fldCharType="end"/>
          </w:r>
          <w:r>
            <w:t xml:space="preserve"> - </w:t>
          </w:r>
          <w:r w:rsidRPr="009C1C74">
            <w:t>Application Architecture Interactions and Flows</w:t>
          </w:r>
          <w:bookmarkEnd w:id="62"/>
        </w:p>
        <w:p w14:paraId="726CC6C9" w14:textId="77777777" w:rsidR="00EE7BCA" w:rsidRDefault="00EE7BCA" w:rsidP="00EE7BCA">
          <w:pPr>
            <w:pStyle w:val="Heading2-NumberedList"/>
          </w:pPr>
          <w:bookmarkStart w:id="63" w:name="_Toc242170569"/>
          <w:r>
            <w:t>Application Architecture Key Design Considerations</w:t>
          </w:r>
          <w:bookmarkEnd w:id="63"/>
        </w:p>
        <w:p w14:paraId="5212F82B" w14:textId="7A090869" w:rsidR="00EE7BCA" w:rsidRDefault="002B18FD" w:rsidP="00EE7BCA">
          <w:pPr>
            <w:tabs>
              <w:tab w:val="left" w:pos="1055"/>
            </w:tabs>
          </w:pPr>
          <w:r>
            <w:t xml:space="preserve">The </w:t>
          </w:r>
          <w:r w:rsidR="00EE7BCA">
            <w:t>application architecture</w:t>
          </w:r>
          <w:r>
            <w:t xml:space="preserve"> </w:t>
          </w:r>
          <w:r w:rsidR="00211460">
            <w:t>supports the core platform deployment into WCQ’s technology environment</w:t>
          </w:r>
          <w:r w:rsidR="008A249C">
            <w:t xml:space="preserve"> in preparation for the platform to take on </w:t>
          </w:r>
          <w:r w:rsidR="006925A8">
            <w:t xml:space="preserve">future </w:t>
          </w:r>
          <w:r w:rsidR="008A249C">
            <w:t>production w</w:t>
          </w:r>
          <w:r w:rsidR="006925A8">
            <w:t>o</w:t>
          </w:r>
          <w:r w:rsidR="008A249C">
            <w:t>rkloads</w:t>
          </w:r>
          <w:r w:rsidR="006925A8">
            <w:t>.</w:t>
          </w:r>
          <w:r w:rsidR="00233F40">
            <w:t xml:space="preserve"> The core application suite enable </w:t>
          </w:r>
          <w:r w:rsidR="000A154B">
            <w:t xml:space="preserve">WCQ Security requirements and </w:t>
          </w:r>
          <w:r w:rsidR="00E3786C">
            <w:t xml:space="preserve">enable operational support. The Auth0 CIAM platform </w:t>
          </w:r>
          <w:r w:rsidR="00EB58B6">
            <w:t xml:space="preserve">is a SaaS capability </w:t>
          </w:r>
          <w:r w:rsidR="00A662CB">
            <w:t>allowing future</w:t>
          </w:r>
          <w:r w:rsidR="004D3D6C">
            <w:t xml:space="preserve"> extensibility, and an evergreen </w:t>
          </w:r>
          <w:r w:rsidR="00EE1E6D">
            <w:t xml:space="preserve">CIAM capability which can grow in capability and scale with the business </w:t>
          </w:r>
          <w:r w:rsidR="00A662CB">
            <w:t>in the future.</w:t>
          </w:r>
          <w:r w:rsidR="00EB58B6">
            <w:t xml:space="preserve"> </w:t>
          </w:r>
        </w:p>
        <w:p w14:paraId="4C034FAB" w14:textId="349508F6" w:rsidR="00EE7BCA" w:rsidRPr="00951767"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72FCA9B"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36143787" w14:textId="77777777" w:rsidR="00EE7BCA" w:rsidRPr="00CF5342" w:rsidRDefault="00EE7BCA">
                <w:pPr>
                  <w:pStyle w:val="TableHeading"/>
                  <w:tabs>
                    <w:tab w:val="left" w:pos="1055"/>
                  </w:tabs>
                </w:pPr>
                <w:r w:rsidRPr="007429A8">
                  <w:t>Consideration</w:t>
                </w:r>
              </w:p>
            </w:tc>
            <w:tc>
              <w:tcPr>
                <w:tcW w:w="4961" w:type="dxa"/>
                <w:vAlign w:val="top"/>
              </w:tcPr>
              <w:p w14:paraId="40A2F8CE" w14:textId="77777777" w:rsidR="00EE7BCA" w:rsidRPr="005D6863" w:rsidRDefault="00EE7BCA">
                <w:pPr>
                  <w:pStyle w:val="TableHeading"/>
                  <w:ind w:firstLine="720"/>
                  <w:cnfStyle w:val="100000000000" w:firstRow="1" w:lastRow="0" w:firstColumn="0" w:lastColumn="0" w:oddVBand="0" w:evenVBand="0" w:oddHBand="0" w:evenHBand="0" w:firstRowFirstColumn="0" w:firstRowLastColumn="0" w:lastRowFirstColumn="0" w:lastRowLastColumn="0"/>
                </w:pPr>
                <w:r w:rsidRPr="007429A8">
                  <w:t>Design Response</w:t>
                </w:r>
              </w:p>
            </w:tc>
          </w:tr>
          <w:tr w:rsidR="00EE7BCA" w:rsidRPr="00BB5816" w14:paraId="2495168F"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0F7C7900" w14:textId="77777777" w:rsidR="00EE7BCA" w:rsidRPr="00B44420" w:rsidRDefault="00EE7BCA">
                <w:pPr>
                  <w:pStyle w:val="TableSubHeading"/>
                  <w:tabs>
                    <w:tab w:val="left" w:pos="954"/>
                  </w:tabs>
                </w:pPr>
                <w:r w:rsidRPr="007429A8">
                  <w:t>Maintainability</w:t>
                </w:r>
              </w:p>
            </w:tc>
            <w:tc>
              <w:tcPr>
                <w:tcW w:w="4961" w:type="dxa"/>
                <w:tcBorders>
                  <w:top w:val="nil"/>
                  <w:bottom w:val="nil"/>
                </w:tcBorders>
                <w:vAlign w:val="top"/>
              </w:tcPr>
              <w:p w14:paraId="353A9C90" w14:textId="6D151E5B"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C5A69">
                  <w:rPr>
                    <w:rFonts w:asciiTheme="minorHAnsi" w:hAnsiTheme="minorHAnsi"/>
                    <w:sz w:val="18"/>
                    <w:szCs w:val="18"/>
                  </w:rPr>
                  <w:t xml:space="preserve">Modular </w:t>
                </w:r>
                <w:r w:rsidR="00A662CB">
                  <w:rPr>
                    <w:rFonts w:asciiTheme="minorHAnsi" w:hAnsiTheme="minorHAnsi"/>
                    <w:sz w:val="18"/>
                    <w:szCs w:val="18"/>
                  </w:rPr>
                  <w:t xml:space="preserve">SaaS </w:t>
                </w:r>
                <w:r w:rsidRPr="002C5A69">
                  <w:rPr>
                    <w:rFonts w:asciiTheme="minorHAnsi" w:hAnsiTheme="minorHAnsi"/>
                    <w:sz w:val="18"/>
                    <w:szCs w:val="18"/>
                  </w:rPr>
                  <w:t xml:space="preserve">application </w:t>
                </w:r>
                <w:r w:rsidR="00A662CB">
                  <w:rPr>
                    <w:rFonts w:asciiTheme="minorHAnsi" w:hAnsiTheme="minorHAnsi"/>
                    <w:sz w:val="18"/>
                    <w:szCs w:val="18"/>
                  </w:rPr>
                  <w:t>architecture</w:t>
                </w:r>
                <w:r w:rsidRPr="002C5A69">
                  <w:rPr>
                    <w:rFonts w:asciiTheme="minorHAnsi" w:hAnsiTheme="minorHAnsi"/>
                    <w:sz w:val="18"/>
                    <w:szCs w:val="18"/>
                  </w:rPr>
                  <w:t xml:space="preserve"> with clear ownership</w:t>
                </w:r>
              </w:p>
            </w:tc>
          </w:tr>
          <w:tr w:rsidR="00EE7BCA" w:rsidRPr="007E5415" w14:paraId="4D5B2CA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68F220D" w14:textId="77777777" w:rsidR="00EE7BCA" w:rsidRPr="00EF1989" w:rsidRDefault="00EE7BCA">
                <w:pPr>
                  <w:pStyle w:val="TableSubHeading"/>
                  <w:tabs>
                    <w:tab w:val="left" w:pos="938"/>
                  </w:tabs>
                </w:pPr>
                <w:r w:rsidRPr="007429A8">
                  <w:t>Resilience</w:t>
                </w:r>
              </w:p>
            </w:tc>
            <w:tc>
              <w:tcPr>
                <w:tcW w:w="4961" w:type="dxa"/>
                <w:tcBorders>
                  <w:top w:val="single" w:sz="4" w:space="0" w:color="F2F2F2" w:themeColor="background1" w:themeShade="F2"/>
                  <w:bottom w:val="single" w:sz="4" w:space="0" w:color="F2F2F2" w:themeColor="background1" w:themeShade="F2"/>
                </w:tcBorders>
                <w:vAlign w:val="top"/>
              </w:tcPr>
              <w:p w14:paraId="3C1A05BE" w14:textId="77777777" w:rsidR="00EE7BCA" w:rsidRPr="003B66D0" w:rsidRDefault="00EE7BCA">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C5A69">
                  <w:rPr>
                    <w:rFonts w:asciiTheme="minorHAnsi" w:hAnsiTheme="minorHAnsi"/>
                    <w:sz w:val="18"/>
                    <w:szCs w:val="18"/>
                  </w:rPr>
                  <w:t>Critical services designed for high availability</w:t>
                </w:r>
              </w:p>
            </w:tc>
          </w:tr>
          <w:tr w:rsidR="00EE7BCA" w:rsidRPr="007E5415" w14:paraId="7A013EA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DCBF7D4" w14:textId="77777777" w:rsidR="00EE7BCA" w:rsidRPr="001F578E" w:rsidRDefault="00EE7BCA">
                <w:pPr>
                  <w:pStyle w:val="TableSubHeading"/>
                </w:pPr>
                <w:r w:rsidRPr="007429A8">
                  <w:t>Versioning</w:t>
                </w:r>
              </w:p>
            </w:tc>
            <w:tc>
              <w:tcPr>
                <w:tcW w:w="4961" w:type="dxa"/>
                <w:tcBorders>
                  <w:top w:val="single" w:sz="4" w:space="0" w:color="F2F2F2" w:themeColor="background1" w:themeShade="F2"/>
                  <w:bottom w:val="single" w:sz="4" w:space="0" w:color="F2F2F2" w:themeColor="background1" w:themeShade="F2"/>
                </w:tcBorders>
                <w:vAlign w:val="top"/>
              </w:tcPr>
              <w:p w14:paraId="54EF439A" w14:textId="163FF973"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C5A69">
                  <w:rPr>
                    <w:rFonts w:asciiTheme="minorHAnsi" w:hAnsiTheme="minorHAnsi"/>
                    <w:sz w:val="18"/>
                    <w:szCs w:val="18"/>
                  </w:rPr>
                  <w:t xml:space="preserve">API </w:t>
                </w:r>
                <w:r w:rsidR="00197C15">
                  <w:rPr>
                    <w:rFonts w:asciiTheme="minorHAnsi" w:hAnsiTheme="minorHAnsi"/>
                    <w:sz w:val="18"/>
                    <w:szCs w:val="18"/>
                  </w:rPr>
                  <w:t xml:space="preserve">and configuration management </w:t>
                </w:r>
                <w:r w:rsidRPr="002C5A69">
                  <w:rPr>
                    <w:rFonts w:asciiTheme="minorHAnsi" w:hAnsiTheme="minorHAnsi"/>
                    <w:sz w:val="18"/>
                    <w:szCs w:val="18"/>
                  </w:rPr>
                  <w:t>versioning standards applied</w:t>
                </w:r>
              </w:p>
            </w:tc>
          </w:tr>
          <w:tr w:rsidR="00EE7BCA" w:rsidRPr="007E5415" w14:paraId="4529EAE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CCCEF4C" w14:textId="77777777" w:rsidR="00EE7BCA" w:rsidRPr="00DF4627" w:rsidRDefault="00EE7BCA">
                <w:pPr>
                  <w:pStyle w:val="TableSubHeading"/>
                </w:pPr>
                <w:r w:rsidRPr="002C5A69">
                  <w:t>Scalability</w:t>
                </w:r>
              </w:p>
            </w:tc>
            <w:tc>
              <w:tcPr>
                <w:tcW w:w="4961" w:type="dxa"/>
                <w:tcBorders>
                  <w:top w:val="single" w:sz="4" w:space="0" w:color="F2F2F2" w:themeColor="background1" w:themeShade="F2"/>
                  <w:bottom w:val="single" w:sz="4" w:space="0" w:color="F2F2F2" w:themeColor="background1" w:themeShade="F2"/>
                </w:tcBorders>
                <w:vAlign w:val="top"/>
              </w:tcPr>
              <w:p w14:paraId="7D0508A7"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71EA8">
                  <w:rPr>
                    <w:rFonts w:asciiTheme="minorHAnsi" w:hAnsiTheme="minorHAnsi"/>
                    <w:sz w:val="18"/>
                    <w:szCs w:val="18"/>
                  </w:rPr>
                  <w:t>Applications designed to support growth in customer volumes</w:t>
                </w:r>
              </w:p>
            </w:tc>
          </w:tr>
          <w:tr w:rsidR="00EE7BCA" w:rsidRPr="007E5415" w14:paraId="762A5723" w14:textId="77777777" w:rsidTr="00984ADE">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42559AF" w14:textId="77777777" w:rsidR="00EE7BCA" w:rsidRPr="00283B8A" w:rsidRDefault="00EE7BCA">
                <w:pPr>
                  <w:pStyle w:val="TableSubHeading"/>
                </w:pPr>
                <w:r w:rsidRPr="002C5A69">
                  <w:t>Operational Support</w:t>
                </w:r>
              </w:p>
            </w:tc>
            <w:tc>
              <w:tcPr>
                <w:tcW w:w="4961" w:type="dxa"/>
                <w:tcBorders>
                  <w:top w:val="single" w:sz="4" w:space="0" w:color="F2F2F2" w:themeColor="background1" w:themeShade="F2"/>
                  <w:bottom w:val="single" w:sz="4" w:space="0" w:color="F2F2F2" w:themeColor="background1" w:themeShade="F2"/>
                </w:tcBorders>
                <w:vAlign w:val="top"/>
              </w:tcPr>
              <w:p w14:paraId="57EE9080" w14:textId="77777777" w:rsidR="00EE7BCA" w:rsidRPr="00027926" w:rsidRDefault="00EE7BC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71EA8">
                  <w:rPr>
                    <w:rFonts w:asciiTheme="minorHAnsi" w:hAnsiTheme="minorHAnsi"/>
                    <w:sz w:val="18"/>
                    <w:szCs w:val="18"/>
                  </w:rPr>
                  <w:t>Monitoring, alerting and support processes incorporated</w:t>
                </w:r>
              </w:p>
            </w:tc>
          </w:tr>
          <w:tr w:rsidR="00984ADE" w:rsidRPr="007E5415" w14:paraId="5633E3D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597D9AA0" w14:textId="24C1E938" w:rsidR="00984ADE" w:rsidRPr="002C5A69" w:rsidRDefault="00984ADE">
                <w:pPr>
                  <w:pStyle w:val="TableSubHeading"/>
                </w:pPr>
                <w:r>
                  <w:t>Security</w:t>
                </w:r>
              </w:p>
            </w:tc>
            <w:tc>
              <w:tcPr>
                <w:tcW w:w="4961" w:type="dxa"/>
                <w:tcBorders>
                  <w:top w:val="single" w:sz="4" w:space="0" w:color="F2F2F2" w:themeColor="background1" w:themeShade="F2"/>
                  <w:bottom w:val="single" w:sz="12" w:space="0" w:color="003E8F"/>
                </w:tcBorders>
                <w:vAlign w:val="top"/>
              </w:tcPr>
              <w:p w14:paraId="42A1D9F8" w14:textId="7DC1034C" w:rsidR="00984ADE" w:rsidRPr="00871EA8" w:rsidRDefault="00984ADE"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SIEM logging</w:t>
                </w:r>
                <w:r w:rsidR="004A1BED">
                  <w:rPr>
                    <w:rFonts w:asciiTheme="minorHAnsi" w:hAnsiTheme="minorHAnsi"/>
                    <w:sz w:val="18"/>
                    <w:szCs w:val="18"/>
                  </w:rPr>
                  <w:t xml:space="preserve">, </w:t>
                </w:r>
                <w:r w:rsidR="00FE2360">
                  <w:rPr>
                    <w:rFonts w:asciiTheme="minorHAnsi" w:hAnsiTheme="minorHAnsi"/>
                    <w:sz w:val="18"/>
                    <w:szCs w:val="18"/>
                  </w:rPr>
                  <w:t xml:space="preserve">advanced </w:t>
                </w:r>
                <w:r w:rsidR="004A1BED">
                  <w:rPr>
                    <w:rFonts w:asciiTheme="minorHAnsi" w:hAnsiTheme="minorHAnsi"/>
                    <w:sz w:val="18"/>
                    <w:szCs w:val="18"/>
                  </w:rPr>
                  <w:t>cryptography</w:t>
                </w:r>
                <w:r w:rsidR="00E65302">
                  <w:rPr>
                    <w:rFonts w:asciiTheme="minorHAnsi" w:hAnsiTheme="minorHAnsi"/>
                    <w:sz w:val="18"/>
                    <w:szCs w:val="18"/>
                  </w:rPr>
                  <w:t xml:space="preserve"> and </w:t>
                </w:r>
                <w:r w:rsidR="00F40DAA">
                  <w:rPr>
                    <w:rFonts w:asciiTheme="minorHAnsi" w:hAnsiTheme="minorHAnsi"/>
                    <w:sz w:val="18"/>
                    <w:szCs w:val="18"/>
                  </w:rPr>
                  <w:t xml:space="preserve">one way hashing </w:t>
                </w:r>
                <w:r w:rsidR="00E03D97">
                  <w:rPr>
                    <w:rFonts w:asciiTheme="minorHAnsi" w:hAnsiTheme="minorHAnsi"/>
                    <w:sz w:val="18"/>
                    <w:szCs w:val="18"/>
                  </w:rPr>
                  <w:t xml:space="preserve">will be utilised in order to protect WCQ’s digital portals and </w:t>
                </w:r>
                <w:r w:rsidR="001E18A0">
                  <w:rPr>
                    <w:rFonts w:asciiTheme="minorHAnsi" w:hAnsiTheme="minorHAnsi"/>
                    <w:sz w:val="18"/>
                    <w:szCs w:val="18"/>
                  </w:rPr>
                  <w:t xml:space="preserve">registered digital </w:t>
                </w:r>
                <w:r w:rsidR="00E03D97">
                  <w:rPr>
                    <w:rFonts w:asciiTheme="minorHAnsi" w:hAnsiTheme="minorHAnsi"/>
                    <w:sz w:val="18"/>
                    <w:szCs w:val="18"/>
                  </w:rPr>
                  <w:t>identities</w:t>
                </w:r>
                <w:r w:rsidR="001E18A0">
                  <w:rPr>
                    <w:rFonts w:asciiTheme="minorHAnsi" w:hAnsiTheme="minorHAnsi"/>
                    <w:sz w:val="18"/>
                    <w:szCs w:val="18"/>
                  </w:rPr>
                  <w:t xml:space="preserve"> stored withing the Auth0 CIAM platform</w:t>
                </w:r>
              </w:p>
            </w:tc>
          </w:tr>
        </w:tbl>
        <w:p w14:paraId="552E1126" w14:textId="636AA826" w:rsidR="00E70B12" w:rsidRDefault="00E70B12">
          <w:pPr>
            <w:pStyle w:val="Caption"/>
          </w:pPr>
          <w:bookmarkStart w:id="64" w:name="_Toc242170478"/>
          <w:r>
            <w:t xml:space="preserve">Table </w:t>
          </w:r>
          <w:r w:rsidR="0012787A">
            <w:fldChar w:fldCharType="begin"/>
          </w:r>
          <w:r w:rsidR="0012787A">
            <w:instrText xml:space="preserve"> SEQ Table \* ARABIC </w:instrText>
          </w:r>
          <w:r w:rsidR="0012787A">
            <w:fldChar w:fldCharType="separate"/>
          </w:r>
          <w:r w:rsidR="00D2291F">
            <w:t>10</w:t>
          </w:r>
          <w:r w:rsidR="0012787A">
            <w:fldChar w:fldCharType="end"/>
          </w:r>
          <w:r>
            <w:t xml:space="preserve"> - </w:t>
          </w:r>
          <w:r w:rsidRPr="00FD0F3C">
            <w:t>Application Architecture Key Design Considerations</w:t>
          </w:r>
          <w:bookmarkEnd w:id="64"/>
        </w:p>
        <w:p w14:paraId="17CE8616" w14:textId="77777777" w:rsidR="00EE7BCA" w:rsidRDefault="00EE7BCA" w:rsidP="00EE7BCA">
          <w:pPr>
            <w:spacing w:after="0" w:line="240" w:lineRule="auto"/>
            <w:rPr>
              <w:lang w:val="en-US"/>
            </w:rPr>
          </w:pPr>
          <w:r>
            <w:rPr>
              <w:lang w:val="en-US"/>
            </w:rPr>
            <w:br w:type="page"/>
          </w:r>
        </w:p>
        <w:p w14:paraId="68FAA9CB" w14:textId="77777777" w:rsidR="00EE7BCA" w:rsidRDefault="00EE7BCA" w:rsidP="00EE7BCA">
          <w:pPr>
            <w:pStyle w:val="Heading2-NumberedList"/>
          </w:pPr>
          <w:bookmarkStart w:id="65" w:name="_Toc242170570"/>
          <w:r>
            <w:t>Application Architecture Checklist</w:t>
          </w:r>
          <w:bookmarkEnd w:id="65"/>
        </w:p>
        <w:p w14:paraId="7350CC9A" w14:textId="77777777" w:rsidR="00EE7BCA" w:rsidRDefault="00EE7BCA" w:rsidP="00EE7BCA">
          <w:pPr>
            <w:tabs>
              <w:tab w:val="left" w:pos="1055"/>
            </w:tabs>
          </w:pPr>
          <w:r>
            <w:t>Before completing this section, confirm that:</w:t>
          </w:r>
        </w:p>
        <w:p w14:paraId="7DC61372" w14:textId="77777777" w:rsidR="00EE7BCA" w:rsidRDefault="00EE7BCA">
          <w:pPr>
            <w:pStyle w:val="ListParagraph"/>
            <w:numPr>
              <w:ilvl w:val="0"/>
              <w:numId w:val="10"/>
            </w:numPr>
            <w:tabs>
              <w:tab w:val="left" w:pos="1055"/>
            </w:tabs>
          </w:pPr>
          <w:r>
            <w:t>The application landscape is clearly described.</w:t>
          </w:r>
        </w:p>
        <w:p w14:paraId="32E50502" w14:textId="77777777" w:rsidR="00EE7BCA" w:rsidRDefault="00EE7BCA">
          <w:pPr>
            <w:pStyle w:val="ListParagraph"/>
            <w:numPr>
              <w:ilvl w:val="0"/>
              <w:numId w:val="10"/>
            </w:numPr>
            <w:tabs>
              <w:tab w:val="left" w:pos="1055"/>
            </w:tabs>
          </w:pPr>
          <w:r>
            <w:t>Application standards and principles are documented.</w:t>
          </w:r>
        </w:p>
        <w:p w14:paraId="16FDFCAA" w14:textId="77777777" w:rsidR="00EE7BCA" w:rsidRDefault="00EE7BCA">
          <w:pPr>
            <w:pStyle w:val="ListParagraph"/>
            <w:numPr>
              <w:ilvl w:val="0"/>
              <w:numId w:val="10"/>
            </w:numPr>
            <w:tabs>
              <w:tab w:val="left" w:pos="1055"/>
            </w:tabs>
          </w:pPr>
          <w:r>
            <w:t>Major application components have been identified.</w:t>
          </w:r>
        </w:p>
        <w:p w14:paraId="28D2BE8E" w14:textId="77777777" w:rsidR="00EE7BCA" w:rsidRDefault="00EE7BCA">
          <w:pPr>
            <w:pStyle w:val="ListParagraph"/>
            <w:numPr>
              <w:ilvl w:val="0"/>
              <w:numId w:val="10"/>
            </w:numPr>
            <w:tabs>
              <w:tab w:val="left" w:pos="1055"/>
            </w:tabs>
          </w:pPr>
          <w:r>
            <w:t>Application responsibilities are clearly defined.</w:t>
          </w:r>
        </w:p>
        <w:p w14:paraId="37E51B4A" w14:textId="77777777" w:rsidR="00EE7BCA" w:rsidRDefault="00EE7BCA">
          <w:pPr>
            <w:pStyle w:val="ListParagraph"/>
            <w:numPr>
              <w:ilvl w:val="0"/>
              <w:numId w:val="10"/>
            </w:numPr>
            <w:tabs>
              <w:tab w:val="left" w:pos="1055"/>
            </w:tabs>
          </w:pPr>
          <w:r>
            <w:t>Interactions and dependencies are understood.</w:t>
          </w:r>
        </w:p>
        <w:p w14:paraId="6B54A738" w14:textId="77777777" w:rsidR="00EE7BCA" w:rsidRDefault="00EE7BCA">
          <w:pPr>
            <w:pStyle w:val="ListParagraph"/>
            <w:numPr>
              <w:ilvl w:val="0"/>
              <w:numId w:val="10"/>
            </w:numPr>
            <w:tabs>
              <w:tab w:val="left" w:pos="1055"/>
            </w:tabs>
          </w:pPr>
          <w:r>
            <w:t>Maintainability, resilience and scalability have been considered.</w:t>
          </w:r>
        </w:p>
        <w:p w14:paraId="299FF82C" w14:textId="77777777" w:rsidR="00EE7BCA" w:rsidRDefault="00EE7BCA">
          <w:pPr>
            <w:pStyle w:val="ListParagraph"/>
            <w:numPr>
              <w:ilvl w:val="0"/>
              <w:numId w:val="10"/>
            </w:numPr>
            <w:tabs>
              <w:tab w:val="left" w:pos="1055"/>
            </w:tabs>
          </w:pPr>
          <w:r>
            <w:t>Application architecture aligns with enterprise standards and target-state architecture.</w:t>
          </w:r>
        </w:p>
        <w:p w14:paraId="790067F4" w14:textId="77777777" w:rsidR="00EE7BCA" w:rsidRDefault="00EE7BCA">
          <w:pPr>
            <w:pStyle w:val="ListParagraph"/>
            <w:numPr>
              <w:ilvl w:val="0"/>
              <w:numId w:val="10"/>
            </w:numPr>
            <w:tabs>
              <w:tab w:val="left" w:pos="1055"/>
            </w:tabs>
          </w:pPr>
          <w:r>
            <w:t>Stakeholders can understand how applications collaborate to deliver solution outcomes.</w:t>
          </w:r>
        </w:p>
        <w:p w14:paraId="1FA0EFC8" w14:textId="77777777" w:rsidR="00EE7BCA" w:rsidRDefault="00EE7BCA" w:rsidP="00EE7BCA">
          <w:pPr>
            <w:tabs>
              <w:tab w:val="left" w:pos="1055"/>
            </w:tabs>
          </w:pPr>
          <w:r>
            <w:t xml:space="preserve">A reader should be able to understand </w:t>
          </w:r>
          <w:r w:rsidRPr="00951767">
            <w:rPr>
              <w:b/>
              <w:bCs/>
            </w:rPr>
            <w:t>what applications comprise the solution, what responsibilities they have, how they interact with each other, and what design considerations influence the application architecture.</w:t>
          </w:r>
        </w:p>
        <w:p w14:paraId="7C1B941C" w14:textId="77777777" w:rsidR="00EE7BCA" w:rsidRDefault="00EE7BCA" w:rsidP="00EE7BCA">
          <w:pPr>
            <w:spacing w:after="0" w:line="240" w:lineRule="auto"/>
          </w:pPr>
          <w:r>
            <w:br w:type="page"/>
          </w:r>
        </w:p>
        <w:p w14:paraId="490DE8D0" w14:textId="77777777" w:rsidR="00EE7BCA" w:rsidRDefault="00EE7BCA" w:rsidP="00EE7BCA">
          <w:pPr>
            <w:pStyle w:val="Heading1-NumberedList"/>
          </w:pPr>
          <w:bookmarkStart w:id="66" w:name="_Toc242170571"/>
          <w:r>
            <w:t>Integration Architecture</w:t>
          </w:r>
          <w:bookmarkEnd w:id="66"/>
        </w:p>
        <w:p w14:paraId="35A94A1B" w14:textId="2B1886F7" w:rsidR="00EE7BCA" w:rsidRDefault="00EE7BCA" w:rsidP="00EE7BCA">
          <w:pPr>
            <w:tabs>
              <w:tab w:val="left" w:pos="1055"/>
            </w:tabs>
          </w:pPr>
          <w:r>
            <w:t>This section defines the integration architecture, integration components, information flows and design considerations required to ensure reliable, secure and scalable interoperability across the solution landscape.</w:t>
          </w:r>
        </w:p>
        <w:p w14:paraId="65B7EED8" w14:textId="5C52B127" w:rsidR="00A628F7" w:rsidRDefault="00A628F7" w:rsidP="001C5B23">
          <w:pPr>
            <w:keepNext/>
            <w:tabs>
              <w:tab w:val="left" w:pos="1055"/>
            </w:tabs>
            <w:jc w:val="center"/>
            <w:rPr>
              <w:b/>
              <w:bCs/>
              <w:color w:val="FF0000"/>
            </w:rPr>
          </w:pPr>
          <w:commentRangeStart w:id="67"/>
          <w:r>
            <w:rPr>
              <w:b/>
              <w:bCs/>
              <w:noProof/>
              <w:color w:val="FF0000"/>
            </w:rPr>
            <w:drawing>
              <wp:inline distT="114300" distB="114300" distL="114300" distR="114300" wp14:anchorId="6B631974" wp14:editId="53D473BF">
                <wp:extent cx="5759140" cy="4419600"/>
                <wp:effectExtent l="0" t="0" r="0" b="0"/>
                <wp:docPr id="11628819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59140" cy="4419600"/>
                        </a:xfrm>
                        <a:prstGeom prst="rect">
                          <a:avLst/>
                        </a:prstGeom>
                        <a:ln/>
                      </pic:spPr>
                    </pic:pic>
                  </a:graphicData>
                </a:graphic>
              </wp:inline>
            </w:drawing>
          </w:r>
          <w:commentRangeEnd w:id="67"/>
          <w:r w:rsidR="003A5679">
            <w:rPr>
              <w:rStyle w:val="CommentReference"/>
              <w:b/>
              <w:bCs/>
              <w:color w:val="FF0000"/>
              <w:sz w:val="20"/>
              <w:szCs w:val="20"/>
            </w:rPr>
            <w:commentReference w:id="67"/>
          </w:r>
        </w:p>
        <w:p w14:paraId="3E213677" w14:textId="32421CA5" w:rsidR="001C5B23" w:rsidRDefault="001C5B23" w:rsidP="001C5B23">
          <w:pPr>
            <w:pStyle w:val="Caption"/>
          </w:pPr>
          <w:bookmarkStart w:id="68" w:name="_Toc242170531"/>
          <w:bookmarkStart w:id="69" w:name="_Toc237962125"/>
          <w:r>
            <w:t xml:space="preserve">Figure </w:t>
          </w:r>
          <w:r>
            <w:fldChar w:fldCharType="begin"/>
          </w:r>
          <w:r>
            <w:instrText xml:space="preserve"> SEQ Figure \* ARABIC </w:instrText>
          </w:r>
          <w:r>
            <w:fldChar w:fldCharType="separate"/>
          </w:r>
          <w:r w:rsidR="001B50FC">
            <w:t>7</w:t>
          </w:r>
          <w:r>
            <w:fldChar w:fldCharType="end"/>
          </w:r>
          <w:r>
            <w:t xml:space="preserve"> - </w:t>
          </w:r>
          <w:r w:rsidRPr="0008419D">
            <w:t>Integration Architecture Diagram</w:t>
          </w:r>
          <w:bookmarkEnd w:id="68"/>
        </w:p>
        <w:p w14:paraId="35BB6DB1" w14:textId="77777777" w:rsidR="00EE7BCA" w:rsidRDefault="00EE7BCA" w:rsidP="00EE7BCA">
          <w:pPr>
            <w:pStyle w:val="Heading2-NumberedList"/>
          </w:pPr>
          <w:bookmarkStart w:id="70" w:name="_Toc242170572"/>
          <w:bookmarkEnd w:id="69"/>
          <w:r>
            <w:t>Integration Architecture Overview</w:t>
          </w:r>
          <w:bookmarkEnd w:id="70"/>
        </w:p>
        <w:p w14:paraId="3EECCC27" w14:textId="19D87FC5" w:rsidR="00317F35" w:rsidRDefault="00317F35" w:rsidP="00405755">
          <w:pPr>
            <w:tabs>
              <w:tab w:val="left" w:pos="1055"/>
            </w:tabs>
            <w:rPr>
              <w:color w:val="auto"/>
            </w:rPr>
          </w:pPr>
          <w:r>
            <w:rPr>
              <w:color w:val="auto"/>
            </w:rPr>
            <w:t>The integration a</w:t>
          </w:r>
          <w:r w:rsidR="00E83AB0">
            <w:rPr>
              <w:color w:val="auto"/>
            </w:rPr>
            <w:t xml:space="preserve">rchitecture for </w:t>
          </w:r>
          <w:r w:rsidR="0083536C">
            <w:rPr>
              <w:color w:val="auto"/>
            </w:rPr>
            <w:t xml:space="preserve">the initial </w:t>
          </w:r>
          <w:r w:rsidR="005A60A5">
            <w:rPr>
              <w:color w:val="auto"/>
            </w:rPr>
            <w:t xml:space="preserve">deployment of </w:t>
          </w:r>
          <w:r w:rsidR="00E83AB0">
            <w:rPr>
              <w:color w:val="auto"/>
            </w:rPr>
            <w:t xml:space="preserve">CIAM includes only the necessary </w:t>
          </w:r>
          <w:r w:rsidR="005A60A5">
            <w:rPr>
              <w:color w:val="auto"/>
            </w:rPr>
            <w:t xml:space="preserve">integrations </w:t>
          </w:r>
          <w:r w:rsidR="00E15CCA">
            <w:rPr>
              <w:color w:val="auto"/>
            </w:rPr>
            <w:t xml:space="preserve">required for the </w:t>
          </w:r>
          <w:r w:rsidR="00F62BB5">
            <w:rPr>
              <w:color w:val="auto"/>
            </w:rPr>
            <w:t xml:space="preserve">enablement of the </w:t>
          </w:r>
          <w:r w:rsidR="00E15CCA">
            <w:rPr>
              <w:color w:val="auto"/>
            </w:rPr>
            <w:t>of the platform.</w:t>
          </w:r>
          <w:r w:rsidR="00D46381">
            <w:rPr>
              <w:color w:val="auto"/>
            </w:rPr>
            <w:t xml:space="preserve"> </w:t>
          </w:r>
          <w:r w:rsidR="000903A6">
            <w:rPr>
              <w:color w:val="auto"/>
            </w:rPr>
            <w:t>The platform will not connect to any production digital portals or mobile applications</w:t>
          </w:r>
          <w:r w:rsidR="00CA327D">
            <w:rPr>
              <w:color w:val="auto"/>
            </w:rPr>
            <w:t>, just the core supporting services</w:t>
          </w:r>
          <w:r w:rsidR="00D32331">
            <w:rPr>
              <w:color w:val="auto"/>
            </w:rPr>
            <w:t xml:space="preserve"> which exist today. The integration architecture </w:t>
          </w:r>
          <w:r w:rsidR="00C41C8F">
            <w:rPr>
              <w:color w:val="auto"/>
            </w:rPr>
            <w:t xml:space="preserve">for CIAM </w:t>
          </w:r>
          <w:r w:rsidR="00D32331">
            <w:rPr>
              <w:color w:val="auto"/>
            </w:rPr>
            <w:t>will be iterative</w:t>
          </w:r>
          <w:r w:rsidR="00C41C8F">
            <w:rPr>
              <w:color w:val="auto"/>
            </w:rPr>
            <w:t xml:space="preserve"> </w:t>
          </w:r>
          <w:r w:rsidR="00BA4E7D">
            <w:rPr>
              <w:color w:val="auto"/>
            </w:rPr>
            <w:t xml:space="preserve">and has dependencies on </w:t>
          </w:r>
          <w:r w:rsidR="00515058">
            <w:rPr>
              <w:color w:val="auto"/>
            </w:rPr>
            <w:t xml:space="preserve">procurement and design of </w:t>
          </w:r>
          <w:r w:rsidR="00BE1D05">
            <w:rPr>
              <w:color w:val="auto"/>
            </w:rPr>
            <w:t>integrated applications.</w:t>
          </w:r>
        </w:p>
        <w:p w14:paraId="0DFCA3A7" w14:textId="77777777" w:rsidR="005252C5" w:rsidRPr="00405755" w:rsidRDefault="005252C5" w:rsidP="00405755">
          <w:pPr>
            <w:tabs>
              <w:tab w:val="left" w:pos="1055"/>
            </w:tabs>
            <w:rPr>
              <w:color w:val="auto"/>
            </w:rPr>
          </w:pPr>
        </w:p>
        <w:p w14:paraId="48B94D72" w14:textId="2A5D6812" w:rsidR="001C1DBC" w:rsidRDefault="001C1DBC" w:rsidP="001C1DBC">
          <w:pPr>
            <w:tabs>
              <w:tab w:val="left" w:pos="1055"/>
            </w:tabs>
          </w:pPr>
          <w:r>
            <w:t>The integration</w:t>
          </w:r>
          <w:r w:rsidR="002F01C3">
            <w:t xml:space="preserve"> </w:t>
          </w:r>
          <w:r>
            <w:t xml:space="preserve">architecture for WorkCover Queensland (WCQ) adopts a modern, decoupled approach </w:t>
          </w:r>
          <w:r w:rsidR="005E5155">
            <w:t>centred</w:t>
          </w:r>
          <w:r>
            <w:t xml:space="preserve"> around the central Auth0 Tenant deployed in the AU Public Cloud (SaaS). This architecture governs secure user authentication, identity federation, and downstream API communication across both web client and backend application tiers.</w:t>
          </w:r>
        </w:p>
        <w:p w14:paraId="23420EDF" w14:textId="07DCDD3E" w:rsidR="00EE7BCA" w:rsidRDefault="001C1DBC" w:rsidP="001C1DBC">
          <w:pPr>
            <w:tabs>
              <w:tab w:val="left" w:pos="1055"/>
            </w:tabs>
          </w:pPr>
          <w:r>
            <w:t>Key area of focus is the establishment of the initial CIAM framework that can be iteratively expanded across future releases, key components including the Web Portal, Business API, and OIDC Provider will be mocked, leaving the Auth0 tenant as the primary functional component.</w:t>
          </w:r>
        </w:p>
        <w:p w14:paraId="38415575" w14:textId="77777777" w:rsidR="00EE7BCA" w:rsidRDefault="00EE7BCA" w:rsidP="00EE7BCA">
          <w:pPr>
            <w:pStyle w:val="Heading2-NumberedList"/>
          </w:pPr>
          <w:bookmarkStart w:id="71" w:name="_Toc242170573"/>
          <w:r>
            <w:t>Integration Architecture Principles and Standards</w:t>
          </w:r>
          <w:bookmarkEnd w:id="71"/>
        </w:p>
        <w:p w14:paraId="664C8504" w14:textId="14BBED0D" w:rsidR="00662254" w:rsidRDefault="002B385F" w:rsidP="00EE7BCA">
          <w:pPr>
            <w:tabs>
              <w:tab w:val="left" w:pos="1055"/>
            </w:tabs>
            <w:rPr>
              <w:color w:val="auto"/>
            </w:rPr>
          </w:pPr>
          <w:r w:rsidRPr="002B385F">
            <w:rPr>
              <w:color w:val="auto"/>
            </w:rPr>
            <w:t xml:space="preserve">The Auth0 </w:t>
          </w:r>
          <w:r>
            <w:rPr>
              <w:color w:val="auto"/>
            </w:rPr>
            <w:t xml:space="preserve">CIAM platform will integrate </w:t>
          </w:r>
          <w:r w:rsidR="00110440">
            <w:rPr>
              <w:color w:val="auto"/>
            </w:rPr>
            <w:t xml:space="preserve">with WCQ applications using </w:t>
          </w:r>
          <w:r w:rsidR="00CC4AEF">
            <w:rPr>
              <w:color w:val="auto"/>
            </w:rPr>
            <w:t>WCQ enterprise integration standards and approved integration patterns</w:t>
          </w:r>
          <w:r w:rsidR="000135B5">
            <w:rPr>
              <w:color w:val="auto"/>
            </w:rPr>
            <w:t xml:space="preserve"> which adhere to WCQ security standards.</w:t>
          </w:r>
        </w:p>
        <w:p w14:paraId="16E05233" w14:textId="4BBA6838" w:rsidR="00432C4A" w:rsidRDefault="00432C4A" w:rsidP="00EE7BCA">
          <w:pPr>
            <w:tabs>
              <w:tab w:val="left" w:pos="1055"/>
            </w:tabs>
            <w:rPr>
              <w:color w:val="auto"/>
            </w:rPr>
          </w:pPr>
          <w:r>
            <w:rPr>
              <w:color w:val="auto"/>
            </w:rPr>
            <w:t>Identity specific patterns include</w:t>
          </w:r>
          <w:r w:rsidR="00816569">
            <w:rPr>
              <w:color w:val="auto"/>
            </w:rPr>
            <w:t>:</w:t>
          </w:r>
        </w:p>
        <w:p w14:paraId="6AEB69F5" w14:textId="043CADFB" w:rsidR="00432C4A" w:rsidRDefault="00432C4A">
          <w:pPr>
            <w:pStyle w:val="ListParagraph"/>
            <w:numPr>
              <w:ilvl w:val="0"/>
              <w:numId w:val="32"/>
            </w:numPr>
            <w:tabs>
              <w:tab w:val="left" w:pos="1055"/>
            </w:tabs>
            <w:rPr>
              <w:color w:val="auto"/>
            </w:rPr>
          </w:pPr>
          <w:r w:rsidRPr="00432C4A">
            <w:rPr>
              <w:color w:val="auto"/>
            </w:rPr>
            <w:t xml:space="preserve">OAuth 2.0 </w:t>
          </w:r>
          <w:r w:rsidR="003077B0">
            <w:rPr>
              <w:color w:val="auto"/>
            </w:rPr>
            <w:t>framework</w:t>
          </w:r>
          <w:r w:rsidR="003D113F">
            <w:rPr>
              <w:color w:val="auto"/>
            </w:rPr>
            <w:t xml:space="preserve"> </w:t>
          </w:r>
          <w:r w:rsidR="00C762E9">
            <w:rPr>
              <w:color w:val="auto"/>
            </w:rPr>
            <w:t xml:space="preserve">– As specified in </w:t>
          </w:r>
          <w:hyperlink r:id="rId25" w:history="1">
            <w:r w:rsidR="00A369F3" w:rsidRPr="00A369F3">
              <w:rPr>
                <w:rStyle w:val="Hyperlink"/>
              </w:rPr>
              <w:t>RFC 9700</w:t>
            </w:r>
          </w:hyperlink>
        </w:p>
        <w:p w14:paraId="25447AFE" w14:textId="75BBAE76" w:rsidR="00F93C44" w:rsidRDefault="00F93C44">
          <w:pPr>
            <w:pStyle w:val="ListParagraph"/>
            <w:numPr>
              <w:ilvl w:val="1"/>
              <w:numId w:val="32"/>
            </w:numPr>
            <w:tabs>
              <w:tab w:val="left" w:pos="1055"/>
            </w:tabs>
            <w:rPr>
              <w:color w:val="auto"/>
            </w:rPr>
          </w:pPr>
          <w:r>
            <w:rPr>
              <w:color w:val="auto"/>
            </w:rPr>
            <w:t xml:space="preserve">Business to business </w:t>
          </w:r>
          <w:r w:rsidR="00CA3F2A">
            <w:rPr>
              <w:color w:val="auto"/>
            </w:rPr>
            <w:t xml:space="preserve">/ system to system </w:t>
          </w:r>
          <w:r>
            <w:rPr>
              <w:color w:val="auto"/>
            </w:rPr>
            <w:t xml:space="preserve">pattern </w:t>
          </w:r>
          <w:r w:rsidR="001F4C7B">
            <w:rPr>
              <w:color w:val="auto"/>
            </w:rPr>
            <w:t xml:space="preserve">including mobile and native apps </w:t>
          </w:r>
          <w:r w:rsidR="00CA3F2A">
            <w:rPr>
              <w:color w:val="auto"/>
            </w:rPr>
            <w:t>– Authorisation code flow with PKCE</w:t>
          </w:r>
        </w:p>
        <w:p w14:paraId="36F14982" w14:textId="1954A5A7" w:rsidR="00BC11FD" w:rsidRDefault="00BC11FD">
          <w:pPr>
            <w:pStyle w:val="ListParagraph"/>
            <w:numPr>
              <w:ilvl w:val="1"/>
              <w:numId w:val="32"/>
            </w:numPr>
            <w:tabs>
              <w:tab w:val="left" w:pos="1055"/>
            </w:tabs>
            <w:rPr>
              <w:color w:val="auto"/>
            </w:rPr>
          </w:pPr>
          <w:r>
            <w:rPr>
              <w:color w:val="auto"/>
            </w:rPr>
            <w:t xml:space="preserve">Note </w:t>
          </w:r>
          <w:r w:rsidR="002103A4">
            <w:rPr>
              <w:color w:val="auto"/>
            </w:rPr>
            <w:t>–</w:t>
          </w:r>
          <w:r>
            <w:rPr>
              <w:color w:val="auto"/>
            </w:rPr>
            <w:t xml:space="preserve"> </w:t>
          </w:r>
          <w:r w:rsidR="00360E03" w:rsidRPr="00360E03">
            <w:rPr>
              <w:color w:val="auto"/>
            </w:rPr>
            <w:t>The OAuth 2.0 Implicit Flow and the Resource Owner Password Credentials flow is deprecated,</w:t>
          </w:r>
          <w:r w:rsidR="00D42EA3">
            <w:rPr>
              <w:color w:val="auto"/>
            </w:rPr>
            <w:t xml:space="preserve"> are </w:t>
          </w:r>
          <w:r w:rsidR="003F733A">
            <w:rPr>
              <w:color w:val="auto"/>
            </w:rPr>
            <w:t>deprecated due to security vulnerabilities and are not to be used</w:t>
          </w:r>
          <w:r w:rsidR="00507AD9">
            <w:rPr>
              <w:color w:val="auto"/>
            </w:rPr>
            <w:t xml:space="preserve"> under any circumstances.</w:t>
          </w:r>
          <w:r w:rsidR="00457EC7">
            <w:rPr>
              <w:color w:val="auto"/>
            </w:rPr>
            <w:br/>
          </w:r>
        </w:p>
        <w:p w14:paraId="34AF617B" w14:textId="1BB8BDC3" w:rsidR="00A50399" w:rsidRDefault="00A50399">
          <w:pPr>
            <w:pStyle w:val="ListParagraph"/>
            <w:numPr>
              <w:ilvl w:val="0"/>
              <w:numId w:val="32"/>
            </w:numPr>
            <w:tabs>
              <w:tab w:val="left" w:pos="1055"/>
            </w:tabs>
            <w:rPr>
              <w:color w:val="auto"/>
            </w:rPr>
          </w:pPr>
          <w:r>
            <w:rPr>
              <w:color w:val="auto"/>
            </w:rPr>
            <w:t xml:space="preserve">OIDC – </w:t>
          </w:r>
          <w:r w:rsidR="00457EC7">
            <w:rPr>
              <w:color w:val="auto"/>
            </w:rPr>
            <w:t xml:space="preserve">(Business to customer) </w:t>
          </w:r>
          <w:r>
            <w:rPr>
              <w:color w:val="auto"/>
            </w:rPr>
            <w:t>Open ID Connect</w:t>
          </w:r>
          <w:r w:rsidR="00E77AD7">
            <w:rPr>
              <w:color w:val="auto"/>
            </w:rPr>
            <w:t xml:space="preserve"> </w:t>
          </w:r>
          <w:r w:rsidR="00E77AD7" w:rsidRPr="00E77AD7">
            <w:rPr>
              <w:color w:val="auto"/>
            </w:rPr>
            <w:t>is an interoperable authentication protocol based on the OAuth 2.0 framework of specifications</w:t>
          </w:r>
          <w:r w:rsidR="00D01EA8">
            <w:rPr>
              <w:color w:val="auto"/>
            </w:rPr>
            <w:t xml:space="preserve">. </w:t>
          </w:r>
          <w:r w:rsidR="00D01EA8" w:rsidRPr="00D01EA8">
            <w:rPr>
              <w:color w:val="auto"/>
            </w:rPr>
            <w:t xml:space="preserve">OpenID Connect enables application and website developers to launch sign-in flows and receive verifiable assertions about users across Web-based, mobile, and JavaScript clients. </w:t>
          </w:r>
          <w:r w:rsidR="006B68D2">
            <w:rPr>
              <w:color w:val="auto"/>
            </w:rPr>
            <w:t>T</w:t>
          </w:r>
          <w:r w:rsidR="00D01EA8" w:rsidRPr="00D01EA8">
            <w:rPr>
              <w:color w:val="auto"/>
            </w:rPr>
            <w:t>he specification suite is extensible to support a range of optional features such as encryption of identity data, discovery of OpenID Providers, and session logout.</w:t>
          </w:r>
          <w:r w:rsidR="00457EC7">
            <w:rPr>
              <w:color w:val="auto"/>
            </w:rPr>
            <w:br/>
          </w:r>
        </w:p>
        <w:p w14:paraId="768C37F7" w14:textId="1834BD87" w:rsidR="00C650A4" w:rsidRPr="00AE491B" w:rsidRDefault="00A50399">
          <w:pPr>
            <w:pStyle w:val="ListParagraph"/>
            <w:numPr>
              <w:ilvl w:val="0"/>
              <w:numId w:val="32"/>
            </w:numPr>
            <w:tabs>
              <w:tab w:val="left" w:pos="1055"/>
            </w:tabs>
            <w:rPr>
              <w:color w:val="auto"/>
            </w:rPr>
          </w:pPr>
          <w:r w:rsidRPr="00BF70CE">
            <w:rPr>
              <w:color w:val="auto"/>
            </w:rPr>
            <w:t>SAML 2.0</w:t>
          </w:r>
          <w:r w:rsidR="006B68D2" w:rsidRPr="00BF70CE">
            <w:rPr>
              <w:color w:val="auto"/>
            </w:rPr>
            <w:t xml:space="preserve"> </w:t>
          </w:r>
          <w:r w:rsidR="00E62FB0" w:rsidRPr="00BF70CE">
            <w:rPr>
              <w:color w:val="auto"/>
            </w:rPr>
            <w:t xml:space="preserve">– </w:t>
          </w:r>
          <w:r w:rsidR="007B4775" w:rsidRPr="00BF70CE">
            <w:rPr>
              <w:color w:val="auto"/>
            </w:rPr>
            <w:t>is an XML-based open standard protocol that enables web-based Single Sign-On (SSO) and cross-domain identity federation</w:t>
          </w:r>
          <w:r w:rsidR="00BF70CE" w:rsidRPr="00BF70CE">
            <w:rPr>
              <w:color w:val="auto"/>
            </w:rPr>
            <w:t xml:space="preserve">. It should only be used </w:t>
          </w:r>
          <w:r w:rsidR="007001EA">
            <w:rPr>
              <w:color w:val="auto"/>
            </w:rPr>
            <w:t xml:space="preserve">as a last resort </w:t>
          </w:r>
          <w:r w:rsidR="00BF70CE" w:rsidRPr="00BF70CE">
            <w:rPr>
              <w:color w:val="auto"/>
            </w:rPr>
            <w:t>if it is the only Single Sign-On</w:t>
          </w:r>
          <w:r w:rsidR="00DC47EF">
            <w:rPr>
              <w:color w:val="auto"/>
            </w:rPr>
            <w:t xml:space="preserve"> protocol offered </w:t>
          </w:r>
          <w:r w:rsidR="00E87AFE">
            <w:rPr>
              <w:color w:val="auto"/>
            </w:rPr>
            <w:t xml:space="preserve">by an application or service which WCQ </w:t>
          </w:r>
          <w:r w:rsidR="007001EA">
            <w:rPr>
              <w:color w:val="auto"/>
            </w:rPr>
            <w:t xml:space="preserve">has business requirements to integrate </w:t>
          </w:r>
          <w:r w:rsidR="00AE491B">
            <w:rPr>
              <w:color w:val="auto"/>
            </w:rPr>
            <w:t>to.</w:t>
          </w:r>
        </w:p>
        <w:p w14:paraId="7E7F674C" w14:textId="77777777" w:rsidR="00662254" w:rsidRDefault="00662254" w:rsidP="00EE7BCA">
          <w:pPr>
            <w:tabs>
              <w:tab w:val="left" w:pos="1055"/>
            </w:tabs>
            <w:rPr>
              <w:color w:val="FF0000"/>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05E09334"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37E3523A" w14:textId="77777777" w:rsidR="00EE7BCA" w:rsidRPr="00CF5342" w:rsidRDefault="00EE7BCA">
                <w:pPr>
                  <w:pStyle w:val="TableHeading"/>
                  <w:tabs>
                    <w:tab w:val="left" w:pos="1055"/>
                  </w:tabs>
                </w:pPr>
                <w:r w:rsidRPr="00841C16">
                  <w:t>Principle / Standard</w:t>
                </w:r>
              </w:p>
            </w:tc>
            <w:tc>
              <w:tcPr>
                <w:tcW w:w="4961" w:type="dxa"/>
                <w:vAlign w:val="top"/>
              </w:tcPr>
              <w:p w14:paraId="26D649F9"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841C16">
                  <w:t>Application</w:t>
                </w:r>
              </w:p>
            </w:tc>
          </w:tr>
          <w:tr w:rsidR="00EE7BCA" w:rsidRPr="00BB5816" w14:paraId="335E8C0C"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37BD8C8" w14:textId="77777777" w:rsidR="00EE7BCA" w:rsidRPr="00B44420" w:rsidRDefault="00EE7BCA">
                <w:pPr>
                  <w:pStyle w:val="TableSubHeading"/>
                  <w:tabs>
                    <w:tab w:val="left" w:pos="954"/>
                  </w:tabs>
                </w:pPr>
                <w:r w:rsidRPr="00841C16">
                  <w:t>API First</w:t>
                </w:r>
              </w:p>
            </w:tc>
            <w:tc>
              <w:tcPr>
                <w:tcW w:w="4961" w:type="dxa"/>
                <w:tcBorders>
                  <w:top w:val="nil"/>
                  <w:bottom w:val="nil"/>
                </w:tcBorders>
                <w:vAlign w:val="top"/>
              </w:tcPr>
              <w:p w14:paraId="11382E8D" w14:textId="58C7E953" w:rsidR="00EE7BCA" w:rsidRPr="00B44420" w:rsidRDefault="00A13DF7">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13DF7">
                  <w:rPr>
                    <w:rFonts w:asciiTheme="minorHAnsi" w:hAnsiTheme="minorHAnsi"/>
                    <w:sz w:val="18"/>
                    <w:szCs w:val="18"/>
                  </w:rPr>
                  <w:t>All capabilities are exposed via RESTful APIs, facilitating seamless integration between the WCQ Mock Web Portal, Auth0 Management/Authentication APIs, and backend business APIs.</w:t>
                </w:r>
              </w:p>
            </w:tc>
          </w:tr>
          <w:tr w:rsidR="00EE7BCA" w:rsidRPr="007E5415" w14:paraId="24486CB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D2F845F" w14:textId="63E535F2" w:rsidR="00EE7BCA" w:rsidRPr="00EF1989" w:rsidRDefault="003A5679">
                <w:pPr>
                  <w:pStyle w:val="TableSubHeading"/>
                  <w:tabs>
                    <w:tab w:val="left" w:pos="938"/>
                  </w:tabs>
                </w:pPr>
                <w:r w:rsidRPr="00841C16">
                  <w:t>lo</w:t>
                </w:r>
                <w:r>
                  <w:t>o</w:t>
                </w:r>
                <w:r w:rsidRPr="00841C16">
                  <w:t>se</w:t>
                </w:r>
                <w:r w:rsidR="00EE7BCA" w:rsidRPr="00841C16">
                  <w:t xml:space="preserve"> Coupling</w:t>
                </w:r>
              </w:p>
            </w:tc>
            <w:tc>
              <w:tcPr>
                <w:tcW w:w="4961" w:type="dxa"/>
                <w:tcBorders>
                  <w:top w:val="single" w:sz="4" w:space="0" w:color="F2F2F2" w:themeColor="background1" w:themeShade="F2"/>
                  <w:bottom w:val="single" w:sz="4" w:space="0" w:color="F2F2F2" w:themeColor="background1" w:themeShade="F2"/>
                </w:tcBorders>
                <w:vAlign w:val="top"/>
              </w:tcPr>
              <w:p w14:paraId="32F60C73" w14:textId="2D8FA8C6" w:rsidR="00EE7BCA" w:rsidRPr="003B66D0" w:rsidRDefault="002E4BB7">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E4BB7">
                  <w:rPr>
                    <w:rFonts w:asciiTheme="minorHAnsi" w:hAnsiTheme="minorHAnsi"/>
                    <w:sz w:val="18"/>
                    <w:szCs w:val="18"/>
                  </w:rPr>
                  <w:t>Systems interact through standard interfaces and token-based trust models, decoupling client applications, identity providers, and downstream resource APIs from direct implementation dependencies.</w:t>
                </w:r>
              </w:p>
            </w:tc>
          </w:tr>
          <w:tr w:rsidR="00EE7BCA" w:rsidRPr="007E5415" w14:paraId="5B34868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980B47B" w14:textId="77777777" w:rsidR="00EE7BCA" w:rsidRPr="001F578E" w:rsidRDefault="00EE7BCA">
                <w:pPr>
                  <w:pStyle w:val="TableSubHeading"/>
                </w:pPr>
                <w:r w:rsidRPr="00841C16">
                  <w:t>Standard Contracts</w:t>
                </w:r>
              </w:p>
            </w:tc>
            <w:tc>
              <w:tcPr>
                <w:tcW w:w="4961" w:type="dxa"/>
                <w:tcBorders>
                  <w:top w:val="single" w:sz="4" w:space="0" w:color="F2F2F2" w:themeColor="background1" w:themeShade="F2"/>
                  <w:bottom w:val="single" w:sz="4" w:space="0" w:color="F2F2F2" w:themeColor="background1" w:themeShade="F2"/>
                </w:tcBorders>
                <w:vAlign w:val="top"/>
              </w:tcPr>
              <w:p w14:paraId="40FAF542" w14:textId="6B537C92" w:rsidR="00EE7BCA" w:rsidRDefault="00443AF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43AF9">
                  <w:rPr>
                    <w:rFonts w:asciiTheme="minorHAnsi" w:hAnsiTheme="minorHAnsi"/>
                    <w:sz w:val="18"/>
                    <w:szCs w:val="18"/>
                  </w:rPr>
                  <w:t>APIs use Open</w:t>
                </w:r>
                <w:r w:rsidR="003A5679">
                  <w:rPr>
                    <w:rFonts w:asciiTheme="minorHAnsi" w:hAnsiTheme="minorHAnsi"/>
                    <w:sz w:val="18"/>
                    <w:szCs w:val="18"/>
                  </w:rPr>
                  <w:t xml:space="preserve"> </w:t>
                </w:r>
                <w:r w:rsidRPr="00443AF9">
                  <w:rPr>
                    <w:rFonts w:asciiTheme="minorHAnsi" w:hAnsiTheme="minorHAnsi"/>
                    <w:sz w:val="18"/>
                    <w:szCs w:val="18"/>
                  </w:rPr>
                  <w:t>API specifications and standard JSON payloads. Identity tokens follow standardized JWT schema (</w:t>
                </w:r>
                <w:hyperlink r:id="rId26" w:history="1">
                  <w:r w:rsidRPr="00A32045">
                    <w:rPr>
                      <w:rStyle w:val="Hyperlink"/>
                      <w:rFonts w:asciiTheme="minorHAnsi" w:hAnsiTheme="minorHAnsi" w:cstheme="minorBidi"/>
                      <w:sz w:val="18"/>
                      <w:szCs w:val="18"/>
                    </w:rPr>
                    <w:t>RFC9068</w:t>
                  </w:r>
                </w:hyperlink>
                <w:r w:rsidRPr="00443AF9">
                  <w:rPr>
                    <w:rFonts w:asciiTheme="minorHAnsi" w:hAnsiTheme="minorHAnsi"/>
                    <w:sz w:val="18"/>
                    <w:szCs w:val="18"/>
                  </w:rPr>
                  <w:t>) structures for self-contained validation across API gateways and services.</w:t>
                </w:r>
              </w:p>
              <w:p w14:paraId="29988509" w14:textId="315BF83F" w:rsidR="005E36F3" w:rsidRPr="00027926" w:rsidRDefault="005E36F3">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EE7BCA" w:rsidRPr="007E5415" w14:paraId="4207B6A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918F3B5" w14:textId="77777777" w:rsidR="00EE7BCA" w:rsidRPr="00DF4627" w:rsidRDefault="00EE7BCA">
                <w:pPr>
                  <w:pStyle w:val="TableSubHeading"/>
                </w:pPr>
                <w:r w:rsidRPr="00623106">
                  <w:t>Secure by Design</w:t>
                </w:r>
              </w:p>
            </w:tc>
            <w:tc>
              <w:tcPr>
                <w:tcW w:w="4961" w:type="dxa"/>
                <w:tcBorders>
                  <w:top w:val="single" w:sz="4" w:space="0" w:color="F2F2F2" w:themeColor="background1" w:themeShade="F2"/>
                  <w:bottom w:val="single" w:sz="4" w:space="0" w:color="F2F2F2" w:themeColor="background1" w:themeShade="F2"/>
                </w:tcBorders>
                <w:vAlign w:val="top"/>
              </w:tcPr>
              <w:p w14:paraId="1D4A2F5D" w14:textId="75DC1675" w:rsidR="00EE7BCA" w:rsidRPr="00027926" w:rsidRDefault="00A503D6">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503D6">
                  <w:rPr>
                    <w:rFonts w:asciiTheme="minorHAnsi" w:hAnsiTheme="minorHAnsi"/>
                    <w:sz w:val="18"/>
                    <w:szCs w:val="18"/>
                  </w:rPr>
                  <w:t>Mandatory HTTPS/T</w:t>
                </w:r>
                <w:r w:rsidR="00226191">
                  <w:rPr>
                    <w:rFonts w:asciiTheme="minorHAnsi" w:hAnsiTheme="minorHAnsi"/>
                    <w:sz w:val="18"/>
                    <w:szCs w:val="18"/>
                  </w:rPr>
                  <w:t xml:space="preserve">LS </w:t>
                </w:r>
                <w:r w:rsidRPr="00A503D6">
                  <w:rPr>
                    <w:rFonts w:asciiTheme="minorHAnsi" w:hAnsiTheme="minorHAnsi"/>
                    <w:sz w:val="18"/>
                    <w:szCs w:val="18"/>
                  </w:rPr>
                  <w:t>1.3 encryption for all transport channels, OAuth 2.0 Authorization Code Flow with PKCE for web applications, and Client Credentials Grant for machine-to-machine integrations.</w:t>
                </w:r>
                <w:r w:rsidR="00233D0F">
                  <w:rPr>
                    <w:rFonts w:asciiTheme="minorHAnsi" w:hAnsiTheme="minorHAnsi"/>
                    <w:sz w:val="18"/>
                    <w:szCs w:val="18"/>
                  </w:rPr>
                  <w:t xml:space="preserve"> Note: </w:t>
                </w:r>
                <w:r w:rsidR="008411AE" w:rsidRPr="008411AE">
                  <w:rPr>
                    <w:rFonts w:asciiTheme="minorHAnsi" w:hAnsiTheme="minorHAnsi"/>
                    <w:sz w:val="18"/>
                    <w:szCs w:val="18"/>
                  </w:rPr>
                  <w:t xml:space="preserve">TLS 1.2 is generally phased out </w:t>
                </w:r>
                <w:r w:rsidR="006F50F0">
                  <w:rPr>
                    <w:rFonts w:asciiTheme="minorHAnsi" w:hAnsiTheme="minorHAnsi"/>
                    <w:sz w:val="18"/>
                    <w:szCs w:val="18"/>
                  </w:rPr>
                  <w:t>and</w:t>
                </w:r>
                <w:r w:rsidR="008411AE" w:rsidRPr="008411AE">
                  <w:rPr>
                    <w:rFonts w:asciiTheme="minorHAnsi" w:hAnsiTheme="minorHAnsi"/>
                    <w:sz w:val="18"/>
                    <w:szCs w:val="18"/>
                  </w:rPr>
                  <w:t xml:space="preserve"> restricted under modern </w:t>
                </w:r>
                <w:hyperlink r:id="rId27" w:history="1">
                  <w:r w:rsidR="008411AE" w:rsidRPr="005E36F3">
                    <w:rPr>
                      <w:rStyle w:val="Hyperlink"/>
                      <w:rFonts w:asciiTheme="minorHAnsi" w:hAnsiTheme="minorHAnsi" w:cstheme="minorBidi"/>
                      <w:sz w:val="18"/>
                      <w:szCs w:val="18"/>
                    </w:rPr>
                    <w:t>ASD Information Security Manual</w:t>
                  </w:r>
                </w:hyperlink>
                <w:r w:rsidR="008411AE" w:rsidRPr="005E36F3">
                  <w:rPr>
                    <w:rFonts w:asciiTheme="minorHAnsi" w:hAnsiTheme="minorHAnsi" w:cstheme="minorBidi"/>
                    <w:sz w:val="18"/>
                    <w:szCs w:val="18"/>
                  </w:rPr>
                  <w:t xml:space="preserve"> (</w:t>
                </w:r>
                <w:r w:rsidR="008411AE" w:rsidRPr="008411AE">
                  <w:rPr>
                    <w:rFonts w:asciiTheme="minorHAnsi" w:hAnsiTheme="minorHAnsi"/>
                    <w:sz w:val="18"/>
                    <w:szCs w:val="18"/>
                  </w:rPr>
                  <w:t>ISM) guidelines in favo</w:t>
                </w:r>
                <w:r w:rsidR="0011020E">
                  <w:rPr>
                    <w:rFonts w:asciiTheme="minorHAnsi" w:hAnsiTheme="minorHAnsi"/>
                    <w:sz w:val="18"/>
                    <w:szCs w:val="18"/>
                  </w:rPr>
                  <w:t>u</w:t>
                </w:r>
                <w:r w:rsidR="008411AE" w:rsidRPr="008411AE">
                  <w:rPr>
                    <w:rFonts w:asciiTheme="minorHAnsi" w:hAnsiTheme="minorHAnsi"/>
                    <w:sz w:val="18"/>
                    <w:szCs w:val="18"/>
                  </w:rPr>
                  <w:t>r of TLS 1.3</w:t>
                </w:r>
              </w:p>
            </w:tc>
          </w:tr>
          <w:tr w:rsidR="00A13DF7" w:rsidRPr="007E5415" w14:paraId="1F8AC6D5"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1C81E7C" w14:textId="1ED530AB" w:rsidR="00A13DF7" w:rsidRPr="00623106" w:rsidRDefault="001566AA">
                <w:pPr>
                  <w:pStyle w:val="TableSubHeading"/>
                </w:pPr>
                <w:r>
                  <w:t>Open standards (OIDC &amp; OAuth2.0)</w:t>
                </w:r>
              </w:p>
            </w:tc>
            <w:tc>
              <w:tcPr>
                <w:tcW w:w="4961" w:type="dxa"/>
                <w:tcBorders>
                  <w:top w:val="single" w:sz="4" w:space="0" w:color="F2F2F2" w:themeColor="background1" w:themeShade="F2"/>
                  <w:bottom w:val="single" w:sz="4" w:space="0" w:color="F2F2F2" w:themeColor="background1" w:themeShade="F2"/>
                </w:tcBorders>
                <w:vAlign w:val="top"/>
              </w:tcPr>
              <w:p w14:paraId="75462873" w14:textId="1EE1E838" w:rsidR="00A13DF7" w:rsidRPr="00027926" w:rsidRDefault="009B489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B489E">
                  <w:rPr>
                    <w:rFonts w:asciiTheme="minorHAnsi" w:hAnsiTheme="minorHAnsi"/>
                    <w:sz w:val="18"/>
                    <w:szCs w:val="18"/>
                  </w:rPr>
                  <w:t>Adopts OpenID Connect (OIDC) for identity assertion and OAuth 2.0 for access authorization, ensuring seamless federation with external providers like the Mock OIDC Provider.</w:t>
                </w:r>
              </w:p>
            </w:tc>
          </w:tr>
          <w:tr w:rsidR="00A13DF7" w:rsidRPr="007E5415" w14:paraId="1A69ED1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4A50BA4" w14:textId="256BA927" w:rsidR="00A13DF7" w:rsidRPr="00623106" w:rsidRDefault="00135C49">
                <w:pPr>
                  <w:pStyle w:val="TableSubHeading"/>
                </w:pPr>
                <w:r w:rsidRPr="00135C49">
                  <w:t>Secure Log Streaming</w:t>
                </w:r>
              </w:p>
            </w:tc>
            <w:tc>
              <w:tcPr>
                <w:tcW w:w="4961" w:type="dxa"/>
                <w:tcBorders>
                  <w:top w:val="single" w:sz="4" w:space="0" w:color="F2F2F2" w:themeColor="background1" w:themeShade="F2"/>
                  <w:bottom w:val="single" w:sz="4" w:space="0" w:color="F2F2F2" w:themeColor="background1" w:themeShade="F2"/>
                </w:tcBorders>
                <w:vAlign w:val="top"/>
              </w:tcPr>
              <w:p w14:paraId="2ABC71E3" w14:textId="20FB5EA7" w:rsidR="00A13DF7" w:rsidRPr="00027926" w:rsidRDefault="00D1246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1246F">
                  <w:rPr>
                    <w:rFonts w:asciiTheme="minorHAnsi" w:hAnsiTheme="minorHAnsi"/>
                    <w:sz w:val="18"/>
                    <w:szCs w:val="18"/>
                  </w:rPr>
                  <w:t xml:space="preserve">Real-time tenant audit and operational event streams are transmitted securely over TLS </w:t>
                </w:r>
                <w:r w:rsidR="00B1548A">
                  <w:rPr>
                    <w:rFonts w:asciiTheme="minorHAnsi" w:hAnsiTheme="minorHAnsi"/>
                    <w:sz w:val="18"/>
                    <w:szCs w:val="18"/>
                  </w:rPr>
                  <w:t xml:space="preserve">1.3 </w:t>
                </w:r>
                <w:r w:rsidRPr="00D1246F">
                  <w:rPr>
                    <w:rFonts w:asciiTheme="minorHAnsi" w:hAnsiTheme="minorHAnsi"/>
                    <w:sz w:val="18"/>
                    <w:szCs w:val="18"/>
                  </w:rPr>
                  <w:t>endpoints. Operational events stream directly to Datadog, while security audit logs stream via Azure Event Grid through Azure Functions into Microsoft Sentinel for SIEM analytics.</w:t>
                </w:r>
              </w:p>
            </w:tc>
          </w:tr>
          <w:tr w:rsidR="00EE7BCA" w:rsidRPr="007E5415" w14:paraId="146EB3ED"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3CF6595E" w14:textId="2D8EAF89" w:rsidR="00EE7BCA" w:rsidRPr="00283B8A" w:rsidRDefault="00C746EB">
                <w:pPr>
                  <w:pStyle w:val="TableSubHeading"/>
                </w:pPr>
                <w:r w:rsidRPr="00C746EB">
                  <w:t>Secure End-User Communication Channels</w:t>
                </w:r>
              </w:p>
            </w:tc>
            <w:tc>
              <w:tcPr>
                <w:tcW w:w="4961" w:type="dxa"/>
                <w:tcBorders>
                  <w:top w:val="single" w:sz="4" w:space="0" w:color="F2F2F2" w:themeColor="background1" w:themeShade="F2"/>
                  <w:bottom w:val="single" w:sz="12" w:space="0" w:color="003E8F"/>
                </w:tcBorders>
                <w:vAlign w:val="top"/>
              </w:tcPr>
              <w:p w14:paraId="51CF2FEF" w14:textId="3CB33FDB" w:rsidR="00EE7BCA" w:rsidRPr="00027926" w:rsidRDefault="003A232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A232A">
                  <w:rPr>
                    <w:rFonts w:asciiTheme="minorHAnsi" w:hAnsiTheme="minorHAnsi"/>
                    <w:sz w:val="18"/>
                    <w:szCs w:val="18"/>
                  </w:rPr>
                  <w:t>Outbound notifications and MFA challenges use encrypted REST and SMTP integrations over TLS</w:t>
                </w:r>
                <w:r w:rsidR="00CF44D2">
                  <w:rPr>
                    <w:rFonts w:asciiTheme="minorHAnsi" w:hAnsiTheme="minorHAnsi"/>
                    <w:sz w:val="18"/>
                    <w:szCs w:val="18"/>
                  </w:rPr>
                  <w:t xml:space="preserve"> 1.3</w:t>
                </w:r>
                <w:r w:rsidRPr="003A232A">
                  <w:rPr>
                    <w:rFonts w:asciiTheme="minorHAnsi" w:hAnsiTheme="minorHAnsi"/>
                    <w:sz w:val="18"/>
                    <w:szCs w:val="18"/>
                  </w:rPr>
                  <w:t>/HTTPS with the Correspondence Platform for email, SMS, and voice delivery.</w:t>
                </w:r>
              </w:p>
            </w:tc>
          </w:tr>
        </w:tbl>
        <w:p w14:paraId="20D9CDD1" w14:textId="52FF2644" w:rsidR="00E70B12" w:rsidRDefault="00E70B12">
          <w:pPr>
            <w:pStyle w:val="Caption"/>
          </w:pPr>
          <w:bookmarkStart w:id="72" w:name="_Toc242170479"/>
          <w:r>
            <w:t xml:space="preserve">Table </w:t>
          </w:r>
          <w:r w:rsidR="0012787A">
            <w:fldChar w:fldCharType="begin"/>
          </w:r>
          <w:r w:rsidR="0012787A">
            <w:instrText xml:space="preserve"> SEQ Table \* ARABIC </w:instrText>
          </w:r>
          <w:r w:rsidR="0012787A">
            <w:fldChar w:fldCharType="separate"/>
          </w:r>
          <w:r w:rsidR="00D2291F">
            <w:t>11</w:t>
          </w:r>
          <w:r w:rsidR="0012787A">
            <w:fldChar w:fldCharType="end"/>
          </w:r>
          <w:r>
            <w:t xml:space="preserve"> - </w:t>
          </w:r>
          <w:r w:rsidRPr="00A454B4">
            <w:t>Integration Architecture Principles and Standards</w:t>
          </w:r>
          <w:bookmarkEnd w:id="72"/>
        </w:p>
        <w:p w14:paraId="76E23390" w14:textId="77777777" w:rsidR="00EE7BCA" w:rsidRPr="00F83223" w:rsidRDefault="00EE7BCA" w:rsidP="00EE7BCA">
          <w:pPr>
            <w:rPr>
              <w:lang w:val="en-US"/>
            </w:rPr>
          </w:pPr>
        </w:p>
        <w:p w14:paraId="5EE105A2" w14:textId="77777777" w:rsidR="00EE7BCA" w:rsidRDefault="00EE7BCA" w:rsidP="00EE7BCA">
          <w:pPr>
            <w:pStyle w:val="Heading2-NumberedList"/>
          </w:pPr>
          <w:bookmarkStart w:id="73" w:name="_Toc242170574"/>
          <w:r>
            <w:t>Integration Architecture Components</w:t>
          </w:r>
          <w:bookmarkEnd w:id="73"/>
        </w:p>
        <w:p w14:paraId="79A20E76" w14:textId="77777777" w:rsidR="00EE7BCA" w:rsidRDefault="00EE7BCA" w:rsidP="00EE7BCA">
          <w:pPr>
            <w:tabs>
              <w:tab w:val="left" w:pos="1055"/>
            </w:tabs>
          </w:pPr>
          <w:r>
            <w:t>Identifies the integration services, platforms and components that enable communication between systems.</w:t>
          </w:r>
        </w:p>
        <w:p w14:paraId="1BF49086" w14:textId="1059298B" w:rsidR="007A5CE3" w:rsidRDefault="007A5CE3" w:rsidP="006844CD">
          <w:pPr>
            <w:keepNext/>
            <w:tabs>
              <w:tab w:val="left" w:pos="1055"/>
            </w:tabs>
            <w:jc w:val="center"/>
            <w:rPr>
              <w:b/>
              <w:bCs/>
              <w:color w:val="FF0000"/>
            </w:rPr>
          </w:pPr>
          <w:commentRangeStart w:id="74"/>
          <w:r>
            <w:rPr>
              <w:b/>
              <w:bCs/>
              <w:noProof/>
              <w:color w:val="FF0000"/>
            </w:rPr>
            <w:drawing>
              <wp:inline distT="114300" distB="114300" distL="114300" distR="114300" wp14:anchorId="479B6A33" wp14:editId="304602EA">
                <wp:extent cx="5759140" cy="4419600"/>
                <wp:effectExtent l="0" t="0" r="0" b="0"/>
                <wp:docPr id="21355438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59140" cy="4419600"/>
                        </a:xfrm>
                        <a:prstGeom prst="rect">
                          <a:avLst/>
                        </a:prstGeom>
                        <a:ln/>
                      </pic:spPr>
                    </pic:pic>
                  </a:graphicData>
                </a:graphic>
              </wp:inline>
            </w:drawing>
          </w:r>
          <w:commentRangeEnd w:id="74"/>
          <w:r w:rsidR="001A3D3A">
            <w:rPr>
              <w:rStyle w:val="CommentReference"/>
              <w:b/>
              <w:bCs/>
              <w:color w:val="FF0000"/>
              <w:sz w:val="20"/>
              <w:szCs w:val="20"/>
            </w:rPr>
            <w:commentReference w:id="74"/>
          </w:r>
        </w:p>
        <w:p w14:paraId="1A7E5E7D" w14:textId="5403A896" w:rsidR="006844CD" w:rsidRDefault="006844CD" w:rsidP="006844CD">
          <w:pPr>
            <w:pStyle w:val="Caption"/>
          </w:pPr>
          <w:bookmarkStart w:id="75" w:name="_Toc242170532"/>
          <w:bookmarkStart w:id="76" w:name="_Toc237962126"/>
          <w:r>
            <w:t xml:space="preserve">Figure </w:t>
          </w:r>
          <w:r>
            <w:fldChar w:fldCharType="begin"/>
          </w:r>
          <w:r>
            <w:instrText xml:space="preserve"> SEQ Figure \* ARABIC </w:instrText>
          </w:r>
          <w:r>
            <w:fldChar w:fldCharType="separate"/>
          </w:r>
          <w:r w:rsidR="001B50FC">
            <w:t>8</w:t>
          </w:r>
          <w:r>
            <w:fldChar w:fldCharType="end"/>
          </w:r>
          <w:r>
            <w:t xml:space="preserve"> - </w:t>
          </w:r>
          <w:r w:rsidRPr="002A4E5C">
            <w:t>Interface Topology</w:t>
          </w:r>
          <w:bookmarkEnd w:id="75"/>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FE2BF77"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bookmarkEnd w:id="76"/>
              <w:p w14:paraId="70AEF44F" w14:textId="77777777" w:rsidR="00EE7BCA" w:rsidRPr="00CF5342" w:rsidRDefault="00EE7BCA">
                <w:pPr>
                  <w:pStyle w:val="TableHeading"/>
                  <w:tabs>
                    <w:tab w:val="left" w:pos="1055"/>
                  </w:tabs>
                </w:pPr>
                <w:r w:rsidRPr="00A95114">
                  <w:t>Component</w:t>
                </w:r>
              </w:p>
            </w:tc>
            <w:tc>
              <w:tcPr>
                <w:tcW w:w="4961" w:type="dxa"/>
                <w:vAlign w:val="top"/>
              </w:tcPr>
              <w:p w14:paraId="02DF6999"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A95114">
                  <w:t>Responsibility</w:t>
                </w:r>
              </w:p>
            </w:tc>
          </w:tr>
          <w:tr w:rsidR="00EE7BCA" w:rsidRPr="00BB5816" w14:paraId="63EAB858"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48D80A81" w14:textId="77777777" w:rsidR="00EE7BCA" w:rsidRPr="00B44420" w:rsidRDefault="00EE7BCA">
                <w:pPr>
                  <w:pStyle w:val="TableSubHeading"/>
                  <w:tabs>
                    <w:tab w:val="left" w:pos="954"/>
                  </w:tabs>
                </w:pPr>
                <w:r w:rsidRPr="00A95114">
                  <w:t>API Gateway</w:t>
                </w:r>
              </w:p>
            </w:tc>
            <w:tc>
              <w:tcPr>
                <w:tcW w:w="4961" w:type="dxa"/>
                <w:tcBorders>
                  <w:top w:val="nil"/>
                  <w:bottom w:val="nil"/>
                </w:tcBorders>
                <w:vAlign w:val="top"/>
              </w:tcPr>
              <w:p w14:paraId="2317D247"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D34C8">
                  <w:rPr>
                    <w:rFonts w:asciiTheme="minorHAnsi" w:hAnsiTheme="minorHAnsi"/>
                    <w:sz w:val="18"/>
                    <w:szCs w:val="18"/>
                  </w:rPr>
                  <w:t>Secure API exposure and traffic management</w:t>
                </w:r>
              </w:p>
            </w:tc>
          </w:tr>
          <w:tr w:rsidR="00EE7BCA" w:rsidRPr="007E5415" w14:paraId="376FC867"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EAEFDE8" w14:textId="77777777" w:rsidR="00EE7BCA" w:rsidRPr="00EF1989" w:rsidRDefault="00EE7BCA">
                <w:pPr>
                  <w:pStyle w:val="TableSubHeading"/>
                  <w:tabs>
                    <w:tab w:val="left" w:pos="938"/>
                  </w:tabs>
                </w:pPr>
                <w:r w:rsidRPr="00A95114">
                  <w:t>Integration Platform</w:t>
                </w:r>
              </w:p>
            </w:tc>
            <w:tc>
              <w:tcPr>
                <w:tcW w:w="4961" w:type="dxa"/>
                <w:tcBorders>
                  <w:top w:val="single" w:sz="4" w:space="0" w:color="F2F2F2" w:themeColor="background1" w:themeShade="F2"/>
                  <w:bottom w:val="single" w:sz="4" w:space="0" w:color="F2F2F2" w:themeColor="background1" w:themeShade="F2"/>
                </w:tcBorders>
                <w:vAlign w:val="top"/>
              </w:tcPr>
              <w:p w14:paraId="5A4F835F" w14:textId="77777777" w:rsidR="00EE7BCA" w:rsidRPr="003B66D0" w:rsidRDefault="00EE7BCA">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D34C8">
                  <w:rPr>
                    <w:rFonts w:asciiTheme="minorHAnsi" w:hAnsiTheme="minorHAnsi"/>
                    <w:sz w:val="18"/>
                    <w:szCs w:val="18"/>
                  </w:rPr>
                  <w:t>Service orchestration and data transformation</w:t>
                </w:r>
              </w:p>
            </w:tc>
          </w:tr>
          <w:tr w:rsidR="00EE7BCA" w:rsidRPr="007E5415" w14:paraId="6A95078E"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667D8AE" w14:textId="77777777" w:rsidR="00EE7BCA" w:rsidRPr="001F578E" w:rsidRDefault="00EE7BCA">
                <w:pPr>
                  <w:pStyle w:val="TableSubHeading"/>
                </w:pPr>
                <w:r w:rsidRPr="00A95114">
                  <w:t>Event Broker</w:t>
                </w:r>
              </w:p>
            </w:tc>
            <w:tc>
              <w:tcPr>
                <w:tcW w:w="4961" w:type="dxa"/>
                <w:tcBorders>
                  <w:top w:val="single" w:sz="4" w:space="0" w:color="F2F2F2" w:themeColor="background1" w:themeShade="F2"/>
                  <w:bottom w:val="single" w:sz="4" w:space="0" w:color="F2F2F2" w:themeColor="background1" w:themeShade="F2"/>
                </w:tcBorders>
                <w:vAlign w:val="top"/>
              </w:tcPr>
              <w:p w14:paraId="68F06D11"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D34C8">
                  <w:rPr>
                    <w:rFonts w:asciiTheme="minorHAnsi" w:hAnsiTheme="minorHAnsi"/>
                    <w:sz w:val="18"/>
                    <w:szCs w:val="18"/>
                  </w:rPr>
                  <w:t>Event distribution and asynchronous messaging</w:t>
                </w:r>
              </w:p>
            </w:tc>
          </w:tr>
          <w:tr w:rsidR="00EE7BCA" w:rsidRPr="007E5415" w14:paraId="2A990DD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24FBF61" w14:textId="77777777" w:rsidR="00EE7BCA" w:rsidRPr="00DF4627" w:rsidRDefault="00EE7BCA">
                <w:pPr>
                  <w:pStyle w:val="TableSubHeading"/>
                </w:pPr>
                <w:r w:rsidRPr="00A95114">
                  <w:t>Message Queue</w:t>
                </w:r>
              </w:p>
            </w:tc>
            <w:tc>
              <w:tcPr>
                <w:tcW w:w="4961" w:type="dxa"/>
                <w:tcBorders>
                  <w:top w:val="single" w:sz="4" w:space="0" w:color="F2F2F2" w:themeColor="background1" w:themeShade="F2"/>
                  <w:bottom w:val="single" w:sz="4" w:space="0" w:color="F2F2F2" w:themeColor="background1" w:themeShade="F2"/>
                </w:tcBorders>
                <w:vAlign w:val="top"/>
              </w:tcPr>
              <w:p w14:paraId="786DE28C"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D34C8">
                  <w:rPr>
                    <w:rFonts w:asciiTheme="minorHAnsi" w:hAnsiTheme="minorHAnsi"/>
                    <w:sz w:val="18"/>
                    <w:szCs w:val="18"/>
                  </w:rPr>
                  <w:t>Reliable message delivery</w:t>
                </w:r>
              </w:p>
            </w:tc>
          </w:tr>
          <w:tr w:rsidR="00EE7BCA" w:rsidRPr="007E5415" w14:paraId="11777B57"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CB5E4F9" w14:textId="77777777" w:rsidR="00EE7BCA" w:rsidRPr="00283B8A" w:rsidRDefault="00EE7BCA">
                <w:pPr>
                  <w:pStyle w:val="TableSubHeading"/>
                </w:pPr>
                <w:r w:rsidRPr="00CD34C8">
                  <w:t>Partner Gateway</w:t>
                </w:r>
              </w:p>
            </w:tc>
            <w:tc>
              <w:tcPr>
                <w:tcW w:w="4961" w:type="dxa"/>
                <w:tcBorders>
                  <w:top w:val="single" w:sz="4" w:space="0" w:color="F2F2F2" w:themeColor="background1" w:themeShade="F2"/>
                  <w:bottom w:val="single" w:sz="12" w:space="0" w:color="003E8F"/>
                </w:tcBorders>
                <w:vAlign w:val="top"/>
              </w:tcPr>
              <w:p w14:paraId="791E10CD" w14:textId="77777777" w:rsidR="00EE7BCA" w:rsidRPr="00027926" w:rsidRDefault="00EE7BCA"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D34C8">
                  <w:rPr>
                    <w:rFonts w:asciiTheme="minorHAnsi" w:hAnsiTheme="minorHAnsi"/>
                    <w:sz w:val="18"/>
                    <w:szCs w:val="18"/>
                  </w:rPr>
                  <w:t>External partner integration services</w:t>
                </w:r>
              </w:p>
            </w:tc>
          </w:tr>
        </w:tbl>
        <w:p w14:paraId="0C03384C" w14:textId="60AD48A3" w:rsidR="00E70B12" w:rsidRDefault="00E70B12">
          <w:pPr>
            <w:pStyle w:val="Caption"/>
          </w:pPr>
          <w:bookmarkStart w:id="77" w:name="_Toc242170480"/>
          <w:r>
            <w:t xml:space="preserve">Table </w:t>
          </w:r>
          <w:r w:rsidR="0012787A">
            <w:fldChar w:fldCharType="begin"/>
          </w:r>
          <w:r w:rsidR="0012787A">
            <w:instrText xml:space="preserve"> SEQ Table \* ARABIC </w:instrText>
          </w:r>
          <w:r w:rsidR="0012787A">
            <w:fldChar w:fldCharType="separate"/>
          </w:r>
          <w:r w:rsidR="00D2291F">
            <w:t>12</w:t>
          </w:r>
          <w:r w:rsidR="0012787A">
            <w:fldChar w:fldCharType="end"/>
          </w:r>
          <w:r>
            <w:t xml:space="preserve"> - </w:t>
          </w:r>
          <w:r w:rsidRPr="00432FB5">
            <w:t>Integration Architecture Components</w:t>
          </w:r>
          <w:bookmarkEnd w:id="77"/>
        </w:p>
        <w:p w14:paraId="79B6D509" w14:textId="77777777" w:rsidR="00EE7BCA" w:rsidRPr="00F83223" w:rsidRDefault="00EE7BCA" w:rsidP="00EE7BCA">
          <w:pPr>
            <w:rPr>
              <w:lang w:val="en-US"/>
            </w:rPr>
          </w:pPr>
        </w:p>
        <w:p w14:paraId="7617B4C6" w14:textId="77777777" w:rsidR="00EE7BCA" w:rsidRDefault="00EE7BCA" w:rsidP="00EE7BCA">
          <w:pPr>
            <w:pStyle w:val="Heading2-NumberedList"/>
          </w:pPr>
          <w:bookmarkStart w:id="78" w:name="_Toc242170575"/>
          <w:r>
            <w:t>Integration Architecture Interactions and Flows</w:t>
          </w:r>
          <w:bookmarkEnd w:id="78"/>
        </w:p>
        <w:p w14:paraId="42DCFB1F" w14:textId="77777777" w:rsidR="00B75ABC" w:rsidRDefault="001D76FD" w:rsidP="00B75ABC">
          <w:pPr>
            <w:keepNext/>
            <w:tabs>
              <w:tab w:val="left" w:pos="1055"/>
            </w:tabs>
          </w:pPr>
          <w:r w:rsidRPr="001D76FD">
            <w:t xml:space="preserve">This section details the end-to-end logical interactions and message flows between the WorkCover Queensland (WCQ) integration components, external identity providers, log streaming services, and outbound communication channels. </w:t>
          </w:r>
        </w:p>
        <w:p w14:paraId="7E22D19A" w14:textId="77777777" w:rsidR="00B75ABC" w:rsidRDefault="00B75ABC" w:rsidP="00B75ABC">
          <w:pPr>
            <w:keepNext/>
            <w:tabs>
              <w:tab w:val="left" w:pos="1055"/>
            </w:tabs>
          </w:pPr>
        </w:p>
        <w:p w14:paraId="41217288" w14:textId="4316BBE1" w:rsidR="006844CD" w:rsidRDefault="006844CD" w:rsidP="006844CD">
          <w:pPr>
            <w:pStyle w:val="Caption"/>
          </w:pPr>
          <w:bookmarkStart w:id="79" w:name="_Toc242170533"/>
          <w:bookmarkStart w:id="80" w:name="_Toc237962127"/>
          <w:commentRangeStart w:id="81"/>
          <w:r>
            <w:t xml:space="preserve">Figure </w:t>
          </w:r>
          <w:r>
            <w:fldChar w:fldCharType="begin"/>
          </w:r>
          <w:r>
            <w:instrText xml:space="preserve"> SEQ Figure \* ARABIC </w:instrText>
          </w:r>
          <w:r>
            <w:fldChar w:fldCharType="separate"/>
          </w:r>
          <w:r w:rsidR="001B50FC">
            <w:t>9</w:t>
          </w:r>
          <w:r>
            <w:fldChar w:fldCharType="end"/>
          </w:r>
          <w:r>
            <w:t xml:space="preserve"> - </w:t>
          </w:r>
          <w:r w:rsidRPr="007C0F8C">
            <w:t>Sequence / Integration Flow Diagrams</w:t>
          </w:r>
          <w:bookmarkEnd w:id="79"/>
          <w:commentRangeEnd w:id="81"/>
          <w:r w:rsidR="009C3FAB">
            <w:rPr>
              <w:rStyle w:val="CommentReference"/>
              <w:sz w:val="18"/>
              <w:szCs w:val="18"/>
            </w:rPr>
            <w:commentReference w:id="81"/>
          </w:r>
        </w:p>
        <w:bookmarkEnd w:id="80"/>
        <w:p w14:paraId="57CA674C" w14:textId="77777777" w:rsidR="0062485C" w:rsidRDefault="0062485C" w:rsidP="00EE7BCA">
          <w:pPr>
            <w:tabs>
              <w:tab w:val="left" w:pos="1055"/>
            </w:tabs>
            <w:rPr>
              <w:b/>
              <w:bCs/>
            </w:rPr>
          </w:pPr>
        </w:p>
        <w:p w14:paraId="7BFAB095" w14:textId="77777777" w:rsidR="007F44AA" w:rsidRPr="007F44AA" w:rsidRDefault="007F44AA" w:rsidP="007F44AA">
          <w:pPr>
            <w:tabs>
              <w:tab w:val="left" w:pos="1055"/>
            </w:tabs>
            <w:rPr>
              <w:b/>
              <w:bCs/>
            </w:rPr>
          </w:pPr>
          <w:r w:rsidRPr="007F44AA">
            <w:rPr>
              <w:b/>
              <w:bCs/>
            </w:rPr>
            <w:t>OIDC &amp; OAuth 2.0 Integration Flows</w:t>
          </w:r>
        </w:p>
        <w:p w14:paraId="3FF8E092" w14:textId="5B5530B3" w:rsidR="0062485C" w:rsidRDefault="007F44AA" w:rsidP="00245363">
          <w:r w:rsidRPr="007F44AA">
            <w:t>The core customer interaction flow relies on OpenID Connect (OIDC) and OAuth 2.0 protocols to deliver secure user authentication, token issuance, and protected API access. The detailed operational interaction steps across participating components are defined in Table 13 below.</w:t>
          </w:r>
        </w:p>
        <w:p w14:paraId="1247B28D" w14:textId="2A6EB2F6" w:rsidR="00EE7BCA" w:rsidRDefault="00EE7BCA" w:rsidP="009C3FAB">
          <w:pPr>
            <w:tabs>
              <w:tab w:val="left" w:pos="1055"/>
            </w:tabs>
          </w:pPr>
        </w:p>
        <w:tbl>
          <w:tblPr>
            <w:tblStyle w:val="WorkCoverTableStyle1"/>
            <w:tblW w:w="5000" w:type="pct"/>
            <w:tblCellMar>
              <w:top w:w="57" w:type="dxa"/>
              <w:bottom w:w="57" w:type="dxa"/>
            </w:tblCellMar>
            <w:tblLook w:val="06A0" w:firstRow="1" w:lastRow="0" w:firstColumn="1" w:lastColumn="0" w:noHBand="1" w:noVBand="1"/>
          </w:tblPr>
          <w:tblGrid>
            <w:gridCol w:w="532"/>
            <w:gridCol w:w="2304"/>
            <w:gridCol w:w="2552"/>
            <w:gridCol w:w="3682"/>
          </w:tblGrid>
          <w:tr w:rsidR="001F517D" w:rsidRPr="00CF5342" w14:paraId="709A5F31" w14:textId="77777777" w:rsidTr="001F517D">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93" w:type="pct"/>
              </w:tcPr>
              <w:p w14:paraId="1FCC8F49" w14:textId="4CF0FB7F" w:rsidR="001F517D" w:rsidRPr="00B01FCC" w:rsidRDefault="001F517D">
                <w:pPr>
                  <w:pStyle w:val="TableHeading"/>
                  <w:tabs>
                    <w:tab w:val="left" w:pos="1055"/>
                  </w:tabs>
                </w:pPr>
                <w:r>
                  <w:t>ID</w:t>
                </w:r>
              </w:p>
            </w:tc>
            <w:tc>
              <w:tcPr>
                <w:tcW w:w="1270" w:type="pct"/>
                <w:vAlign w:val="top"/>
              </w:tcPr>
              <w:p w14:paraId="151F6DDD" w14:textId="6DD50277" w:rsidR="001F517D" w:rsidRPr="00CF5342" w:rsidRDefault="001F517D">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B01FCC">
                  <w:t>Source</w:t>
                </w:r>
              </w:p>
            </w:tc>
            <w:tc>
              <w:tcPr>
                <w:tcW w:w="1407" w:type="pct"/>
                <w:vAlign w:val="top"/>
              </w:tcPr>
              <w:p w14:paraId="71C66C08" w14:textId="77777777" w:rsidR="001F517D" w:rsidRPr="005D6863" w:rsidRDefault="001F517D">
                <w:pPr>
                  <w:pStyle w:val="TableHeading"/>
                  <w:cnfStyle w:val="100000000000" w:firstRow="1" w:lastRow="0" w:firstColumn="0" w:lastColumn="0" w:oddVBand="0" w:evenVBand="0" w:oddHBand="0" w:evenHBand="0" w:firstRowFirstColumn="0" w:firstRowLastColumn="0" w:lastRowFirstColumn="0" w:lastRowLastColumn="0"/>
                </w:pPr>
                <w:r w:rsidRPr="00B01FCC">
                  <w:t>Destination</w:t>
                </w:r>
              </w:p>
            </w:tc>
            <w:tc>
              <w:tcPr>
                <w:tcW w:w="2030" w:type="pct"/>
                <w:vAlign w:val="top"/>
              </w:tcPr>
              <w:p w14:paraId="642B6A50" w14:textId="77777777" w:rsidR="001F517D" w:rsidRPr="005D6863" w:rsidRDefault="001F517D">
                <w:pPr>
                  <w:pStyle w:val="TableHeading"/>
                  <w:cnfStyle w:val="100000000000" w:firstRow="1" w:lastRow="0" w:firstColumn="0" w:lastColumn="0" w:oddVBand="0" w:evenVBand="0" w:oddHBand="0" w:evenHBand="0" w:firstRowFirstColumn="0" w:firstRowLastColumn="0" w:lastRowFirstColumn="0" w:lastRowLastColumn="0"/>
                </w:pPr>
                <w:r w:rsidRPr="00835407">
                  <w:t>Interaction</w:t>
                </w:r>
              </w:p>
            </w:tc>
          </w:tr>
          <w:tr w:rsidR="001F517D" w:rsidRPr="00BB5816" w14:paraId="69D232EF" w14:textId="77777777" w:rsidTr="001F517D">
            <w:trPr>
              <w:trHeight w:val="93"/>
            </w:trPr>
            <w:tc>
              <w:tcPr>
                <w:cnfStyle w:val="001000000000" w:firstRow="0" w:lastRow="0" w:firstColumn="1" w:lastColumn="0" w:oddVBand="0" w:evenVBand="0" w:oddHBand="0" w:evenHBand="0" w:firstRowFirstColumn="0" w:firstRowLastColumn="0" w:lastRowFirstColumn="0" w:lastRowLastColumn="0"/>
                <w:tcW w:w="293" w:type="pct"/>
                <w:tcBorders>
                  <w:bottom w:val="single" w:sz="4" w:space="0" w:color="FFFFFF" w:themeColor="background1"/>
                </w:tcBorders>
              </w:tcPr>
              <w:p w14:paraId="6775B2C8" w14:textId="398FCEAF" w:rsidR="001F517D" w:rsidRPr="00835407" w:rsidRDefault="0023517F">
                <w:pPr>
                  <w:pStyle w:val="TableSubHeading"/>
                  <w:tabs>
                    <w:tab w:val="left" w:pos="954"/>
                  </w:tabs>
                </w:pPr>
                <w:r>
                  <w:t>1</w:t>
                </w:r>
              </w:p>
            </w:tc>
            <w:tc>
              <w:tcPr>
                <w:tcW w:w="1270" w:type="pct"/>
                <w:tcBorders>
                  <w:bottom w:val="single" w:sz="4" w:space="0" w:color="FFFFFF" w:themeColor="background1"/>
                </w:tcBorders>
                <w:vAlign w:val="top"/>
              </w:tcPr>
              <w:p w14:paraId="6D42DCB9" w14:textId="5F355F52" w:rsidR="001F517D" w:rsidRPr="00B44420" w:rsidRDefault="00D91AB0">
                <w:pPr>
                  <w:pStyle w:val="TableSubHeading"/>
                  <w:tabs>
                    <w:tab w:val="left" w:pos="954"/>
                  </w:tabs>
                  <w:cnfStyle w:val="000000000000" w:firstRow="0" w:lastRow="0" w:firstColumn="0" w:lastColumn="0" w:oddVBand="0" w:evenVBand="0" w:oddHBand="0" w:evenHBand="0" w:firstRowFirstColumn="0" w:firstRowLastColumn="0" w:lastRowFirstColumn="0" w:lastRowLastColumn="0"/>
                </w:pPr>
                <w:r w:rsidRPr="00D91AB0">
                  <w:t>Web Browser / Customer</w:t>
                </w:r>
              </w:p>
            </w:tc>
            <w:tc>
              <w:tcPr>
                <w:tcW w:w="1407" w:type="pct"/>
                <w:vAlign w:val="top"/>
              </w:tcPr>
              <w:p w14:paraId="391AA436" w14:textId="158BAFEB" w:rsidR="001F517D" w:rsidRPr="00B44420" w:rsidRDefault="000C52E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C52E5">
                  <w:rPr>
                    <w:rFonts w:asciiTheme="minorHAnsi" w:hAnsiTheme="minorHAnsi"/>
                    <w:sz w:val="18"/>
                    <w:szCs w:val="18"/>
                  </w:rPr>
                  <w:t>WCQ: Mock Web Portal</w:t>
                </w:r>
              </w:p>
            </w:tc>
            <w:tc>
              <w:tcPr>
                <w:tcW w:w="2030" w:type="pct"/>
                <w:vAlign w:val="top"/>
              </w:tcPr>
              <w:p w14:paraId="4E1A80F6" w14:textId="590B0384" w:rsidR="001F517D" w:rsidRPr="00B44420" w:rsidRDefault="00EF6E8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F6E8A">
                  <w:rPr>
                    <w:rFonts w:asciiTheme="minorHAnsi" w:hAnsiTheme="minorHAnsi"/>
                    <w:sz w:val="18"/>
                    <w:szCs w:val="18"/>
                  </w:rPr>
                  <w:t>Customer accesses the portal and initiates a self-service registration or login request.</w:t>
                </w:r>
              </w:p>
            </w:tc>
          </w:tr>
          <w:tr w:rsidR="001F517D" w:rsidRPr="007E5415" w14:paraId="1879BFF0"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6FA3828F" w14:textId="5CF8F3FA" w:rsidR="001F517D" w:rsidRPr="00835407" w:rsidRDefault="0023517F">
                <w:pPr>
                  <w:pStyle w:val="TableSubHeading"/>
                  <w:tabs>
                    <w:tab w:val="left" w:pos="938"/>
                  </w:tabs>
                </w:pPr>
                <w:r>
                  <w:t>2</w:t>
                </w:r>
              </w:p>
            </w:tc>
            <w:tc>
              <w:tcPr>
                <w:tcW w:w="1270" w:type="pct"/>
                <w:tcBorders>
                  <w:top w:val="single" w:sz="4" w:space="0" w:color="FFFFFF" w:themeColor="background1"/>
                  <w:bottom w:val="single" w:sz="4" w:space="0" w:color="FFFFFF" w:themeColor="background1"/>
                </w:tcBorders>
                <w:vAlign w:val="top"/>
              </w:tcPr>
              <w:p w14:paraId="3FF8E54C" w14:textId="1CCD8170" w:rsidR="001F517D" w:rsidRPr="00EF1989" w:rsidRDefault="001D0968">
                <w:pPr>
                  <w:pStyle w:val="TableSubHeading"/>
                  <w:tabs>
                    <w:tab w:val="left" w:pos="938"/>
                  </w:tabs>
                  <w:cnfStyle w:val="000000000000" w:firstRow="0" w:lastRow="0" w:firstColumn="0" w:lastColumn="0" w:oddVBand="0" w:evenVBand="0" w:oddHBand="0" w:evenHBand="0" w:firstRowFirstColumn="0" w:firstRowLastColumn="0" w:lastRowFirstColumn="0" w:lastRowLastColumn="0"/>
                </w:pPr>
                <w:r w:rsidRPr="001D0968">
                  <w:t>WCQ: Mock Web Portal</w:t>
                </w:r>
              </w:p>
            </w:tc>
            <w:tc>
              <w:tcPr>
                <w:tcW w:w="1407" w:type="pct"/>
                <w:vAlign w:val="top"/>
              </w:tcPr>
              <w:p w14:paraId="4A8172B8" w14:textId="7124FE45" w:rsidR="001F517D" w:rsidRPr="003B66D0" w:rsidRDefault="00C30F7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30F70">
                  <w:rPr>
                    <w:rFonts w:asciiTheme="minorHAnsi" w:hAnsiTheme="minorHAnsi"/>
                    <w:sz w:val="18"/>
                    <w:szCs w:val="18"/>
                  </w:rPr>
                  <w:t>Auth0 Tenant (AU Cloud)</w:t>
                </w:r>
              </w:p>
            </w:tc>
            <w:tc>
              <w:tcPr>
                <w:tcW w:w="2030" w:type="pct"/>
                <w:vAlign w:val="top"/>
              </w:tcPr>
              <w:p w14:paraId="631ADC13" w14:textId="381C1114" w:rsidR="001F517D" w:rsidRPr="003B66D0" w:rsidRDefault="008C2E6C">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C2E6C">
                  <w:rPr>
                    <w:rFonts w:asciiTheme="minorHAnsi" w:hAnsiTheme="minorHAnsi"/>
                    <w:sz w:val="18"/>
                    <w:szCs w:val="18"/>
                  </w:rPr>
                  <w:t>Redirects customer browser to Universal Login via Authorization Code Flow with PKCE.</w:t>
                </w:r>
              </w:p>
            </w:tc>
          </w:tr>
          <w:tr w:rsidR="001F517D" w:rsidRPr="007E5415" w14:paraId="09920A49"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55784C9D" w14:textId="55B4A6F2" w:rsidR="001F517D" w:rsidRPr="00835407" w:rsidRDefault="0023517F">
                <w:pPr>
                  <w:pStyle w:val="TableSubHeading"/>
                </w:pPr>
                <w:r>
                  <w:t>3</w:t>
                </w:r>
              </w:p>
            </w:tc>
            <w:tc>
              <w:tcPr>
                <w:tcW w:w="1270" w:type="pct"/>
                <w:tcBorders>
                  <w:top w:val="single" w:sz="4" w:space="0" w:color="FFFFFF" w:themeColor="background1"/>
                  <w:bottom w:val="single" w:sz="4" w:space="0" w:color="FFFFFF" w:themeColor="background1"/>
                </w:tcBorders>
                <w:vAlign w:val="top"/>
              </w:tcPr>
              <w:p w14:paraId="11C51768" w14:textId="56965D29" w:rsidR="001F517D" w:rsidRPr="001F578E" w:rsidRDefault="007003C4">
                <w:pPr>
                  <w:pStyle w:val="TableSubHeading"/>
                  <w:cnfStyle w:val="000000000000" w:firstRow="0" w:lastRow="0" w:firstColumn="0" w:lastColumn="0" w:oddVBand="0" w:evenVBand="0" w:oddHBand="0" w:evenHBand="0" w:firstRowFirstColumn="0" w:firstRowLastColumn="0" w:lastRowFirstColumn="0" w:lastRowLastColumn="0"/>
                </w:pPr>
                <w:r w:rsidRPr="007003C4">
                  <w:t>Auth0 Tenant (AU Cloud)</w:t>
                </w:r>
              </w:p>
            </w:tc>
            <w:tc>
              <w:tcPr>
                <w:tcW w:w="1407" w:type="pct"/>
                <w:vAlign w:val="top"/>
              </w:tcPr>
              <w:p w14:paraId="511FB39E" w14:textId="5E8D7712" w:rsidR="001F517D" w:rsidRPr="00027926" w:rsidRDefault="00A17B6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WCQ: </w:t>
                </w:r>
                <w:r w:rsidR="00FC1DD9" w:rsidRPr="00FC1DD9">
                  <w:rPr>
                    <w:rFonts w:asciiTheme="minorHAnsi" w:hAnsiTheme="minorHAnsi"/>
                    <w:sz w:val="18"/>
                    <w:szCs w:val="18"/>
                  </w:rPr>
                  <w:t xml:space="preserve">Mock </w:t>
                </w:r>
                <w:r>
                  <w:rPr>
                    <w:rFonts w:asciiTheme="minorHAnsi" w:hAnsiTheme="minorHAnsi"/>
                    <w:sz w:val="18"/>
                    <w:szCs w:val="18"/>
                  </w:rPr>
                  <w:t>Web portal</w:t>
                </w:r>
              </w:p>
            </w:tc>
            <w:tc>
              <w:tcPr>
                <w:tcW w:w="2030" w:type="pct"/>
                <w:vAlign w:val="top"/>
              </w:tcPr>
              <w:p w14:paraId="483A8F23" w14:textId="2226BA77" w:rsidR="001F517D" w:rsidRPr="00027926" w:rsidRDefault="00B473E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473E5">
                  <w:rPr>
                    <w:rFonts w:asciiTheme="minorHAnsi" w:hAnsiTheme="minorHAnsi"/>
                    <w:sz w:val="18"/>
                    <w:szCs w:val="18"/>
                  </w:rPr>
                  <w:t>For federated users, Auth0 redirects to the Mock</w:t>
                </w:r>
                <w:r w:rsidR="00A17B60" w:rsidRPr="00A17B60">
                  <w:rPr>
                    <w:rFonts w:asciiTheme="minorHAnsi" w:hAnsiTheme="minorHAnsi"/>
                    <w:sz w:val="18"/>
                    <w:szCs w:val="18"/>
                  </w:rPr>
                  <w:t xml:space="preserve"> Web portal </w:t>
                </w:r>
                <w:r w:rsidRPr="00B473E5">
                  <w:rPr>
                    <w:rFonts w:asciiTheme="minorHAnsi" w:hAnsiTheme="minorHAnsi"/>
                    <w:sz w:val="18"/>
                    <w:szCs w:val="18"/>
                  </w:rPr>
                  <w:t>for upstream authentication and claims assertion.</w:t>
                </w:r>
              </w:p>
            </w:tc>
          </w:tr>
          <w:tr w:rsidR="001F517D" w:rsidRPr="007E5415" w14:paraId="4B47925B"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687E1CF3" w14:textId="0E7565B0" w:rsidR="001F517D" w:rsidRPr="00835407" w:rsidRDefault="0023517F">
                <w:pPr>
                  <w:pStyle w:val="TableSubHeading"/>
                </w:pPr>
                <w:r>
                  <w:t>4</w:t>
                </w:r>
              </w:p>
            </w:tc>
            <w:tc>
              <w:tcPr>
                <w:tcW w:w="1270" w:type="pct"/>
                <w:tcBorders>
                  <w:top w:val="single" w:sz="4" w:space="0" w:color="FFFFFF" w:themeColor="background1"/>
                  <w:bottom w:val="single" w:sz="4" w:space="0" w:color="FFFFFF" w:themeColor="background1"/>
                </w:tcBorders>
                <w:vAlign w:val="top"/>
              </w:tcPr>
              <w:p w14:paraId="42A13A75" w14:textId="0804C6E1" w:rsidR="001F517D" w:rsidRPr="00DF4627" w:rsidRDefault="00E61071">
                <w:pPr>
                  <w:pStyle w:val="TableSubHeading"/>
                  <w:cnfStyle w:val="000000000000" w:firstRow="0" w:lastRow="0" w:firstColumn="0" w:lastColumn="0" w:oddVBand="0" w:evenVBand="0" w:oddHBand="0" w:evenHBand="0" w:firstRowFirstColumn="0" w:firstRowLastColumn="0" w:lastRowFirstColumn="0" w:lastRowLastColumn="0"/>
                </w:pPr>
                <w:r w:rsidRPr="00E61071">
                  <w:t>Auth0 Tenant (AU Cloud)</w:t>
                </w:r>
              </w:p>
            </w:tc>
            <w:tc>
              <w:tcPr>
                <w:tcW w:w="1407" w:type="pct"/>
                <w:vAlign w:val="top"/>
              </w:tcPr>
              <w:p w14:paraId="3E4C6D3A" w14:textId="19ADBCD1" w:rsidR="001F517D" w:rsidRPr="00027926" w:rsidRDefault="000A4DB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A4DB0">
                  <w:rPr>
                    <w:rFonts w:asciiTheme="minorHAnsi" w:hAnsiTheme="minorHAnsi"/>
                    <w:sz w:val="18"/>
                    <w:szCs w:val="18"/>
                  </w:rPr>
                  <w:t>Correspondence Platform</w:t>
                </w:r>
              </w:p>
            </w:tc>
            <w:tc>
              <w:tcPr>
                <w:tcW w:w="2030" w:type="pct"/>
                <w:vAlign w:val="top"/>
              </w:tcPr>
              <w:p w14:paraId="150711EE" w14:textId="7A67FD55" w:rsidR="001F517D" w:rsidRPr="00027926" w:rsidRDefault="00D616B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616B4">
                  <w:rPr>
                    <w:rFonts w:asciiTheme="minorHAnsi" w:hAnsiTheme="minorHAnsi"/>
                    <w:sz w:val="18"/>
                    <w:szCs w:val="18"/>
                  </w:rPr>
                  <w:t>Triggers out-of-band MFA challenges and notification delivery via custom Email and Phone providers.</w:t>
                </w:r>
              </w:p>
            </w:tc>
          </w:tr>
          <w:tr w:rsidR="0023517F" w:rsidRPr="007E5415" w14:paraId="4A6D8680"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528B9195" w14:textId="746F7830" w:rsidR="0023517F" w:rsidRDefault="0023517F">
                <w:pPr>
                  <w:pStyle w:val="TableSubHeading"/>
                </w:pPr>
                <w:r>
                  <w:t>5</w:t>
                </w:r>
              </w:p>
            </w:tc>
            <w:tc>
              <w:tcPr>
                <w:tcW w:w="1270" w:type="pct"/>
                <w:tcBorders>
                  <w:top w:val="single" w:sz="4" w:space="0" w:color="FFFFFF" w:themeColor="background1"/>
                  <w:bottom w:val="single" w:sz="4" w:space="0" w:color="FFFFFF" w:themeColor="background1"/>
                </w:tcBorders>
                <w:vAlign w:val="top"/>
              </w:tcPr>
              <w:p w14:paraId="4F5CDC77" w14:textId="123F0D46" w:rsidR="0023517F" w:rsidRPr="00835407" w:rsidRDefault="003A77B2">
                <w:pPr>
                  <w:pStyle w:val="TableSubHeading"/>
                  <w:cnfStyle w:val="000000000000" w:firstRow="0" w:lastRow="0" w:firstColumn="0" w:lastColumn="0" w:oddVBand="0" w:evenVBand="0" w:oddHBand="0" w:evenHBand="0" w:firstRowFirstColumn="0" w:firstRowLastColumn="0" w:lastRowFirstColumn="0" w:lastRowLastColumn="0"/>
                </w:pPr>
                <w:r w:rsidRPr="003A77B2">
                  <w:t>Auth0 Tenant (AU Cloud)</w:t>
                </w:r>
              </w:p>
            </w:tc>
            <w:tc>
              <w:tcPr>
                <w:tcW w:w="1407" w:type="pct"/>
                <w:vAlign w:val="top"/>
              </w:tcPr>
              <w:p w14:paraId="3882AB2E" w14:textId="43DCAC5F" w:rsidR="0023517F" w:rsidRPr="00A673C8" w:rsidRDefault="00380F1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80F1E">
                  <w:rPr>
                    <w:rFonts w:asciiTheme="minorHAnsi" w:hAnsiTheme="minorHAnsi"/>
                    <w:sz w:val="18"/>
                    <w:szCs w:val="18"/>
                  </w:rPr>
                  <w:t>WCQ: Mock Web Portal</w:t>
                </w:r>
              </w:p>
            </w:tc>
            <w:tc>
              <w:tcPr>
                <w:tcW w:w="2030" w:type="pct"/>
                <w:vAlign w:val="top"/>
              </w:tcPr>
              <w:p w14:paraId="07EDD769" w14:textId="3D375A3E" w:rsidR="0023517F" w:rsidRPr="005B020B" w:rsidRDefault="000C472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C472D">
                  <w:rPr>
                    <w:rFonts w:asciiTheme="minorHAnsi" w:hAnsiTheme="minorHAnsi"/>
                    <w:sz w:val="18"/>
                    <w:szCs w:val="18"/>
                  </w:rPr>
                  <w:t>Issues ID Tokens and Access Tokens to the client upon successful user authentication.</w:t>
                </w:r>
              </w:p>
            </w:tc>
          </w:tr>
          <w:tr w:rsidR="0023517F" w:rsidRPr="007E5415" w14:paraId="772BC125"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3FAE8E38" w14:textId="7362BD93" w:rsidR="0023517F" w:rsidRDefault="0023517F">
                <w:pPr>
                  <w:pStyle w:val="TableSubHeading"/>
                </w:pPr>
                <w:r>
                  <w:t>6</w:t>
                </w:r>
              </w:p>
            </w:tc>
            <w:tc>
              <w:tcPr>
                <w:tcW w:w="1270" w:type="pct"/>
                <w:tcBorders>
                  <w:top w:val="single" w:sz="4" w:space="0" w:color="FFFFFF" w:themeColor="background1"/>
                  <w:bottom w:val="single" w:sz="4" w:space="0" w:color="FFFFFF" w:themeColor="background1"/>
                </w:tcBorders>
                <w:vAlign w:val="top"/>
              </w:tcPr>
              <w:p w14:paraId="2692E32C" w14:textId="37F6F1C3" w:rsidR="0023517F" w:rsidRPr="00835407" w:rsidRDefault="00B97BD8">
                <w:pPr>
                  <w:pStyle w:val="TableSubHeading"/>
                  <w:cnfStyle w:val="000000000000" w:firstRow="0" w:lastRow="0" w:firstColumn="0" w:lastColumn="0" w:oddVBand="0" w:evenVBand="0" w:oddHBand="0" w:evenHBand="0" w:firstRowFirstColumn="0" w:firstRowLastColumn="0" w:lastRowFirstColumn="0" w:lastRowLastColumn="0"/>
                </w:pPr>
                <w:r w:rsidRPr="00B97BD8">
                  <w:t>WCQ: Mock Web Portal</w:t>
                </w:r>
              </w:p>
            </w:tc>
            <w:tc>
              <w:tcPr>
                <w:tcW w:w="1407" w:type="pct"/>
                <w:vAlign w:val="top"/>
              </w:tcPr>
              <w:p w14:paraId="6C21C6E1" w14:textId="25FFAC4F" w:rsidR="0023517F" w:rsidRPr="00A673C8" w:rsidRDefault="000B5BC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B5BC4">
                  <w:rPr>
                    <w:rFonts w:asciiTheme="minorHAnsi" w:hAnsiTheme="minorHAnsi"/>
                    <w:sz w:val="18"/>
                    <w:szCs w:val="18"/>
                  </w:rPr>
                  <w:t>WCQ: Mock Business API</w:t>
                </w:r>
              </w:p>
            </w:tc>
            <w:tc>
              <w:tcPr>
                <w:tcW w:w="2030" w:type="pct"/>
                <w:vAlign w:val="top"/>
              </w:tcPr>
              <w:p w14:paraId="66D792E8" w14:textId="733E67D9" w:rsidR="0023517F" w:rsidRPr="005B020B" w:rsidRDefault="003E2F3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E2F39">
                  <w:rPr>
                    <w:rFonts w:asciiTheme="minorHAnsi" w:hAnsiTheme="minorHAnsi"/>
                    <w:sz w:val="18"/>
                    <w:szCs w:val="18"/>
                  </w:rPr>
                  <w:t>Invokes backend API resources passing the Auth0 Bearer Access Token for PKC trust validation.</w:t>
                </w:r>
              </w:p>
            </w:tc>
          </w:tr>
          <w:tr w:rsidR="0023517F" w:rsidRPr="007E5415" w14:paraId="4A9B9A99" w14:textId="77777777" w:rsidTr="001F517D">
            <w:trPr>
              <w:trHeight w:val="20"/>
            </w:trPr>
            <w:tc>
              <w:tcPr>
                <w:cnfStyle w:val="001000000000" w:firstRow="0" w:lastRow="0" w:firstColumn="1" w:lastColumn="0" w:oddVBand="0" w:evenVBand="0" w:oddHBand="0" w:evenHBand="0" w:firstRowFirstColumn="0" w:firstRowLastColumn="0" w:lastRowFirstColumn="0" w:lastRowLastColumn="0"/>
                <w:tcW w:w="293" w:type="pct"/>
                <w:tcBorders>
                  <w:top w:val="single" w:sz="4" w:space="0" w:color="FFFFFF" w:themeColor="background1"/>
                  <w:bottom w:val="single" w:sz="4" w:space="0" w:color="FFFFFF" w:themeColor="background1"/>
                </w:tcBorders>
              </w:tcPr>
              <w:p w14:paraId="59BAA874" w14:textId="2E0F9F39" w:rsidR="0023517F" w:rsidRDefault="0023517F">
                <w:pPr>
                  <w:pStyle w:val="TableSubHeading"/>
                </w:pPr>
                <w:r>
                  <w:t>7</w:t>
                </w:r>
              </w:p>
            </w:tc>
            <w:tc>
              <w:tcPr>
                <w:tcW w:w="1270" w:type="pct"/>
                <w:tcBorders>
                  <w:top w:val="single" w:sz="4" w:space="0" w:color="FFFFFF" w:themeColor="background1"/>
                  <w:bottom w:val="single" w:sz="4" w:space="0" w:color="FFFFFF" w:themeColor="background1"/>
                </w:tcBorders>
                <w:vAlign w:val="top"/>
              </w:tcPr>
              <w:p w14:paraId="68DD56DC" w14:textId="462C2526" w:rsidR="0023517F" w:rsidRPr="00835407" w:rsidRDefault="006E2DD8">
                <w:pPr>
                  <w:pStyle w:val="TableSubHeading"/>
                  <w:cnfStyle w:val="000000000000" w:firstRow="0" w:lastRow="0" w:firstColumn="0" w:lastColumn="0" w:oddVBand="0" w:evenVBand="0" w:oddHBand="0" w:evenHBand="0" w:firstRowFirstColumn="0" w:firstRowLastColumn="0" w:lastRowFirstColumn="0" w:lastRowLastColumn="0"/>
                </w:pPr>
                <w:r w:rsidRPr="006E2DD8">
                  <w:t>Auth0 Tenant (AU Cloud)</w:t>
                </w:r>
              </w:p>
            </w:tc>
            <w:tc>
              <w:tcPr>
                <w:tcW w:w="1407" w:type="pct"/>
                <w:vAlign w:val="top"/>
              </w:tcPr>
              <w:p w14:paraId="4AB7C88C" w14:textId="77777777" w:rsidR="0023517F" w:rsidRDefault="00BA1D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A1D25">
                  <w:rPr>
                    <w:rFonts w:asciiTheme="minorHAnsi" w:hAnsiTheme="minorHAnsi"/>
                    <w:sz w:val="18"/>
                    <w:szCs w:val="18"/>
                  </w:rPr>
                  <w:t>Datadog</w:t>
                </w:r>
              </w:p>
              <w:p w14:paraId="0E5A2545" w14:textId="2D62F653" w:rsidR="00721B92" w:rsidRPr="00A673C8" w:rsidRDefault="00721B9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Sentinel</w:t>
                </w:r>
              </w:p>
            </w:tc>
            <w:tc>
              <w:tcPr>
                <w:tcW w:w="2030" w:type="pct"/>
                <w:vAlign w:val="top"/>
              </w:tcPr>
              <w:p w14:paraId="33547865" w14:textId="0C22C1A5" w:rsidR="0023517F" w:rsidRPr="005B020B" w:rsidRDefault="00D4273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2732">
                  <w:rPr>
                    <w:rFonts w:asciiTheme="minorHAnsi" w:hAnsiTheme="minorHAnsi"/>
                    <w:sz w:val="18"/>
                    <w:szCs w:val="18"/>
                  </w:rPr>
                  <w:t>Streams real-time operational metrics to Datadog and security audit logs to Sentinel.</w:t>
                </w:r>
              </w:p>
            </w:tc>
          </w:tr>
        </w:tbl>
        <w:p w14:paraId="1AE1FBA1" w14:textId="326AABB4" w:rsidR="00E70B12" w:rsidRDefault="00E70B12">
          <w:pPr>
            <w:pStyle w:val="Caption"/>
          </w:pPr>
          <w:bookmarkStart w:id="82" w:name="_Toc242170481"/>
          <w:r>
            <w:t xml:space="preserve">Table </w:t>
          </w:r>
          <w:r w:rsidR="0012787A">
            <w:fldChar w:fldCharType="begin"/>
          </w:r>
          <w:r w:rsidR="0012787A">
            <w:instrText xml:space="preserve"> SEQ Table \* ARABIC </w:instrText>
          </w:r>
          <w:r w:rsidR="0012787A">
            <w:fldChar w:fldCharType="separate"/>
          </w:r>
          <w:r w:rsidR="00D2291F">
            <w:t>13</w:t>
          </w:r>
          <w:r w:rsidR="0012787A">
            <w:fldChar w:fldCharType="end"/>
          </w:r>
          <w:r>
            <w:t xml:space="preserve"> - </w:t>
          </w:r>
          <w:r w:rsidRPr="00EC2AB5">
            <w:t>Integration Architecture Interactions and Flows</w:t>
          </w:r>
          <w:bookmarkEnd w:id="82"/>
        </w:p>
        <w:p w14:paraId="2E68E8FA" w14:textId="77777777" w:rsidR="00EE7BCA" w:rsidRPr="00F83223" w:rsidRDefault="00EE7BCA" w:rsidP="00EE7BCA">
          <w:pPr>
            <w:rPr>
              <w:lang w:val="en-US"/>
            </w:rPr>
          </w:pPr>
        </w:p>
        <w:p w14:paraId="09BE827C" w14:textId="77777777" w:rsidR="00EE7BCA" w:rsidRDefault="00EE7BCA" w:rsidP="00EE7BCA">
          <w:pPr>
            <w:pStyle w:val="Heading2-NumberedList"/>
          </w:pPr>
          <w:bookmarkStart w:id="83" w:name="_Toc242170576"/>
          <w:r>
            <w:t>Integration Architecture Key Design Considerations</w:t>
          </w:r>
          <w:bookmarkEnd w:id="83"/>
        </w:p>
        <w:p w14:paraId="64DBBEED" w14:textId="3AAF7623" w:rsidR="00EE7BCA" w:rsidRDefault="000B3976" w:rsidP="00EE7BCA">
          <w:pPr>
            <w:tabs>
              <w:tab w:val="left" w:pos="1055"/>
            </w:tabs>
          </w:pPr>
          <w:r w:rsidRPr="000B3976">
            <w:t>The integration architecture for WorkCover Queensland (WCQ) addresses key operational, performance, and security quality attributes to ensure robust and resilient inter-system communication. The table below details these key considerations and the corresponding architectural responses.</w:t>
          </w:r>
        </w:p>
        <w:p w14:paraId="6D12C9EC" w14:textId="19AC7058" w:rsidR="00EE7BCA" w:rsidRPr="002914F0"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7A95B001"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04D95621" w14:textId="77777777" w:rsidR="00EE7BCA" w:rsidRPr="00CF5342" w:rsidRDefault="00EE7BCA">
                <w:pPr>
                  <w:pStyle w:val="TableHeading"/>
                  <w:tabs>
                    <w:tab w:val="left" w:pos="1055"/>
                  </w:tabs>
                </w:pPr>
                <w:r w:rsidRPr="005C0C73">
                  <w:t>Consideration</w:t>
                </w:r>
              </w:p>
            </w:tc>
            <w:tc>
              <w:tcPr>
                <w:tcW w:w="4961" w:type="dxa"/>
                <w:vAlign w:val="top"/>
              </w:tcPr>
              <w:p w14:paraId="20C9D8FA"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5C0C73">
                  <w:t>Design Response</w:t>
                </w:r>
              </w:p>
            </w:tc>
          </w:tr>
          <w:tr w:rsidR="00EE7BCA" w:rsidRPr="00BB5816" w14:paraId="5218FC10"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5B8E179D" w14:textId="77777777" w:rsidR="00EE7BCA" w:rsidRPr="00B44420" w:rsidRDefault="00EE7BCA">
                <w:pPr>
                  <w:pStyle w:val="TableSubHeading"/>
                  <w:tabs>
                    <w:tab w:val="left" w:pos="954"/>
                  </w:tabs>
                </w:pPr>
                <w:r w:rsidRPr="005C0C73">
                  <w:t>Latency</w:t>
                </w:r>
              </w:p>
            </w:tc>
            <w:tc>
              <w:tcPr>
                <w:tcW w:w="4961" w:type="dxa"/>
                <w:tcBorders>
                  <w:top w:val="nil"/>
                  <w:bottom w:val="nil"/>
                </w:tcBorders>
                <w:vAlign w:val="top"/>
              </w:tcPr>
              <w:p w14:paraId="752CC89C" w14:textId="1CAD6B71" w:rsidR="00EE7BCA" w:rsidRPr="00B44420" w:rsidRDefault="007F3C5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F3C5A">
                  <w:rPr>
                    <w:rFonts w:asciiTheme="minorHAnsi" w:hAnsiTheme="minorHAnsi"/>
                    <w:sz w:val="18"/>
                    <w:szCs w:val="18"/>
                  </w:rPr>
                  <w:t>Optimizes customer-facing interactions via low-latency RESTful API calls and lightweight self-contained OAuth 2.0 / OIDC token validations, supported by Auth0 SaaS multi-region deployment in AWS Sydney and Melbourne.</w:t>
                </w:r>
              </w:p>
            </w:tc>
          </w:tr>
          <w:tr w:rsidR="00EE7BCA" w:rsidRPr="007E5415" w14:paraId="1C3FD54E"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38AC12A" w14:textId="77777777" w:rsidR="00EE7BCA" w:rsidRPr="00EF1989" w:rsidRDefault="00EE7BCA">
                <w:pPr>
                  <w:pStyle w:val="TableSubHeading"/>
                  <w:tabs>
                    <w:tab w:val="left" w:pos="938"/>
                  </w:tabs>
                </w:pPr>
                <w:r w:rsidRPr="005C0C73">
                  <w:t>Reliability</w:t>
                </w:r>
              </w:p>
            </w:tc>
            <w:tc>
              <w:tcPr>
                <w:tcW w:w="4961" w:type="dxa"/>
                <w:tcBorders>
                  <w:top w:val="single" w:sz="4" w:space="0" w:color="F2F2F2" w:themeColor="background1" w:themeShade="F2"/>
                  <w:bottom w:val="single" w:sz="4" w:space="0" w:color="F2F2F2" w:themeColor="background1" w:themeShade="F2"/>
                </w:tcBorders>
                <w:vAlign w:val="top"/>
              </w:tcPr>
              <w:p w14:paraId="1D212973" w14:textId="4F1C4E7B" w:rsidR="00EE7BCA" w:rsidRPr="003B66D0" w:rsidRDefault="009E7D10">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E7D10">
                  <w:rPr>
                    <w:rFonts w:asciiTheme="minorHAnsi" w:hAnsiTheme="minorHAnsi"/>
                    <w:sz w:val="18"/>
                    <w:szCs w:val="18"/>
                  </w:rPr>
                  <w:t>Leverages Azure Event Grid streaming with built-in retry mechanisms and guaranteed message delivery for critical security audit event processing.</w:t>
                </w:r>
              </w:p>
            </w:tc>
          </w:tr>
          <w:tr w:rsidR="00EE7BCA" w:rsidRPr="007E5415" w14:paraId="6CFE8BB5"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7E6D179" w14:textId="77777777" w:rsidR="00EE7BCA" w:rsidRPr="001F578E" w:rsidRDefault="00EE7BCA">
                <w:pPr>
                  <w:pStyle w:val="TableSubHeading"/>
                </w:pPr>
                <w:r w:rsidRPr="005C0C73">
                  <w:t>Error Handling</w:t>
                </w:r>
              </w:p>
            </w:tc>
            <w:tc>
              <w:tcPr>
                <w:tcW w:w="4961" w:type="dxa"/>
                <w:tcBorders>
                  <w:top w:val="single" w:sz="4" w:space="0" w:color="F2F2F2" w:themeColor="background1" w:themeShade="F2"/>
                  <w:bottom w:val="single" w:sz="4" w:space="0" w:color="F2F2F2" w:themeColor="background1" w:themeShade="F2"/>
                </w:tcBorders>
                <w:vAlign w:val="top"/>
              </w:tcPr>
              <w:p w14:paraId="4CFEFB61" w14:textId="61F7092E" w:rsidR="00EE7BCA" w:rsidRPr="00027926" w:rsidRDefault="00227BF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27BF4">
                  <w:rPr>
                    <w:rFonts w:asciiTheme="minorHAnsi" w:hAnsiTheme="minorHAnsi"/>
                    <w:sz w:val="18"/>
                    <w:szCs w:val="18"/>
                  </w:rPr>
                  <w:t>Standardizes error responses using HTTP status codes and structured JSON payloads across all REST API interfaces, backed by automated client-side retries and circuit breaking.</w:t>
                </w:r>
              </w:p>
            </w:tc>
          </w:tr>
          <w:tr w:rsidR="00EE7BCA" w:rsidRPr="007E5415" w14:paraId="176DF4B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C4285ED" w14:textId="77777777" w:rsidR="00EE7BCA" w:rsidRPr="00DF4627" w:rsidRDefault="00EE7BCA">
                <w:pPr>
                  <w:pStyle w:val="TableSubHeading"/>
                </w:pPr>
                <w:r w:rsidRPr="00EC5077">
                  <w:t>Scalability</w:t>
                </w:r>
              </w:p>
            </w:tc>
            <w:tc>
              <w:tcPr>
                <w:tcW w:w="4961" w:type="dxa"/>
                <w:tcBorders>
                  <w:top w:val="single" w:sz="4" w:space="0" w:color="F2F2F2" w:themeColor="background1" w:themeShade="F2"/>
                  <w:bottom w:val="single" w:sz="4" w:space="0" w:color="F2F2F2" w:themeColor="background1" w:themeShade="F2"/>
                </w:tcBorders>
                <w:vAlign w:val="top"/>
              </w:tcPr>
              <w:p w14:paraId="1F18D9F3" w14:textId="22891BD2" w:rsidR="00EE7BCA" w:rsidRPr="00027926" w:rsidRDefault="00C05A1B">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05A1B">
                  <w:rPr>
                    <w:rFonts w:asciiTheme="minorHAnsi" w:hAnsiTheme="minorHAnsi"/>
                    <w:sz w:val="18"/>
                    <w:szCs w:val="18"/>
                  </w:rPr>
                  <w:t xml:space="preserve">Employs elastic Auth0 SaaS authentication infrastructure to scale seamlessly (up to </w:t>
                </w:r>
                <w:hyperlink r:id="rId28" w:history="1">
                  <w:r w:rsidRPr="002C7270">
                    <w:rPr>
                      <w:rStyle w:val="Hyperlink"/>
                      <w:rFonts w:asciiTheme="minorHAnsi" w:hAnsiTheme="minorHAnsi" w:cstheme="minorBidi"/>
                      <w:sz w:val="18"/>
                      <w:szCs w:val="18"/>
                    </w:rPr>
                    <w:t>public cloud rate limit thresholds</w:t>
                  </w:r>
                </w:hyperlink>
                <w:r w:rsidRPr="00C05A1B">
                  <w:rPr>
                    <w:rFonts w:asciiTheme="minorHAnsi" w:hAnsiTheme="minorHAnsi"/>
                    <w:sz w:val="18"/>
                    <w:szCs w:val="18"/>
                  </w:rPr>
                  <w:t>) during peak traffic volumes without manual intervention.</w:t>
                </w:r>
              </w:p>
            </w:tc>
          </w:tr>
          <w:tr w:rsidR="00EE7BCA" w:rsidRPr="007E5415" w14:paraId="27CCE6B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051646C" w14:textId="77777777" w:rsidR="00EE7BCA" w:rsidRPr="00283B8A" w:rsidRDefault="00EE7BCA">
                <w:pPr>
                  <w:pStyle w:val="TableSubHeading"/>
                </w:pPr>
                <w:r w:rsidRPr="00EC5077">
                  <w:t>Security</w:t>
                </w:r>
              </w:p>
            </w:tc>
            <w:tc>
              <w:tcPr>
                <w:tcW w:w="4961" w:type="dxa"/>
                <w:tcBorders>
                  <w:top w:val="single" w:sz="4" w:space="0" w:color="F2F2F2" w:themeColor="background1" w:themeShade="F2"/>
                  <w:bottom w:val="single" w:sz="4" w:space="0" w:color="F2F2F2" w:themeColor="background1" w:themeShade="F2"/>
                </w:tcBorders>
                <w:vAlign w:val="top"/>
              </w:tcPr>
              <w:p w14:paraId="7D866490" w14:textId="14CD13B9" w:rsidR="00EE7BCA" w:rsidRPr="00027926" w:rsidRDefault="00B4423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4423A">
                  <w:rPr>
                    <w:rFonts w:asciiTheme="minorHAnsi" w:hAnsiTheme="minorHAnsi"/>
                    <w:sz w:val="18"/>
                    <w:szCs w:val="18"/>
                  </w:rPr>
                  <w:t>Enforces mandatory 1.3 transport encryption, OAuth 2.0 Authorization Code Flow with PKCE, and signed JWT access tokens for API authorization.</w:t>
                </w:r>
              </w:p>
            </w:tc>
          </w:tr>
          <w:tr w:rsidR="00EE7BCA" w:rsidRPr="007E5415" w14:paraId="26BFCB5B" w14:textId="77777777" w:rsidTr="000B3976">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ABBE4CD" w14:textId="77777777" w:rsidR="00EE7BCA" w:rsidRPr="00EC5077" w:rsidRDefault="00EE7BCA">
                <w:pPr>
                  <w:pStyle w:val="TableSubHeading"/>
                </w:pPr>
                <w:r w:rsidRPr="00EC5077">
                  <w:t>Monitoring</w:t>
                </w:r>
              </w:p>
            </w:tc>
            <w:tc>
              <w:tcPr>
                <w:tcW w:w="4961" w:type="dxa"/>
                <w:tcBorders>
                  <w:top w:val="single" w:sz="4" w:space="0" w:color="F2F2F2" w:themeColor="background1" w:themeShade="F2"/>
                  <w:bottom w:val="single" w:sz="4" w:space="0" w:color="F2F2F2" w:themeColor="background1" w:themeShade="F2"/>
                </w:tcBorders>
                <w:vAlign w:val="top"/>
              </w:tcPr>
              <w:p w14:paraId="15458303" w14:textId="621813E3" w:rsidR="00EE7BCA" w:rsidRPr="00027926" w:rsidRDefault="00D2065B"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2065B">
                  <w:rPr>
                    <w:rFonts w:asciiTheme="minorHAnsi" w:hAnsiTheme="minorHAnsi"/>
                    <w:sz w:val="18"/>
                    <w:szCs w:val="18"/>
                  </w:rPr>
                  <w:t>Provides end-to-end visibility by streaming operational metrics to Datadog and real-time security audit logs to Microsoft Sentinel via Azure Event Grid.</w:t>
                </w:r>
              </w:p>
            </w:tc>
          </w:tr>
          <w:tr w:rsidR="000B3976" w:rsidRPr="007E5415" w14:paraId="26C5C28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41DDCA2" w14:textId="0FEE95ED" w:rsidR="000B3976" w:rsidRPr="00EC5077" w:rsidRDefault="000B3976">
                <w:pPr>
                  <w:pStyle w:val="TableSubHeading"/>
                </w:pPr>
                <w:r>
                  <w:t>Availability</w:t>
                </w:r>
              </w:p>
            </w:tc>
            <w:tc>
              <w:tcPr>
                <w:tcW w:w="4961" w:type="dxa"/>
                <w:tcBorders>
                  <w:top w:val="single" w:sz="4" w:space="0" w:color="F2F2F2" w:themeColor="background1" w:themeShade="F2"/>
                  <w:bottom w:val="single" w:sz="12" w:space="0" w:color="003E8F"/>
                </w:tcBorders>
                <w:vAlign w:val="top"/>
              </w:tcPr>
              <w:p w14:paraId="48A616CE" w14:textId="6ED6465D" w:rsidR="000B3976" w:rsidRPr="00CF0105" w:rsidRDefault="00B470EF" w:rsidP="00E70B1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470EF">
                  <w:rPr>
                    <w:rFonts w:asciiTheme="minorHAnsi" w:hAnsiTheme="minorHAnsi"/>
                    <w:sz w:val="18"/>
                    <w:szCs w:val="18"/>
                  </w:rPr>
                  <w:t>Utilizes high-availability multi-region SaaS deployment across AWS Sydney (primary) and Melbourne (warm stand-by) to deliver high service availability and continuous disaster recovery capabilities.</w:t>
                </w:r>
              </w:p>
            </w:tc>
          </w:tr>
        </w:tbl>
        <w:p w14:paraId="581F8C9A" w14:textId="72D1615E" w:rsidR="00EE7BCA" w:rsidRDefault="00E70B12" w:rsidP="004D3AFD">
          <w:pPr>
            <w:pStyle w:val="Caption"/>
          </w:pPr>
          <w:bookmarkStart w:id="84" w:name="_Toc242170482"/>
          <w:r>
            <w:t xml:space="preserve">Table </w:t>
          </w:r>
          <w:r w:rsidR="0012787A">
            <w:fldChar w:fldCharType="begin"/>
          </w:r>
          <w:r w:rsidR="0012787A">
            <w:instrText xml:space="preserve"> SEQ Table \* ARABIC </w:instrText>
          </w:r>
          <w:r w:rsidR="0012787A">
            <w:fldChar w:fldCharType="separate"/>
          </w:r>
          <w:r w:rsidR="00D2291F">
            <w:t>14</w:t>
          </w:r>
          <w:r w:rsidR="0012787A">
            <w:fldChar w:fldCharType="end"/>
          </w:r>
          <w:r>
            <w:t xml:space="preserve"> - </w:t>
          </w:r>
          <w:r w:rsidRPr="006A0387">
            <w:t>Integration Architecture Key Design Considerations</w:t>
          </w:r>
          <w:bookmarkEnd w:id="84"/>
          <w:r w:rsidR="00EE7BCA">
            <w:br w:type="page"/>
          </w:r>
        </w:p>
        <w:p w14:paraId="4D61DCBE" w14:textId="77777777" w:rsidR="00EE7BCA" w:rsidRDefault="00EE7BCA" w:rsidP="00EE7BCA">
          <w:pPr>
            <w:pStyle w:val="Heading2-NumberedList"/>
          </w:pPr>
          <w:bookmarkStart w:id="85" w:name="_Toc242170577"/>
          <w:r>
            <w:t>Integration Architecture Checklist</w:t>
          </w:r>
          <w:bookmarkEnd w:id="85"/>
        </w:p>
        <w:p w14:paraId="3E5E34F9" w14:textId="77777777" w:rsidR="00EE7BCA" w:rsidRDefault="00EE7BCA" w:rsidP="00EE7BCA">
          <w:pPr>
            <w:tabs>
              <w:tab w:val="left" w:pos="1055"/>
            </w:tabs>
          </w:pPr>
          <w:r>
            <w:t>Before completing this section, confirm that:</w:t>
          </w:r>
        </w:p>
        <w:p w14:paraId="3F230707" w14:textId="77777777" w:rsidR="00EE7BCA" w:rsidRDefault="00EE7BCA">
          <w:pPr>
            <w:pStyle w:val="ListParagraph"/>
            <w:numPr>
              <w:ilvl w:val="0"/>
              <w:numId w:val="12"/>
            </w:numPr>
            <w:tabs>
              <w:tab w:val="left" w:pos="1055"/>
            </w:tabs>
          </w:pPr>
          <w:r>
            <w:t>The integration landscape is clearly understood.</w:t>
          </w:r>
        </w:p>
        <w:p w14:paraId="3DD177D4" w14:textId="77777777" w:rsidR="00EE7BCA" w:rsidRDefault="00EE7BCA">
          <w:pPr>
            <w:pStyle w:val="ListParagraph"/>
            <w:numPr>
              <w:ilvl w:val="0"/>
              <w:numId w:val="12"/>
            </w:numPr>
            <w:tabs>
              <w:tab w:val="left" w:pos="1055"/>
            </w:tabs>
          </w:pPr>
          <w:r>
            <w:t>Integration principles and standards are documented.</w:t>
          </w:r>
        </w:p>
        <w:p w14:paraId="27EEC327" w14:textId="77777777" w:rsidR="00EE7BCA" w:rsidRDefault="00EE7BCA">
          <w:pPr>
            <w:pStyle w:val="ListParagraph"/>
            <w:numPr>
              <w:ilvl w:val="0"/>
              <w:numId w:val="12"/>
            </w:numPr>
            <w:tabs>
              <w:tab w:val="left" w:pos="1055"/>
            </w:tabs>
          </w:pPr>
          <w:r>
            <w:t>Major integration components are identified.</w:t>
          </w:r>
        </w:p>
        <w:p w14:paraId="0DC17F6B" w14:textId="77777777" w:rsidR="00EE7BCA" w:rsidRDefault="00EE7BCA">
          <w:pPr>
            <w:pStyle w:val="ListParagraph"/>
            <w:numPr>
              <w:ilvl w:val="0"/>
              <w:numId w:val="12"/>
            </w:numPr>
            <w:tabs>
              <w:tab w:val="left" w:pos="1055"/>
            </w:tabs>
          </w:pPr>
          <w:r>
            <w:t>System interactions and data flows are described.</w:t>
          </w:r>
        </w:p>
        <w:p w14:paraId="5341F3F4" w14:textId="77777777" w:rsidR="00EE7BCA" w:rsidRDefault="00EE7BCA">
          <w:pPr>
            <w:pStyle w:val="ListParagraph"/>
            <w:numPr>
              <w:ilvl w:val="0"/>
              <w:numId w:val="12"/>
            </w:numPr>
            <w:tabs>
              <w:tab w:val="left" w:pos="1055"/>
            </w:tabs>
          </w:pPr>
          <w:r>
            <w:t>Interface responsibilities are defined.</w:t>
          </w:r>
        </w:p>
        <w:p w14:paraId="2438A771" w14:textId="77777777" w:rsidR="00EE7BCA" w:rsidRDefault="00EE7BCA">
          <w:pPr>
            <w:pStyle w:val="ListParagraph"/>
            <w:numPr>
              <w:ilvl w:val="0"/>
              <w:numId w:val="12"/>
            </w:numPr>
            <w:tabs>
              <w:tab w:val="left" w:pos="1055"/>
            </w:tabs>
          </w:pPr>
          <w:r>
            <w:t>Security requirements have been considered.</w:t>
          </w:r>
        </w:p>
        <w:p w14:paraId="2C7C5EB0" w14:textId="77777777" w:rsidR="00EE7BCA" w:rsidRDefault="00EE7BCA">
          <w:pPr>
            <w:pStyle w:val="ListParagraph"/>
            <w:numPr>
              <w:ilvl w:val="0"/>
              <w:numId w:val="12"/>
            </w:numPr>
            <w:tabs>
              <w:tab w:val="left" w:pos="1055"/>
            </w:tabs>
          </w:pPr>
          <w:r>
            <w:t>Reliability, scalability and performance requirements are addressed.</w:t>
          </w:r>
        </w:p>
        <w:p w14:paraId="3A49481A" w14:textId="77777777" w:rsidR="00EE7BCA" w:rsidRDefault="00EE7BCA">
          <w:pPr>
            <w:pStyle w:val="ListParagraph"/>
            <w:numPr>
              <w:ilvl w:val="0"/>
              <w:numId w:val="12"/>
            </w:numPr>
            <w:tabs>
              <w:tab w:val="left" w:pos="1055"/>
            </w:tabs>
          </w:pPr>
          <w:r>
            <w:t>Integration architecture aligns with enterprise integration standards.</w:t>
          </w:r>
        </w:p>
        <w:p w14:paraId="285FCFD5" w14:textId="77777777" w:rsidR="00EE7BCA" w:rsidRDefault="00EE7BCA" w:rsidP="00EE7BCA">
          <w:pPr>
            <w:tabs>
              <w:tab w:val="left" w:pos="1055"/>
            </w:tabs>
          </w:pPr>
          <w:r>
            <w:t xml:space="preserve">A reader should be able to understand </w:t>
          </w:r>
          <w:r w:rsidRPr="002914F0">
            <w:rPr>
              <w:b/>
              <w:bCs/>
            </w:rPr>
            <w:t>how systems communicate, what integration technologies and patterns are used, how information flows between components, and what design considerations govern the integration architecture.</w:t>
          </w:r>
        </w:p>
        <w:p w14:paraId="7EB4F5AB" w14:textId="77777777" w:rsidR="00EE7BCA" w:rsidRDefault="00EE7BCA" w:rsidP="00EE7BCA">
          <w:pPr>
            <w:spacing w:after="0" w:line="240" w:lineRule="auto"/>
          </w:pPr>
          <w:r>
            <w:br w:type="page"/>
          </w:r>
        </w:p>
        <w:p w14:paraId="7F419269" w14:textId="77777777" w:rsidR="00EE7BCA" w:rsidRDefault="00EE7BCA" w:rsidP="00EE7BCA">
          <w:pPr>
            <w:pStyle w:val="Heading1-NumberedList"/>
          </w:pPr>
          <w:bookmarkStart w:id="86" w:name="_Toc242170578"/>
          <w:r>
            <w:t>Data Architecture</w:t>
          </w:r>
          <w:bookmarkEnd w:id="86"/>
        </w:p>
        <w:p w14:paraId="119AB890" w14:textId="22B2A58B" w:rsidR="00EE7BCA" w:rsidRDefault="00EE7BCA" w:rsidP="00EE7BCA">
          <w:pPr>
            <w:tabs>
              <w:tab w:val="left" w:pos="1055"/>
            </w:tabs>
          </w:pPr>
          <w:r>
            <w:t>This section defines the data architecture required to support business capabilities, information flows, reporting, integration and compliance obligations while ensuring the quality, security and integrity of information assets.</w:t>
          </w:r>
        </w:p>
        <w:p w14:paraId="77A72DDF" w14:textId="77777777" w:rsidR="00EE7BCA" w:rsidRPr="00D46A37" w:rsidRDefault="00EE7BCA" w:rsidP="006844CD">
          <w:pPr>
            <w:keepNext/>
            <w:tabs>
              <w:tab w:val="left" w:pos="1055"/>
            </w:tabs>
            <w:jc w:val="center"/>
            <w:rPr>
              <w:b/>
              <w:bCs/>
              <w:color w:val="FF0000"/>
            </w:rPr>
          </w:pPr>
          <w:r w:rsidRPr="00D46A37">
            <w:rPr>
              <w:b/>
              <w:bCs/>
              <w:color w:val="FF0000"/>
            </w:rPr>
            <w:t>[PLACEHOLDER]</w:t>
          </w:r>
        </w:p>
        <w:p w14:paraId="7FA0EEA9" w14:textId="7CF18F14" w:rsidR="006844CD" w:rsidRDefault="006844CD" w:rsidP="006844CD">
          <w:pPr>
            <w:pStyle w:val="Caption"/>
          </w:pPr>
          <w:bookmarkStart w:id="87" w:name="_Toc242170534"/>
          <w:bookmarkStart w:id="88" w:name="_Toc237962128"/>
          <w:r>
            <w:t xml:space="preserve">Figure </w:t>
          </w:r>
          <w:r>
            <w:fldChar w:fldCharType="begin"/>
          </w:r>
          <w:r>
            <w:instrText xml:space="preserve"> SEQ Figure \* ARABIC </w:instrText>
          </w:r>
          <w:r>
            <w:fldChar w:fldCharType="separate"/>
          </w:r>
          <w:r w:rsidR="001B50FC">
            <w:t>10</w:t>
          </w:r>
          <w:r>
            <w:fldChar w:fldCharType="end"/>
          </w:r>
          <w:r>
            <w:t xml:space="preserve"> - </w:t>
          </w:r>
          <w:commentRangeStart w:id="89"/>
          <w:r w:rsidRPr="00765E0E">
            <w:t>Data Architecture Diagram</w:t>
          </w:r>
          <w:bookmarkEnd w:id="87"/>
          <w:commentRangeEnd w:id="89"/>
          <w:r w:rsidR="00D276A2">
            <w:rPr>
              <w:rStyle w:val="CommentReference"/>
              <w:sz w:val="18"/>
              <w:szCs w:val="18"/>
            </w:rPr>
            <w:commentReference w:id="89"/>
          </w:r>
        </w:p>
        <w:p w14:paraId="4FF06812" w14:textId="77777777" w:rsidR="00EE7BCA" w:rsidRDefault="00EE7BCA" w:rsidP="00EE7BCA">
          <w:pPr>
            <w:pStyle w:val="Heading2-NumberedList"/>
          </w:pPr>
          <w:bookmarkStart w:id="90" w:name="_Toc242170579"/>
          <w:bookmarkEnd w:id="88"/>
          <w:r>
            <w:t>Data Architecture Overview</w:t>
          </w:r>
          <w:bookmarkEnd w:id="90"/>
        </w:p>
        <w:p w14:paraId="54D55068" w14:textId="77777777" w:rsidR="00EE7BCA" w:rsidRDefault="00EE7BCA" w:rsidP="00EE7BCA">
          <w:pPr>
            <w:tabs>
              <w:tab w:val="left" w:pos="1055"/>
            </w:tabs>
          </w:pPr>
          <w:r>
            <w:t>Describes how data is organised, owned, managed and governed within the solution landscape.</w:t>
          </w:r>
        </w:p>
        <w:p w14:paraId="68D38A75" w14:textId="77777777" w:rsidR="00B715CB" w:rsidRDefault="00B715CB" w:rsidP="00B715CB">
          <w:pPr>
            <w:tabs>
              <w:tab w:val="left" w:pos="1055"/>
            </w:tabs>
          </w:pPr>
          <w:r>
            <w:t xml:space="preserve">The data architecture focuses on three core data domains: </w:t>
          </w:r>
        </w:p>
        <w:p w14:paraId="58EFA47A" w14:textId="0A48BD6B" w:rsidR="008F7987" w:rsidRDefault="00B715CB" w:rsidP="00036D56">
          <w:pPr>
            <w:pStyle w:val="Heading3-NumberedList"/>
          </w:pPr>
          <w:r>
            <w:t>End-user profile data</w:t>
          </w:r>
          <w:r w:rsidR="00EB617C">
            <w:t xml:space="preserve"> (</w:t>
          </w:r>
          <w:r w:rsidR="00542E1F">
            <w:t>D</w:t>
          </w:r>
          <w:r w:rsidR="00EB617C">
            <w:t xml:space="preserve">igital </w:t>
          </w:r>
          <w:r w:rsidR="00542E1F">
            <w:t>i</w:t>
          </w:r>
          <w:r w:rsidR="00EB617C">
            <w:t>dentity</w:t>
          </w:r>
          <w:r w:rsidR="00542E1F">
            <w:t>)</w:t>
          </w:r>
          <w:r w:rsidR="008F7987">
            <w:t>:</w:t>
          </w:r>
        </w:p>
        <w:p w14:paraId="45F2B617" w14:textId="174279A9" w:rsidR="005D5C71" w:rsidRDefault="001C13CB" w:rsidP="007A6C16">
          <w:pPr>
            <w:ind w:left="1440"/>
          </w:pPr>
          <w:r w:rsidRPr="001C13CB">
            <w:t>Customer PII stored in the Auth0 production tenant will be minimized to just enough PII to allow an external user to authenticate to a WorkCover Queensland business portal</w:t>
          </w:r>
          <w:r w:rsidR="0090414A">
            <w:t xml:space="preserve"> and will not contain any other business specific data elements not required for authentication</w:t>
          </w:r>
          <w:r w:rsidR="00B5785B">
            <w:t xml:space="preserve">. </w:t>
          </w:r>
          <w:r w:rsidR="00782A49">
            <w:t>O</w:t>
          </w:r>
          <w:r w:rsidRPr="001C13CB">
            <w:t xml:space="preserve">paque immutable identifiers for the user </w:t>
          </w:r>
          <w:r w:rsidR="00A75F84">
            <w:t>object such as</w:t>
          </w:r>
          <w:r w:rsidRPr="001C13CB">
            <w:t xml:space="preserve"> GUID, External ID, CRM ID </w:t>
          </w:r>
          <w:r w:rsidR="00B715CB">
            <w:t>and credentials (passwords, passkeys)</w:t>
          </w:r>
          <w:r w:rsidR="00A75F84">
            <w:t xml:space="preserve"> </w:t>
          </w:r>
          <w:r w:rsidR="004569D7">
            <w:t xml:space="preserve">are considered </w:t>
          </w:r>
          <w:r w:rsidR="007135D8">
            <w:t>i</w:t>
          </w:r>
          <w:r w:rsidR="004569D7">
            <w:t xml:space="preserve">dentity attributes and can be stored as part of a </w:t>
          </w:r>
          <w:r w:rsidR="00064C6C">
            <w:t xml:space="preserve">user profile in </w:t>
          </w:r>
          <w:r w:rsidR="004D2BC2">
            <w:t>Auth0</w:t>
          </w:r>
          <w:r w:rsidR="00064C6C">
            <w:t>.</w:t>
          </w:r>
        </w:p>
        <w:p w14:paraId="167390C9" w14:textId="36D050E6" w:rsidR="00B715CB" w:rsidRPr="00697DEE" w:rsidRDefault="00D601DA" w:rsidP="007A6C16">
          <w:pPr>
            <w:ind w:left="1440"/>
            <w:rPr>
              <w:b/>
              <w:bCs/>
            </w:rPr>
          </w:pPr>
          <w:r w:rsidRPr="00697DEE">
            <w:rPr>
              <w:b/>
              <w:bCs/>
            </w:rPr>
            <w:t xml:space="preserve">Data classification: </w:t>
          </w:r>
          <w:r w:rsidR="00E36A2A" w:rsidRPr="00697DEE">
            <w:rPr>
              <w:b/>
              <w:bCs/>
            </w:rPr>
            <w:t>Protected</w:t>
          </w:r>
        </w:p>
        <w:p w14:paraId="59E3FD00" w14:textId="7F34AB25" w:rsidR="007A6C16" w:rsidRDefault="00B715CB" w:rsidP="00036D56">
          <w:pPr>
            <w:pStyle w:val="Heading3-NumberedList"/>
          </w:pPr>
          <w:r>
            <w:t>Auth0 tenant configuration data</w:t>
          </w:r>
        </w:p>
        <w:p w14:paraId="41145363" w14:textId="77777777" w:rsidR="005D5C71" w:rsidRDefault="00C50083" w:rsidP="00C50083">
          <w:pPr>
            <w:tabs>
              <w:tab w:val="left" w:pos="1055"/>
            </w:tabs>
            <w:ind w:left="1440"/>
          </w:pPr>
          <w:r>
            <w:t xml:space="preserve">Auth0 configuration data </w:t>
          </w:r>
          <w:r w:rsidR="00B715CB">
            <w:t xml:space="preserve">for which the GitHub source control repository serves as the authoritative source of truth. </w:t>
          </w:r>
        </w:p>
        <w:p w14:paraId="6A86202C" w14:textId="47082A4D" w:rsidR="00B715CB" w:rsidRPr="00697DEE" w:rsidRDefault="00D601DA" w:rsidP="00C50083">
          <w:pPr>
            <w:tabs>
              <w:tab w:val="left" w:pos="1055"/>
            </w:tabs>
            <w:ind w:left="1440"/>
            <w:rPr>
              <w:b/>
              <w:bCs/>
            </w:rPr>
          </w:pPr>
          <w:r w:rsidRPr="00697DEE">
            <w:rPr>
              <w:b/>
              <w:bCs/>
            </w:rPr>
            <w:t xml:space="preserve">Data classification: </w:t>
          </w:r>
          <w:r w:rsidR="00697DEE" w:rsidRPr="00697DEE">
            <w:rPr>
              <w:b/>
              <w:bCs/>
            </w:rPr>
            <w:t>Protected</w:t>
          </w:r>
        </w:p>
        <w:p w14:paraId="44339EF2" w14:textId="31E8874C" w:rsidR="001B11DA" w:rsidRDefault="00B715CB" w:rsidP="00036D56">
          <w:pPr>
            <w:pStyle w:val="Heading3-NumberedList"/>
          </w:pPr>
          <w:r>
            <w:t xml:space="preserve">Auth0 audit </w:t>
          </w:r>
          <w:r w:rsidR="002F0F40">
            <w:t xml:space="preserve">and security </w:t>
          </w:r>
          <w:r>
            <w:t>logs</w:t>
          </w:r>
        </w:p>
        <w:p w14:paraId="19089C25" w14:textId="49B2EB26" w:rsidR="005D5C71" w:rsidRDefault="007745B9" w:rsidP="007745B9">
          <w:pPr>
            <w:tabs>
              <w:tab w:val="left" w:pos="1055"/>
            </w:tabs>
            <w:ind w:left="1440"/>
          </w:pPr>
          <w:r>
            <w:t>A</w:t>
          </w:r>
          <w:r w:rsidR="00B715CB">
            <w:t>re retained natively within Auth0 for 30 days, while retention for streamed audit log</w:t>
          </w:r>
          <w:r w:rsidR="00287C8C">
            <w:t xml:space="preserve"> retention duration </w:t>
          </w:r>
          <w:r w:rsidR="00BC1AE5">
            <w:t xml:space="preserve">within </w:t>
          </w:r>
          <w:r w:rsidR="00B715CB">
            <w:t xml:space="preserve">the WCQ </w:t>
          </w:r>
          <w:r w:rsidR="00BC1AE5">
            <w:t>SIEM</w:t>
          </w:r>
          <w:r w:rsidR="00B715CB">
            <w:t xml:space="preserve"> can be enforced separately in accordance with organi</w:t>
          </w:r>
          <w:r w:rsidR="00D30AF3">
            <w:t>s</w:t>
          </w:r>
          <w:r w:rsidR="00B715CB">
            <w:t>ational governance policies.</w:t>
          </w:r>
          <w:r w:rsidR="00D601DA">
            <w:t xml:space="preserve"> </w:t>
          </w:r>
        </w:p>
        <w:p w14:paraId="368D17D2" w14:textId="1F97966F" w:rsidR="00B715CB" w:rsidRPr="00DC3B12" w:rsidRDefault="00D601DA" w:rsidP="007745B9">
          <w:pPr>
            <w:tabs>
              <w:tab w:val="left" w:pos="1055"/>
            </w:tabs>
            <w:ind w:left="1440"/>
            <w:rPr>
              <w:b/>
              <w:bCs/>
            </w:rPr>
          </w:pPr>
          <w:r w:rsidRPr="00DC3B12">
            <w:rPr>
              <w:b/>
              <w:bCs/>
            </w:rPr>
            <w:t xml:space="preserve">Data classification: </w:t>
          </w:r>
          <w:r w:rsidR="00DC3B12" w:rsidRPr="00DC3B12">
            <w:rPr>
              <w:b/>
              <w:bCs/>
            </w:rPr>
            <w:t>Protected</w:t>
          </w:r>
        </w:p>
        <w:p w14:paraId="28A0A8B7" w14:textId="7871881D" w:rsidR="00EE7BCA" w:rsidRDefault="00EE7BCA" w:rsidP="00B715CB">
          <w:pPr>
            <w:tabs>
              <w:tab w:val="left" w:pos="1055"/>
            </w:tabs>
          </w:pPr>
        </w:p>
        <w:p w14:paraId="3675445B" w14:textId="77777777" w:rsidR="00EE7BCA" w:rsidRDefault="00EE7BCA" w:rsidP="00EE7BCA">
          <w:pPr>
            <w:pStyle w:val="Heading2-NumberedList"/>
          </w:pPr>
          <w:bookmarkStart w:id="91" w:name="_Toc242170580"/>
          <w:r>
            <w:t>Data Architecture Principles and Standards</w:t>
          </w:r>
          <w:bookmarkEnd w:id="91"/>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52370941"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CF30A8A" w14:textId="77777777" w:rsidR="00EE7BCA" w:rsidRPr="00CF5342" w:rsidRDefault="00EE7BCA">
                <w:pPr>
                  <w:pStyle w:val="TableHeading"/>
                  <w:tabs>
                    <w:tab w:val="left" w:pos="1055"/>
                  </w:tabs>
                </w:pPr>
                <w:r w:rsidRPr="00FF23B2">
                  <w:t>Principle</w:t>
                </w:r>
              </w:p>
            </w:tc>
            <w:tc>
              <w:tcPr>
                <w:tcW w:w="4961" w:type="dxa"/>
                <w:vAlign w:val="top"/>
              </w:tcPr>
              <w:p w14:paraId="72E83B47"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FF23B2">
                  <w:t>Application</w:t>
                </w:r>
              </w:p>
            </w:tc>
          </w:tr>
          <w:tr w:rsidR="00EE7BCA" w:rsidRPr="00BB5816" w14:paraId="55CA821C"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246AE333" w14:textId="77777777" w:rsidR="00EE7BCA" w:rsidRPr="00B44420" w:rsidRDefault="00EE7BCA">
                <w:pPr>
                  <w:pStyle w:val="TableSubHeading"/>
                  <w:tabs>
                    <w:tab w:val="left" w:pos="954"/>
                  </w:tabs>
                </w:pPr>
                <w:r w:rsidRPr="00CC0506">
                  <w:t>Single Source of Truth</w:t>
                </w:r>
              </w:p>
            </w:tc>
            <w:tc>
              <w:tcPr>
                <w:tcW w:w="4961" w:type="dxa"/>
                <w:tcBorders>
                  <w:top w:val="nil"/>
                  <w:bottom w:val="nil"/>
                </w:tcBorders>
                <w:vAlign w:val="top"/>
              </w:tcPr>
              <w:p w14:paraId="214C7BE1" w14:textId="6147A659" w:rsidR="00EE7BCA" w:rsidRDefault="00E81577">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b/>
                    <w:bCs/>
                    <w:sz w:val="18"/>
                    <w:szCs w:val="18"/>
                  </w:rPr>
                  <w:t>Digital p</w:t>
                </w:r>
                <w:r w:rsidR="006019B8" w:rsidRPr="00647F06">
                  <w:rPr>
                    <w:rFonts w:asciiTheme="minorHAnsi" w:hAnsiTheme="minorHAnsi"/>
                    <w:b/>
                    <w:bCs/>
                    <w:sz w:val="18"/>
                    <w:szCs w:val="18"/>
                  </w:rPr>
                  <w:t xml:space="preserve">rofile </w:t>
                </w:r>
                <w:r w:rsidR="00EE7BCA" w:rsidRPr="00647F06">
                  <w:rPr>
                    <w:rFonts w:asciiTheme="minorHAnsi" w:hAnsiTheme="minorHAnsi"/>
                    <w:b/>
                    <w:bCs/>
                    <w:sz w:val="18"/>
                    <w:szCs w:val="18"/>
                  </w:rPr>
                  <w:t>Data</w:t>
                </w:r>
                <w:r w:rsidR="00647F06">
                  <w:rPr>
                    <w:rFonts w:asciiTheme="minorHAnsi" w:hAnsiTheme="minorHAnsi"/>
                    <w:sz w:val="18"/>
                    <w:szCs w:val="18"/>
                  </w:rPr>
                  <w:t>:</w:t>
                </w:r>
                <w:r w:rsidR="00EE7BCA" w:rsidRPr="00A871AD">
                  <w:rPr>
                    <w:rFonts w:asciiTheme="minorHAnsi" w:hAnsiTheme="minorHAnsi"/>
                    <w:sz w:val="18"/>
                    <w:szCs w:val="18"/>
                  </w:rPr>
                  <w:t xml:space="preserve"> </w:t>
                </w:r>
                <w:r w:rsidR="00042E91">
                  <w:rPr>
                    <w:rFonts w:asciiTheme="minorHAnsi" w:hAnsiTheme="minorHAnsi"/>
                    <w:sz w:val="18"/>
                    <w:szCs w:val="18"/>
                  </w:rPr>
                  <w:t>will</w:t>
                </w:r>
                <w:r w:rsidR="00EE7BCA" w:rsidRPr="00A871AD">
                  <w:rPr>
                    <w:rFonts w:asciiTheme="minorHAnsi" w:hAnsiTheme="minorHAnsi"/>
                    <w:sz w:val="18"/>
                    <w:szCs w:val="18"/>
                  </w:rPr>
                  <w:t xml:space="preserve"> have an authoritative source system</w:t>
                </w:r>
                <w:r w:rsidR="006019B8">
                  <w:rPr>
                    <w:rFonts w:asciiTheme="minorHAnsi" w:hAnsiTheme="minorHAnsi"/>
                    <w:sz w:val="18"/>
                    <w:szCs w:val="18"/>
                  </w:rPr>
                  <w:t xml:space="preserve"> and will be </w:t>
                </w:r>
                <w:r w:rsidR="00D276A2">
                  <w:rPr>
                    <w:rFonts w:asciiTheme="minorHAnsi" w:hAnsiTheme="minorHAnsi"/>
                    <w:sz w:val="18"/>
                    <w:szCs w:val="18"/>
                  </w:rPr>
                  <w:t>dependent</w:t>
                </w:r>
                <w:r w:rsidR="006019B8">
                  <w:rPr>
                    <w:rFonts w:asciiTheme="minorHAnsi" w:hAnsiTheme="minorHAnsi"/>
                    <w:sz w:val="18"/>
                    <w:szCs w:val="18"/>
                  </w:rPr>
                  <w:t xml:space="preserve"> on the </w:t>
                </w:r>
                <w:r w:rsidR="00D0387E">
                  <w:rPr>
                    <w:rFonts w:asciiTheme="minorHAnsi" w:hAnsiTheme="minorHAnsi"/>
                    <w:sz w:val="18"/>
                    <w:szCs w:val="18"/>
                  </w:rPr>
                  <w:t>relevant business capability such as:</w:t>
                </w:r>
              </w:p>
              <w:p w14:paraId="54AB9AC4" w14:textId="054CBA22" w:rsidR="00E74D9D" w:rsidRPr="00474482" w:rsidRDefault="000F572F">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Claims portal</w:t>
                </w:r>
                <w:r w:rsidR="00473F29">
                  <w:rPr>
                    <w:rFonts w:asciiTheme="minorHAnsi" w:hAnsiTheme="minorHAnsi"/>
                    <w:sz w:val="18"/>
                    <w:szCs w:val="18"/>
                  </w:rPr>
                  <w:t xml:space="preserve"> or </w:t>
                </w:r>
                <w:r w:rsidR="006729B4">
                  <w:rPr>
                    <w:rFonts w:asciiTheme="minorHAnsi" w:hAnsiTheme="minorHAnsi"/>
                    <w:sz w:val="18"/>
                    <w:szCs w:val="18"/>
                  </w:rPr>
                  <w:t>Provider portal</w:t>
                </w:r>
                <w:r w:rsidR="00473F29">
                  <w:rPr>
                    <w:rFonts w:asciiTheme="minorHAnsi" w:hAnsiTheme="minorHAnsi"/>
                    <w:sz w:val="18"/>
                    <w:szCs w:val="18"/>
                  </w:rPr>
                  <w:t xml:space="preserve"> </w:t>
                </w:r>
                <w:r w:rsidR="00C8375E">
                  <w:rPr>
                    <w:rFonts w:asciiTheme="minorHAnsi" w:hAnsiTheme="minorHAnsi"/>
                    <w:sz w:val="18"/>
                    <w:szCs w:val="18"/>
                  </w:rPr>
                  <w:t xml:space="preserve">and </w:t>
                </w:r>
                <w:r w:rsidR="00473F29">
                  <w:rPr>
                    <w:rFonts w:asciiTheme="minorHAnsi" w:hAnsiTheme="minorHAnsi"/>
                    <w:sz w:val="18"/>
                    <w:szCs w:val="18"/>
                  </w:rPr>
                  <w:t>upstream data sources</w:t>
                </w:r>
                <w:r w:rsidR="00E74D9D">
                  <w:rPr>
                    <w:rFonts w:asciiTheme="minorHAnsi" w:hAnsiTheme="minorHAnsi"/>
                    <w:sz w:val="18"/>
                    <w:szCs w:val="18"/>
                  </w:rPr>
                  <w:t>.</w:t>
                </w:r>
                <w:r w:rsidR="00474482">
                  <w:rPr>
                    <w:rFonts w:asciiTheme="minorHAnsi" w:hAnsiTheme="minorHAnsi"/>
                    <w:sz w:val="18"/>
                    <w:szCs w:val="18"/>
                  </w:rPr>
                  <w:br/>
                </w:r>
                <w:r w:rsidR="00413628">
                  <w:rPr>
                    <w:rFonts w:asciiTheme="minorHAnsi" w:hAnsiTheme="minorHAnsi"/>
                    <w:sz w:val="18"/>
                    <w:szCs w:val="18"/>
                  </w:rPr>
                  <w:t xml:space="preserve">MFA attributes </w:t>
                </w:r>
                <w:r w:rsidR="007F261A">
                  <w:rPr>
                    <w:rFonts w:asciiTheme="minorHAnsi" w:hAnsiTheme="minorHAnsi"/>
                    <w:sz w:val="18"/>
                    <w:szCs w:val="18"/>
                  </w:rPr>
                  <w:t xml:space="preserve">(Email address and mobile phone number) </w:t>
                </w:r>
                <w:r w:rsidR="00413628">
                  <w:rPr>
                    <w:rFonts w:asciiTheme="minorHAnsi" w:hAnsiTheme="minorHAnsi"/>
                    <w:sz w:val="18"/>
                    <w:szCs w:val="18"/>
                  </w:rPr>
                  <w:t>require real</w:t>
                </w:r>
                <w:r w:rsidR="00720EB6">
                  <w:rPr>
                    <w:rFonts w:asciiTheme="minorHAnsi" w:hAnsiTheme="minorHAnsi"/>
                    <w:sz w:val="18"/>
                    <w:szCs w:val="18"/>
                  </w:rPr>
                  <w:t>-</w:t>
                </w:r>
                <w:r w:rsidR="00413628">
                  <w:rPr>
                    <w:rFonts w:asciiTheme="minorHAnsi" w:hAnsiTheme="minorHAnsi"/>
                    <w:sz w:val="18"/>
                    <w:szCs w:val="18"/>
                  </w:rPr>
                  <w:t xml:space="preserve">time bi-direction </w:t>
                </w:r>
                <w:r w:rsidR="00CA0879">
                  <w:rPr>
                    <w:rFonts w:asciiTheme="minorHAnsi" w:hAnsiTheme="minorHAnsi"/>
                    <w:sz w:val="18"/>
                    <w:szCs w:val="18"/>
                  </w:rPr>
                  <w:t>synchronisation</w:t>
                </w:r>
                <w:r w:rsidR="00720EB6">
                  <w:rPr>
                    <w:rFonts w:asciiTheme="minorHAnsi" w:hAnsiTheme="minorHAnsi"/>
                    <w:sz w:val="18"/>
                    <w:szCs w:val="18"/>
                  </w:rPr>
                  <w:t xml:space="preserve"> as they are updated via </w:t>
                </w:r>
                <w:r w:rsidR="00D276A2">
                  <w:rPr>
                    <w:rFonts w:asciiTheme="minorHAnsi" w:hAnsiTheme="minorHAnsi"/>
                    <w:sz w:val="18"/>
                    <w:szCs w:val="18"/>
                  </w:rPr>
                  <w:t>self-service</w:t>
                </w:r>
                <w:r w:rsidR="00720EB6">
                  <w:rPr>
                    <w:rFonts w:asciiTheme="minorHAnsi" w:hAnsiTheme="minorHAnsi"/>
                    <w:sz w:val="18"/>
                    <w:szCs w:val="18"/>
                  </w:rPr>
                  <w:t xml:space="preserve"> </w:t>
                </w:r>
                <w:r w:rsidR="00CA0879">
                  <w:rPr>
                    <w:rFonts w:asciiTheme="minorHAnsi" w:hAnsiTheme="minorHAnsi"/>
                    <w:sz w:val="18"/>
                    <w:szCs w:val="18"/>
                  </w:rPr>
                  <w:t>through digital portals or via assisted service channels</w:t>
                </w:r>
                <w:r w:rsidR="00D958E9">
                  <w:rPr>
                    <w:rFonts w:asciiTheme="minorHAnsi" w:hAnsiTheme="minorHAnsi"/>
                    <w:sz w:val="18"/>
                    <w:szCs w:val="18"/>
                  </w:rPr>
                  <w:t xml:space="preserve"> and have real-time end user implications.</w:t>
                </w:r>
                <w:r w:rsidR="00474482">
                  <w:rPr>
                    <w:rFonts w:asciiTheme="minorHAnsi" w:hAnsiTheme="minorHAnsi"/>
                    <w:sz w:val="18"/>
                    <w:szCs w:val="18"/>
                  </w:rPr>
                  <w:br/>
                </w:r>
                <w:r w:rsidR="00474482" w:rsidRPr="00474482">
                  <w:rPr>
                    <w:rFonts w:asciiTheme="minorHAnsi" w:hAnsiTheme="minorHAnsi"/>
                    <w:b/>
                    <w:bCs/>
                    <w:sz w:val="18"/>
                    <w:szCs w:val="18"/>
                  </w:rPr>
                  <w:t xml:space="preserve">Identity Verification </w:t>
                </w:r>
                <w:r w:rsidR="00517211">
                  <w:rPr>
                    <w:rFonts w:asciiTheme="minorHAnsi" w:hAnsiTheme="minorHAnsi"/>
                    <w:b/>
                    <w:bCs/>
                    <w:sz w:val="18"/>
                    <w:szCs w:val="18"/>
                  </w:rPr>
                  <w:t>D</w:t>
                </w:r>
                <w:r w:rsidR="00474482" w:rsidRPr="00474482">
                  <w:rPr>
                    <w:rFonts w:asciiTheme="minorHAnsi" w:hAnsiTheme="minorHAnsi"/>
                    <w:b/>
                    <w:bCs/>
                    <w:sz w:val="18"/>
                    <w:szCs w:val="18"/>
                  </w:rPr>
                  <w:t>ata</w:t>
                </w:r>
                <w:r w:rsidR="00474482">
                  <w:rPr>
                    <w:rFonts w:asciiTheme="minorHAnsi" w:hAnsiTheme="minorHAnsi"/>
                    <w:b/>
                    <w:bCs/>
                    <w:sz w:val="18"/>
                    <w:szCs w:val="18"/>
                  </w:rPr>
                  <w:t xml:space="preserve">: </w:t>
                </w:r>
                <w:r w:rsidR="00301D3B">
                  <w:rPr>
                    <w:rFonts w:asciiTheme="minorHAnsi" w:hAnsiTheme="minorHAnsi"/>
                    <w:sz w:val="18"/>
                    <w:szCs w:val="18"/>
                  </w:rPr>
                  <w:t xml:space="preserve">Will be validated leveraging </w:t>
                </w:r>
                <w:r w:rsidR="00517211">
                  <w:rPr>
                    <w:rFonts w:asciiTheme="minorHAnsi" w:hAnsiTheme="minorHAnsi"/>
                    <w:sz w:val="18"/>
                    <w:szCs w:val="18"/>
                  </w:rPr>
                  <w:t>verifiable credential providers</w:t>
                </w:r>
                <w:r w:rsidR="00005DF3">
                  <w:rPr>
                    <w:rFonts w:asciiTheme="minorHAnsi" w:hAnsiTheme="minorHAnsi"/>
                    <w:sz w:val="18"/>
                    <w:szCs w:val="18"/>
                  </w:rPr>
                  <w:t xml:space="preserve"> as </w:t>
                </w:r>
                <w:r w:rsidR="00301D3B">
                  <w:rPr>
                    <w:rFonts w:asciiTheme="minorHAnsi" w:hAnsiTheme="minorHAnsi"/>
                    <w:sz w:val="18"/>
                    <w:szCs w:val="18"/>
                  </w:rPr>
                  <w:t>authoritative sources</w:t>
                </w:r>
                <w:r w:rsidR="002E77A9">
                  <w:rPr>
                    <w:rFonts w:asciiTheme="minorHAnsi" w:hAnsiTheme="minorHAnsi"/>
                    <w:sz w:val="18"/>
                    <w:szCs w:val="18"/>
                  </w:rPr>
                  <w:t xml:space="preserve"> such as MyID, ConnectID or </w:t>
                </w:r>
                <w:r w:rsidR="00294E9B">
                  <w:rPr>
                    <w:rFonts w:asciiTheme="minorHAnsi" w:hAnsiTheme="minorHAnsi"/>
                    <w:sz w:val="18"/>
                    <w:szCs w:val="18"/>
                  </w:rPr>
                  <w:t>S</w:t>
                </w:r>
                <w:r w:rsidR="002E77A9">
                  <w:rPr>
                    <w:rFonts w:asciiTheme="minorHAnsi" w:hAnsiTheme="minorHAnsi"/>
                    <w:sz w:val="18"/>
                    <w:szCs w:val="18"/>
                  </w:rPr>
                  <w:t xml:space="preserve">tate </w:t>
                </w:r>
                <w:r w:rsidR="00294E9B">
                  <w:rPr>
                    <w:rFonts w:asciiTheme="minorHAnsi" w:hAnsiTheme="minorHAnsi"/>
                    <w:sz w:val="18"/>
                    <w:szCs w:val="18"/>
                  </w:rPr>
                  <w:t xml:space="preserve">and Territory </w:t>
                </w:r>
                <w:r w:rsidR="002E77A9">
                  <w:rPr>
                    <w:rFonts w:asciiTheme="minorHAnsi" w:hAnsiTheme="minorHAnsi"/>
                    <w:sz w:val="18"/>
                    <w:szCs w:val="18"/>
                  </w:rPr>
                  <w:t>based</w:t>
                </w:r>
                <w:r w:rsidR="00294E9B">
                  <w:rPr>
                    <w:rFonts w:asciiTheme="minorHAnsi" w:hAnsiTheme="minorHAnsi"/>
                    <w:sz w:val="18"/>
                    <w:szCs w:val="18"/>
                  </w:rPr>
                  <w:t xml:space="preserve"> </w:t>
                </w:r>
                <w:r w:rsidR="000C6F89">
                  <w:rPr>
                    <w:rFonts w:asciiTheme="minorHAnsi" w:hAnsiTheme="minorHAnsi"/>
                    <w:sz w:val="18"/>
                    <w:szCs w:val="18"/>
                  </w:rPr>
                  <w:t>Government ID (</w:t>
                </w:r>
                <w:r w:rsidR="003F1BEB">
                  <w:rPr>
                    <w:rFonts w:asciiTheme="minorHAnsi" w:hAnsiTheme="minorHAnsi"/>
                    <w:sz w:val="18"/>
                    <w:szCs w:val="18"/>
                  </w:rPr>
                  <w:t>QDI</w:t>
                </w:r>
                <w:r w:rsidR="008958F9">
                  <w:rPr>
                    <w:rFonts w:asciiTheme="minorHAnsi" w:hAnsiTheme="minorHAnsi"/>
                    <w:sz w:val="18"/>
                    <w:szCs w:val="18"/>
                  </w:rPr>
                  <w:t>, NSW Digital ID</w:t>
                </w:r>
                <w:r w:rsidR="002D2BFA">
                  <w:rPr>
                    <w:rFonts w:asciiTheme="minorHAnsi" w:hAnsiTheme="minorHAnsi"/>
                    <w:sz w:val="18"/>
                    <w:szCs w:val="18"/>
                  </w:rPr>
                  <w:t>,</w:t>
                </w:r>
                <w:r w:rsidR="008958F9">
                  <w:rPr>
                    <w:rFonts w:asciiTheme="minorHAnsi" w:hAnsiTheme="minorHAnsi"/>
                    <w:sz w:val="18"/>
                    <w:szCs w:val="18"/>
                  </w:rPr>
                  <w:t xml:space="preserve"> etc</w:t>
                </w:r>
                <w:r w:rsidR="003F1BEB">
                  <w:rPr>
                    <w:rFonts w:asciiTheme="minorHAnsi" w:hAnsiTheme="minorHAnsi"/>
                    <w:sz w:val="18"/>
                    <w:szCs w:val="18"/>
                  </w:rPr>
                  <w:t>).</w:t>
                </w:r>
              </w:p>
              <w:p w14:paraId="339AD42D" w14:textId="35F3C819" w:rsidR="005D6029" w:rsidRPr="005D6029" w:rsidRDefault="005D6029">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D6029">
                  <w:rPr>
                    <w:rFonts w:asciiTheme="minorHAnsi" w:hAnsiTheme="minorHAnsi"/>
                    <w:b/>
                    <w:bCs/>
                    <w:sz w:val="18"/>
                    <w:szCs w:val="18"/>
                  </w:rPr>
                  <w:t>Configuration data:</w:t>
                </w:r>
                <w:r>
                  <w:rPr>
                    <w:rFonts w:asciiTheme="minorHAnsi" w:hAnsiTheme="minorHAnsi"/>
                    <w:b/>
                    <w:bCs/>
                    <w:sz w:val="18"/>
                    <w:szCs w:val="18"/>
                  </w:rPr>
                  <w:t xml:space="preserve"> </w:t>
                </w:r>
                <w:r w:rsidR="00AA3203" w:rsidRPr="00AA3203">
                  <w:rPr>
                    <w:rFonts w:asciiTheme="minorHAnsi" w:hAnsiTheme="minorHAnsi"/>
                    <w:sz w:val="18"/>
                    <w:szCs w:val="18"/>
                  </w:rPr>
                  <w:t>GitHub source control serves as the authoritative source of truth for all Auth0 tenant configurations, enabling repeatable deployments and version control via IaC.</w:t>
                </w:r>
              </w:p>
            </w:tc>
          </w:tr>
          <w:tr w:rsidR="00EE7BCA" w:rsidRPr="007E5415" w14:paraId="4CFAC1F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4EE5C1D" w14:textId="77777777" w:rsidR="00EE7BCA" w:rsidRPr="00EF1989" w:rsidRDefault="00EE7BCA">
                <w:pPr>
                  <w:pStyle w:val="TableSubHeading"/>
                  <w:tabs>
                    <w:tab w:val="left" w:pos="938"/>
                  </w:tabs>
                </w:pPr>
                <w:r w:rsidRPr="00CC0506">
                  <w:t>Data Ownership</w:t>
                </w:r>
              </w:p>
            </w:tc>
            <w:tc>
              <w:tcPr>
                <w:tcW w:w="4961" w:type="dxa"/>
                <w:tcBorders>
                  <w:top w:val="single" w:sz="4" w:space="0" w:color="F2F2F2" w:themeColor="background1" w:themeShade="F2"/>
                  <w:bottom w:val="single" w:sz="4" w:space="0" w:color="F2F2F2" w:themeColor="background1" w:themeShade="F2"/>
                </w:tcBorders>
                <w:vAlign w:val="top"/>
              </w:tcPr>
              <w:p w14:paraId="5750AC9C" w14:textId="2AECFF5F" w:rsidR="00EE7BCA" w:rsidRPr="003B66D0" w:rsidRDefault="00EE7BCA">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871AD">
                  <w:rPr>
                    <w:rFonts w:asciiTheme="minorHAnsi" w:hAnsiTheme="minorHAnsi"/>
                    <w:sz w:val="18"/>
                    <w:szCs w:val="18"/>
                  </w:rPr>
                  <w:t>Every data domain must have a business owner</w:t>
                </w:r>
                <w:r w:rsidR="00A00848">
                  <w:rPr>
                    <w:rFonts w:asciiTheme="minorHAnsi" w:hAnsiTheme="minorHAnsi"/>
                    <w:sz w:val="18"/>
                    <w:szCs w:val="18"/>
                  </w:rPr>
                  <w:t xml:space="preserve">. The business domains </w:t>
                </w:r>
                <w:r w:rsidR="00286D26">
                  <w:rPr>
                    <w:rFonts w:asciiTheme="minorHAnsi" w:hAnsiTheme="minorHAnsi"/>
                    <w:sz w:val="18"/>
                    <w:szCs w:val="18"/>
                  </w:rPr>
                  <w:t xml:space="preserve">will own the </w:t>
                </w:r>
                <w:r w:rsidR="00EF46D7">
                  <w:rPr>
                    <w:rFonts w:asciiTheme="minorHAnsi" w:hAnsiTheme="minorHAnsi"/>
                    <w:sz w:val="18"/>
                    <w:szCs w:val="18"/>
                  </w:rPr>
                  <w:t xml:space="preserve">cohort </w:t>
                </w:r>
                <w:r w:rsidR="00286D26">
                  <w:rPr>
                    <w:rFonts w:asciiTheme="minorHAnsi" w:hAnsiTheme="minorHAnsi"/>
                    <w:sz w:val="18"/>
                    <w:szCs w:val="18"/>
                  </w:rPr>
                  <w:t xml:space="preserve">data specific to </w:t>
                </w:r>
                <w:r w:rsidR="00DE7A09">
                  <w:rPr>
                    <w:rFonts w:asciiTheme="minorHAnsi" w:hAnsiTheme="minorHAnsi"/>
                    <w:sz w:val="18"/>
                    <w:szCs w:val="18"/>
                  </w:rPr>
                  <w:t>the digital business service consumed</w:t>
                </w:r>
                <w:r w:rsidR="00E105A7">
                  <w:rPr>
                    <w:rFonts w:asciiTheme="minorHAnsi" w:hAnsiTheme="minorHAnsi"/>
                    <w:sz w:val="18"/>
                    <w:szCs w:val="18"/>
                  </w:rPr>
                  <w:t>.</w:t>
                </w:r>
              </w:p>
            </w:tc>
          </w:tr>
          <w:tr w:rsidR="00EE7BCA" w:rsidRPr="007E5415" w14:paraId="403E132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AF05D79" w14:textId="77777777" w:rsidR="00EE7BCA" w:rsidRPr="001F578E" w:rsidRDefault="00EE7BCA">
                <w:pPr>
                  <w:pStyle w:val="TableSubHeading"/>
                </w:pPr>
                <w:r w:rsidRPr="00CC0506">
                  <w:t>Data Quality</w:t>
                </w:r>
              </w:p>
            </w:tc>
            <w:tc>
              <w:tcPr>
                <w:tcW w:w="4961" w:type="dxa"/>
                <w:tcBorders>
                  <w:top w:val="single" w:sz="4" w:space="0" w:color="F2F2F2" w:themeColor="background1" w:themeShade="F2"/>
                  <w:bottom w:val="single" w:sz="4" w:space="0" w:color="F2F2F2" w:themeColor="background1" w:themeShade="F2"/>
                </w:tcBorders>
                <w:vAlign w:val="top"/>
              </w:tcPr>
              <w:p w14:paraId="023EDA01" w14:textId="1E12C7C9"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871AD">
                  <w:rPr>
                    <w:rFonts w:asciiTheme="minorHAnsi" w:hAnsiTheme="minorHAnsi"/>
                    <w:sz w:val="18"/>
                    <w:szCs w:val="18"/>
                  </w:rPr>
                  <w:t>Data quality controls must be implemented</w:t>
                </w:r>
                <w:r w:rsidR="00E105A7">
                  <w:rPr>
                    <w:rFonts w:asciiTheme="minorHAnsi" w:hAnsiTheme="minorHAnsi"/>
                    <w:sz w:val="18"/>
                    <w:szCs w:val="18"/>
                  </w:rPr>
                  <w:t xml:space="preserve"> at </w:t>
                </w:r>
                <w:r w:rsidR="00F0691B">
                  <w:rPr>
                    <w:rFonts w:asciiTheme="minorHAnsi" w:hAnsiTheme="minorHAnsi"/>
                    <w:sz w:val="18"/>
                    <w:szCs w:val="18"/>
                  </w:rPr>
                  <w:t xml:space="preserve">both business and digital layers and must conform to </w:t>
                </w:r>
                <w:hyperlink r:id="rId29" w:history="1">
                  <w:r w:rsidR="003150A6" w:rsidRPr="004F07E8">
                    <w:rPr>
                      <w:rStyle w:val="Hyperlink"/>
                      <w:rFonts w:asciiTheme="minorHAnsi" w:hAnsiTheme="minorHAnsi" w:cstheme="minorBidi"/>
                      <w:sz w:val="18"/>
                      <w:szCs w:val="18"/>
                    </w:rPr>
                    <w:t xml:space="preserve">OWASP protective data </w:t>
                  </w:r>
                  <w:r w:rsidR="00E216E5" w:rsidRPr="004F07E8">
                    <w:rPr>
                      <w:rStyle w:val="Hyperlink"/>
                      <w:rFonts w:asciiTheme="minorHAnsi" w:hAnsiTheme="minorHAnsi"/>
                      <w:sz w:val="18"/>
                      <w:szCs w:val="18"/>
                    </w:rPr>
                    <w:t>validation controls</w:t>
                  </w:r>
                </w:hyperlink>
                <w:r w:rsidR="004F07E8">
                  <w:rPr>
                    <w:rFonts w:asciiTheme="minorHAnsi" w:hAnsiTheme="minorHAnsi"/>
                    <w:sz w:val="18"/>
                    <w:szCs w:val="18"/>
                  </w:rPr>
                  <w:t>.</w:t>
                </w:r>
              </w:p>
            </w:tc>
          </w:tr>
          <w:tr w:rsidR="00EE7BCA" w:rsidRPr="007E5415" w14:paraId="2D819AF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872BC1C" w14:textId="77777777" w:rsidR="00EE7BCA" w:rsidRPr="00DF4627" w:rsidRDefault="00EE7BCA">
                <w:pPr>
                  <w:pStyle w:val="TableSubHeading"/>
                </w:pPr>
                <w:r w:rsidRPr="00CC0506">
                  <w:t>Data Minimisation</w:t>
                </w:r>
              </w:p>
            </w:tc>
            <w:tc>
              <w:tcPr>
                <w:tcW w:w="4961" w:type="dxa"/>
                <w:tcBorders>
                  <w:top w:val="single" w:sz="4" w:space="0" w:color="F2F2F2" w:themeColor="background1" w:themeShade="F2"/>
                  <w:bottom w:val="single" w:sz="4" w:space="0" w:color="F2F2F2" w:themeColor="background1" w:themeShade="F2"/>
                </w:tcBorders>
                <w:vAlign w:val="top"/>
              </w:tcPr>
              <w:p w14:paraId="54A733F8" w14:textId="2694914E" w:rsidR="00EE7BCA" w:rsidRPr="00027926" w:rsidRDefault="003D113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D1135">
                  <w:rPr>
                    <w:rFonts w:asciiTheme="minorHAnsi" w:hAnsiTheme="minorHAnsi"/>
                    <w:sz w:val="18"/>
                    <w:szCs w:val="18"/>
                  </w:rPr>
                  <w:t>End-user PII stored within the identity repository is strictly limited to essential attributes, supplemented by non-PII external identifiers.</w:t>
                </w:r>
                <w:r w:rsidR="009A4316">
                  <w:rPr>
                    <w:rFonts w:asciiTheme="minorHAnsi" w:hAnsiTheme="minorHAnsi"/>
                    <w:sz w:val="18"/>
                    <w:szCs w:val="18"/>
                  </w:rPr>
                  <w:t xml:space="preserve"> </w:t>
                </w:r>
                <w:r w:rsidR="00574E5E">
                  <w:rPr>
                    <w:rFonts w:asciiTheme="minorHAnsi" w:hAnsiTheme="minorHAnsi"/>
                    <w:sz w:val="18"/>
                    <w:szCs w:val="18"/>
                  </w:rPr>
                  <w:t>Only authentication data attributes will be stored in Auth0.</w:t>
                </w:r>
              </w:p>
            </w:tc>
          </w:tr>
          <w:tr w:rsidR="00EE7BCA" w:rsidRPr="007E5415" w14:paraId="6707B5A8" w14:textId="77777777" w:rsidTr="001E2D40">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022E8D2" w14:textId="77777777" w:rsidR="00EE7BCA" w:rsidRPr="00EC5077" w:rsidRDefault="00EE7BCA">
                <w:pPr>
                  <w:pStyle w:val="TableSubHeading"/>
                </w:pPr>
                <w:r w:rsidRPr="00A871AD">
                  <w:t>Information Reuse</w:t>
                </w:r>
              </w:p>
            </w:tc>
            <w:tc>
              <w:tcPr>
                <w:tcW w:w="4961" w:type="dxa"/>
                <w:tcBorders>
                  <w:top w:val="single" w:sz="4" w:space="0" w:color="F2F2F2" w:themeColor="background1" w:themeShade="F2"/>
                  <w:bottom w:val="single" w:sz="4" w:space="0" w:color="F2F2F2" w:themeColor="background1" w:themeShade="F2"/>
                </w:tcBorders>
                <w:vAlign w:val="top"/>
              </w:tcPr>
              <w:p w14:paraId="364A9A21" w14:textId="77777777" w:rsidR="00EE7BCA" w:rsidRPr="00027926" w:rsidRDefault="00EE7BCA" w:rsidP="004D3AF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871AD">
                  <w:rPr>
                    <w:rFonts w:asciiTheme="minorHAnsi" w:hAnsiTheme="minorHAnsi"/>
                    <w:sz w:val="18"/>
                    <w:szCs w:val="18"/>
                  </w:rPr>
                  <w:t>Information should be shared rather than duplicated</w:t>
                </w:r>
              </w:p>
            </w:tc>
          </w:tr>
          <w:tr w:rsidR="001E2D40" w:rsidRPr="007E5415" w14:paraId="7A10D1D4" w14:textId="77777777" w:rsidTr="005D0B2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C8C8689" w14:textId="52C55036" w:rsidR="001E2D40" w:rsidRPr="00A871AD" w:rsidRDefault="00045AB8">
                <w:pPr>
                  <w:pStyle w:val="TableSubHeading"/>
                </w:pPr>
                <w:r>
                  <w:t xml:space="preserve">Data governance </w:t>
                </w:r>
              </w:p>
            </w:tc>
            <w:tc>
              <w:tcPr>
                <w:tcW w:w="4961" w:type="dxa"/>
                <w:tcBorders>
                  <w:top w:val="single" w:sz="4" w:space="0" w:color="F2F2F2" w:themeColor="background1" w:themeShade="F2"/>
                  <w:bottom w:val="single" w:sz="4" w:space="0" w:color="F2F2F2" w:themeColor="background1" w:themeShade="F2"/>
                </w:tcBorders>
                <w:vAlign w:val="top"/>
              </w:tcPr>
              <w:p w14:paraId="0611F5D6" w14:textId="633EBBC0" w:rsidR="001E2D40" w:rsidRPr="00A871AD" w:rsidRDefault="00C8375E" w:rsidP="004D3AF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8375E">
                  <w:rPr>
                    <w:rFonts w:asciiTheme="minorHAnsi" w:hAnsiTheme="minorHAnsi"/>
                    <w:sz w:val="18"/>
                    <w:szCs w:val="18"/>
                  </w:rPr>
                  <w:t>Identity data and configuration assets are completely segregated and managed under established governance policies, defining clear ownership, lifecycle retention, and change management standards. All data access will be on a strict need-to-know basis.</w:t>
                </w:r>
              </w:p>
            </w:tc>
          </w:tr>
          <w:tr w:rsidR="005D0B27" w:rsidRPr="007E5415" w14:paraId="6FC6B56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E288268" w14:textId="675F7A73" w:rsidR="005D0B27" w:rsidRDefault="005D0B27">
                <w:pPr>
                  <w:pStyle w:val="TableSubHeading"/>
                </w:pPr>
                <w:r>
                  <w:t>Data Security</w:t>
                </w:r>
              </w:p>
            </w:tc>
            <w:tc>
              <w:tcPr>
                <w:tcW w:w="4961" w:type="dxa"/>
                <w:tcBorders>
                  <w:top w:val="single" w:sz="4" w:space="0" w:color="F2F2F2" w:themeColor="background1" w:themeShade="F2"/>
                  <w:bottom w:val="single" w:sz="12" w:space="0" w:color="003E8F"/>
                </w:tcBorders>
                <w:vAlign w:val="top"/>
              </w:tcPr>
              <w:p w14:paraId="031FA341" w14:textId="485731EE" w:rsidR="005D0B27" w:rsidRPr="00C8375E" w:rsidRDefault="00180DCF" w:rsidP="004D3AF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80DCF">
                  <w:rPr>
                    <w:rFonts w:asciiTheme="minorHAnsi" w:hAnsiTheme="minorHAnsi"/>
                    <w:sz w:val="18"/>
                    <w:szCs w:val="18"/>
                  </w:rPr>
                  <w:t>All sensitive credentials (passwords, passkeys) and user profile data are protected using strong encryption standards in transit and at rest, maintaining strict confidentiality and integrity. Passwords stored in the Auth0 platform are cryptographically hashed using the standard BCrypt algorithm.</w:t>
                </w:r>
              </w:p>
            </w:tc>
          </w:tr>
        </w:tbl>
        <w:p w14:paraId="674EE003" w14:textId="2B7D1637" w:rsidR="004D3AFD" w:rsidRDefault="004D3AFD">
          <w:pPr>
            <w:pStyle w:val="Caption"/>
          </w:pPr>
          <w:bookmarkStart w:id="92" w:name="_Toc242170483"/>
          <w:r>
            <w:t xml:space="preserve">Table </w:t>
          </w:r>
          <w:r w:rsidR="0012787A">
            <w:fldChar w:fldCharType="begin"/>
          </w:r>
          <w:r w:rsidR="0012787A">
            <w:instrText xml:space="preserve"> SEQ Table \* ARABIC </w:instrText>
          </w:r>
          <w:r w:rsidR="0012787A">
            <w:fldChar w:fldCharType="separate"/>
          </w:r>
          <w:r w:rsidR="00D2291F">
            <w:t>15</w:t>
          </w:r>
          <w:r w:rsidR="0012787A">
            <w:fldChar w:fldCharType="end"/>
          </w:r>
          <w:r>
            <w:t xml:space="preserve"> - </w:t>
          </w:r>
          <w:r w:rsidRPr="00D1653D">
            <w:t>Data Architecture Principles and Standards</w:t>
          </w:r>
          <w:bookmarkEnd w:id="92"/>
        </w:p>
        <w:p w14:paraId="433F063F" w14:textId="77777777" w:rsidR="00EE7BCA" w:rsidRPr="00F83223" w:rsidRDefault="00EE7BCA" w:rsidP="00EE7BCA">
          <w:pPr>
            <w:rPr>
              <w:lang w:val="en-US"/>
            </w:rPr>
          </w:pPr>
        </w:p>
        <w:p w14:paraId="63DF6AA3" w14:textId="77777777" w:rsidR="00EE7BCA" w:rsidRDefault="00EE7BCA" w:rsidP="00EE7BCA">
          <w:pPr>
            <w:pStyle w:val="Heading2-NumberedList"/>
          </w:pPr>
          <w:bookmarkStart w:id="93" w:name="_Toc242170581"/>
          <w:r>
            <w:t>Data Architecture Components</w:t>
          </w:r>
          <w:bookmarkEnd w:id="93"/>
        </w:p>
        <w:p w14:paraId="54280920" w14:textId="2B357E8E" w:rsidR="000A062D" w:rsidRDefault="000A062D" w:rsidP="00EE7BCA">
          <w:pPr>
            <w:tabs>
              <w:tab w:val="left" w:pos="1055"/>
            </w:tabs>
          </w:pPr>
          <w:r w:rsidRPr="000A062D">
            <w:t>This section will be completed when the CIAM platform integrates to core business applications. This avoids any assumptions regarding the future state where some applications and capabilities are currently undefined.</w:t>
          </w:r>
        </w:p>
        <w:p w14:paraId="09FF719E" w14:textId="1C3FBC50" w:rsidR="000A062D" w:rsidRDefault="00EE7BCA" w:rsidP="00EE7BCA">
          <w:pPr>
            <w:tabs>
              <w:tab w:val="left" w:pos="1055"/>
            </w:tabs>
          </w:pPr>
          <w:r>
            <w:t>Identifies the major data repositories, stores and information management components that support the solution.</w:t>
          </w:r>
          <w:r w:rsidR="00373FA3">
            <w:t xml:space="preserve"> </w:t>
          </w:r>
        </w:p>
        <w:p w14:paraId="757BE577" w14:textId="77777777" w:rsidR="00EE7BCA" w:rsidRPr="00C52FA6" w:rsidRDefault="00EE7BCA" w:rsidP="006844CD">
          <w:pPr>
            <w:keepNext/>
            <w:tabs>
              <w:tab w:val="left" w:pos="1055"/>
            </w:tabs>
            <w:jc w:val="center"/>
            <w:rPr>
              <w:b/>
              <w:bCs/>
              <w:color w:val="FF0000"/>
            </w:rPr>
          </w:pPr>
          <w:commentRangeStart w:id="94"/>
          <w:r w:rsidRPr="00C52FA6">
            <w:rPr>
              <w:b/>
              <w:bCs/>
              <w:color w:val="FF0000"/>
            </w:rPr>
            <w:t>[PLACEHOLDER]</w:t>
          </w:r>
          <w:commentRangeEnd w:id="94"/>
          <w:r w:rsidR="009204A2" w:rsidRPr="00C52FA6">
            <w:rPr>
              <w:rStyle w:val="CommentReference"/>
              <w:b/>
              <w:bCs/>
              <w:color w:val="FF0000"/>
              <w:sz w:val="20"/>
              <w:szCs w:val="20"/>
            </w:rPr>
            <w:commentReference w:id="94"/>
          </w:r>
        </w:p>
        <w:p w14:paraId="0D45F40E" w14:textId="7961796E" w:rsidR="006844CD" w:rsidRDefault="006844CD" w:rsidP="006844CD">
          <w:pPr>
            <w:pStyle w:val="Caption"/>
          </w:pPr>
          <w:bookmarkStart w:id="95" w:name="_Toc242170535"/>
          <w:bookmarkStart w:id="96" w:name="_Toc237962129"/>
          <w:r>
            <w:t xml:space="preserve">Figure </w:t>
          </w:r>
          <w:r>
            <w:fldChar w:fldCharType="begin"/>
          </w:r>
          <w:r>
            <w:instrText xml:space="preserve"> SEQ Figure \* ARABIC </w:instrText>
          </w:r>
          <w:r>
            <w:fldChar w:fldCharType="separate"/>
          </w:r>
          <w:r w:rsidR="001B50FC">
            <w:t>11</w:t>
          </w:r>
          <w:r>
            <w:fldChar w:fldCharType="end"/>
          </w:r>
          <w:r>
            <w:t xml:space="preserve"> - </w:t>
          </w:r>
          <w:r w:rsidRPr="00526C4E">
            <w:t>Data Store Model</w:t>
          </w:r>
          <w:bookmarkEnd w:id="95"/>
        </w:p>
        <w:bookmarkEnd w:id="96"/>
        <w:p w14:paraId="5B0ECFC8" w14:textId="5802315C" w:rsidR="00EE7BCA" w:rsidRDefault="00EE7BCA" w:rsidP="00EE7BCA">
          <w:pPr>
            <w:tabs>
              <w:tab w:val="left" w:pos="1055"/>
            </w:tabs>
            <w:rPr>
              <w:b/>
              <w:bCs/>
            </w:rPr>
          </w:pPr>
        </w:p>
        <w:p w14:paraId="300C3E4E" w14:textId="77777777" w:rsidR="00FF3678" w:rsidRDefault="00FF3678" w:rsidP="00EE7BCA">
          <w:pPr>
            <w:tabs>
              <w:tab w:val="left" w:pos="1055"/>
            </w:tabs>
            <w:rPr>
              <w:b/>
              <w:bCs/>
            </w:rPr>
          </w:pPr>
        </w:p>
        <w:p w14:paraId="1A91FA68" w14:textId="77777777" w:rsidR="00FF3678" w:rsidRPr="00D13F74" w:rsidRDefault="00FF3678"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59EA097"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6246057E" w14:textId="77777777" w:rsidR="00EE7BCA" w:rsidRPr="00CF5342" w:rsidRDefault="00EE7BCA">
                <w:pPr>
                  <w:pStyle w:val="TableHeading"/>
                  <w:tabs>
                    <w:tab w:val="left" w:pos="1055"/>
                  </w:tabs>
                </w:pPr>
                <w:r w:rsidRPr="00DA058E">
                  <w:t>Data Component</w:t>
                </w:r>
              </w:p>
            </w:tc>
            <w:tc>
              <w:tcPr>
                <w:tcW w:w="4961" w:type="dxa"/>
                <w:vAlign w:val="top"/>
              </w:tcPr>
              <w:p w14:paraId="334DAACF"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DA058E">
                  <w:t>Purpose</w:t>
                </w:r>
              </w:p>
            </w:tc>
          </w:tr>
          <w:tr w:rsidR="00EE7BCA" w:rsidRPr="00BB5816" w14:paraId="3F8A4FA7"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71838F14" w14:textId="1DDDEE0B" w:rsidR="00EE7BCA" w:rsidRPr="00B44420" w:rsidRDefault="00EE7BCA">
                <w:pPr>
                  <w:pStyle w:val="TableSubHeading"/>
                  <w:tabs>
                    <w:tab w:val="left" w:pos="954"/>
                  </w:tabs>
                </w:pPr>
                <w:r w:rsidRPr="00B268EB">
                  <w:t>Customer Identity Repository</w:t>
                </w:r>
                <w:r w:rsidR="00812799">
                  <w:t xml:space="preserve"> </w:t>
                </w:r>
                <w:r w:rsidR="00570A29">
                  <w:br/>
                </w:r>
                <w:r w:rsidR="00812799">
                  <w:t>(Auth0</w:t>
                </w:r>
                <w:r w:rsidR="00A50A20">
                  <w:t xml:space="preserve"> </w:t>
                </w:r>
                <w:r w:rsidR="005E0A04">
                  <w:t>I</w:t>
                </w:r>
                <w:r w:rsidR="00A50A20">
                  <w:t xml:space="preserve">dentity </w:t>
                </w:r>
                <w:r w:rsidR="005E0A04">
                  <w:t>S</w:t>
                </w:r>
                <w:r w:rsidR="00A50A20">
                  <w:t>tore</w:t>
                </w:r>
                <w:r w:rsidR="00812799">
                  <w:t>)</w:t>
                </w:r>
              </w:p>
            </w:tc>
            <w:tc>
              <w:tcPr>
                <w:tcW w:w="4961" w:type="dxa"/>
                <w:tcBorders>
                  <w:top w:val="nil"/>
                  <w:bottom w:val="nil"/>
                </w:tcBorders>
                <w:vAlign w:val="top"/>
              </w:tcPr>
              <w:p w14:paraId="5F14E461" w14:textId="6B5359EA" w:rsidR="00EE7BCA" w:rsidRPr="00B44420" w:rsidRDefault="002D7C30">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D7C30">
                  <w:rPr>
                    <w:rFonts w:asciiTheme="minorHAnsi" w:hAnsiTheme="minorHAnsi"/>
                    <w:sz w:val="18"/>
                    <w:szCs w:val="18"/>
                  </w:rPr>
                  <w:t>Managed directly within the Auth0 SaaS Tenant hosted in the AU Public Cloud across AWS Sydney and Melbourne regions. It stores minim</w:t>
                </w:r>
                <w:r w:rsidR="008954A9">
                  <w:rPr>
                    <w:rFonts w:asciiTheme="minorHAnsi" w:hAnsiTheme="minorHAnsi"/>
                    <w:sz w:val="18"/>
                    <w:szCs w:val="18"/>
                  </w:rPr>
                  <w:t>al</w:t>
                </w:r>
                <w:r w:rsidRPr="002D7C30">
                  <w:rPr>
                    <w:rFonts w:asciiTheme="minorHAnsi" w:hAnsiTheme="minorHAnsi"/>
                    <w:sz w:val="18"/>
                    <w:szCs w:val="18"/>
                  </w:rPr>
                  <w:t xml:space="preserve"> end-user </w:t>
                </w:r>
                <w:r w:rsidR="005943DF">
                  <w:rPr>
                    <w:rFonts w:asciiTheme="minorHAnsi" w:hAnsiTheme="minorHAnsi"/>
                    <w:sz w:val="18"/>
                    <w:szCs w:val="18"/>
                  </w:rPr>
                  <w:t>identity attributes</w:t>
                </w:r>
                <w:r w:rsidRPr="002D7C30">
                  <w:rPr>
                    <w:rFonts w:asciiTheme="minorHAnsi" w:hAnsiTheme="minorHAnsi"/>
                    <w:sz w:val="18"/>
                    <w:szCs w:val="18"/>
                  </w:rPr>
                  <w:t xml:space="preserve"> (PII)—restricted strictly to email address and phone number—alongside non-PII attributes such as external identity provider identifiers. It also securely manages user credentials, storing passwords cryptographically hashed using BCrypt and supporting modern </w:t>
                </w:r>
                <w:r w:rsidR="00022EDF">
                  <w:rPr>
                    <w:rFonts w:asciiTheme="minorHAnsi" w:hAnsiTheme="minorHAnsi"/>
                    <w:sz w:val="18"/>
                    <w:szCs w:val="18"/>
                  </w:rPr>
                  <w:t>phishing resistant</w:t>
                </w:r>
                <w:r w:rsidR="00B57DA9">
                  <w:rPr>
                    <w:rFonts w:asciiTheme="minorHAnsi" w:hAnsiTheme="minorHAnsi"/>
                    <w:sz w:val="18"/>
                    <w:szCs w:val="18"/>
                  </w:rPr>
                  <w:t xml:space="preserve"> and </w:t>
                </w:r>
                <w:r w:rsidRPr="002D7C30">
                  <w:rPr>
                    <w:rFonts w:asciiTheme="minorHAnsi" w:hAnsiTheme="minorHAnsi"/>
                    <w:sz w:val="18"/>
                    <w:szCs w:val="18"/>
                  </w:rPr>
                  <w:t>passwordless authentication</w:t>
                </w:r>
                <w:r w:rsidR="00B1777C">
                  <w:rPr>
                    <w:rFonts w:asciiTheme="minorHAnsi" w:hAnsiTheme="minorHAnsi"/>
                    <w:sz w:val="18"/>
                    <w:szCs w:val="18"/>
                  </w:rPr>
                  <w:t>.</w:t>
                </w:r>
              </w:p>
            </w:tc>
          </w:tr>
          <w:tr w:rsidR="00EE7BCA" w:rsidRPr="007E5415" w14:paraId="1E2AB18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81EA185" w14:textId="77331C6A" w:rsidR="00EE7BCA" w:rsidRPr="00EF1989" w:rsidRDefault="001D62C7">
                <w:pPr>
                  <w:pStyle w:val="TableSubHeading"/>
                  <w:tabs>
                    <w:tab w:val="left" w:pos="938"/>
                  </w:tabs>
                </w:pPr>
                <w:r w:rsidRPr="001D62C7">
                  <w:t>Configuration Management Repository</w:t>
                </w:r>
                <w:r w:rsidR="00570A29">
                  <w:br/>
                  <w:t>(Git</w:t>
                </w:r>
                <w:r w:rsidR="006F7417">
                  <w:t>H</w:t>
                </w:r>
                <w:r w:rsidR="00570A29">
                  <w:t>ub</w:t>
                </w:r>
                <w:r w:rsidR="00410378">
                  <w:t xml:space="preserve"> Source </w:t>
                </w:r>
                <w:r w:rsidR="00CB32B5">
                  <w:t>C</w:t>
                </w:r>
                <w:r w:rsidR="00410378">
                  <w:t>ontrol</w:t>
                </w:r>
                <w:r w:rsidR="00570A29">
                  <w:t>)</w:t>
                </w:r>
              </w:p>
            </w:tc>
            <w:tc>
              <w:tcPr>
                <w:tcW w:w="4961" w:type="dxa"/>
                <w:tcBorders>
                  <w:top w:val="single" w:sz="4" w:space="0" w:color="F2F2F2" w:themeColor="background1" w:themeShade="F2"/>
                  <w:bottom w:val="single" w:sz="4" w:space="0" w:color="F2F2F2" w:themeColor="background1" w:themeShade="F2"/>
                </w:tcBorders>
                <w:vAlign w:val="top"/>
              </w:tcPr>
              <w:p w14:paraId="0A273BB8" w14:textId="03CE19F6" w:rsidR="00EE7BCA" w:rsidRPr="003B66D0" w:rsidRDefault="001B10BF">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GitHub </w:t>
                </w:r>
                <w:r w:rsidR="003E7AC9">
                  <w:rPr>
                    <w:rFonts w:asciiTheme="minorHAnsi" w:hAnsiTheme="minorHAnsi"/>
                    <w:sz w:val="18"/>
                    <w:szCs w:val="18"/>
                  </w:rPr>
                  <w:t>S</w:t>
                </w:r>
                <w:r w:rsidR="003E7AC9" w:rsidRPr="00AA3203">
                  <w:rPr>
                    <w:rFonts w:asciiTheme="minorHAnsi" w:hAnsiTheme="minorHAnsi"/>
                    <w:sz w:val="18"/>
                    <w:szCs w:val="18"/>
                  </w:rPr>
                  <w:t xml:space="preserve">erves as the authoritative source of truth for all Auth0 tenant </w:t>
                </w:r>
                <w:r w:rsidR="00A52E58">
                  <w:rPr>
                    <w:rFonts w:asciiTheme="minorHAnsi" w:hAnsiTheme="minorHAnsi"/>
                    <w:sz w:val="18"/>
                    <w:szCs w:val="18"/>
                  </w:rPr>
                  <w:t xml:space="preserve">environments, </w:t>
                </w:r>
                <w:r w:rsidR="003E7AC9" w:rsidRPr="00AA3203">
                  <w:rPr>
                    <w:rFonts w:asciiTheme="minorHAnsi" w:hAnsiTheme="minorHAnsi"/>
                    <w:sz w:val="18"/>
                    <w:szCs w:val="18"/>
                  </w:rPr>
                  <w:t>configurations, enabling repeatable deployments and version control</w:t>
                </w:r>
                <w:r w:rsidR="009571D8">
                  <w:rPr>
                    <w:rFonts w:asciiTheme="minorHAnsi" w:hAnsiTheme="minorHAnsi"/>
                    <w:sz w:val="18"/>
                    <w:szCs w:val="18"/>
                  </w:rPr>
                  <w:t>.</w:t>
                </w:r>
                <w:r w:rsidR="00857DA6">
                  <w:rPr>
                    <w:rFonts w:asciiTheme="minorHAnsi" w:hAnsiTheme="minorHAnsi"/>
                    <w:sz w:val="18"/>
                    <w:szCs w:val="18"/>
                  </w:rPr>
                  <w:br/>
                </w:r>
                <w:r w:rsidR="00857DA6" w:rsidRPr="00857DA6">
                  <w:rPr>
                    <w:rFonts w:asciiTheme="minorHAnsi" w:hAnsiTheme="minorHAnsi"/>
                    <w:sz w:val="18"/>
                    <w:szCs w:val="18"/>
                  </w:rPr>
                  <w:t>All tenant settings, connection definitions, branding static assets, and custom business logic (Pre-Registration and Post-Login Actions) are declared as code in GitHub and deployed automatically via CI/CD pipelines utilizing the Auth0 Terraform Provider.</w:t>
                </w:r>
              </w:p>
            </w:tc>
          </w:tr>
          <w:tr w:rsidR="00EE7BCA" w:rsidRPr="007E5415" w14:paraId="6D0CDBD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6E8430E" w14:textId="73B1BCDD" w:rsidR="00EE7BCA" w:rsidRPr="001F578E" w:rsidRDefault="00AA5342">
                <w:pPr>
                  <w:pStyle w:val="TableSubHeading"/>
                </w:pPr>
                <w:r>
                  <w:t xml:space="preserve">Security </w:t>
                </w:r>
                <w:r w:rsidR="00F01988">
                  <w:t xml:space="preserve">Information and </w:t>
                </w:r>
                <w:r>
                  <w:t xml:space="preserve">Event </w:t>
                </w:r>
                <w:r w:rsidR="001D62C7">
                  <w:t>M</w:t>
                </w:r>
                <w:r w:rsidR="00F01988">
                  <w:t>anagement</w:t>
                </w:r>
                <w:r w:rsidR="00EE7BCA" w:rsidRPr="00B268EB">
                  <w:t xml:space="preserve"> Repository</w:t>
                </w:r>
                <w:r w:rsidR="00965882">
                  <w:t xml:space="preserve"> </w:t>
                </w:r>
                <w:r w:rsidR="00457FD3">
                  <w:br/>
                </w:r>
                <w:r w:rsidR="00965882">
                  <w:t>(S</w:t>
                </w:r>
                <w:r w:rsidR="00D270BE">
                  <w:t>IEM)</w:t>
                </w:r>
              </w:p>
            </w:tc>
            <w:tc>
              <w:tcPr>
                <w:tcW w:w="4961" w:type="dxa"/>
                <w:tcBorders>
                  <w:top w:val="single" w:sz="4" w:space="0" w:color="F2F2F2" w:themeColor="background1" w:themeShade="F2"/>
                  <w:bottom w:val="single" w:sz="4" w:space="0" w:color="F2F2F2" w:themeColor="background1" w:themeShade="F2"/>
                </w:tcBorders>
                <w:vAlign w:val="top"/>
              </w:tcPr>
              <w:p w14:paraId="77615BD4" w14:textId="4B1BFB9F" w:rsidR="00EE7BCA" w:rsidRPr="00027926" w:rsidRDefault="001B10B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Microsoft Sentinel </w:t>
                </w:r>
                <w:r w:rsidR="00870226">
                  <w:rPr>
                    <w:rFonts w:asciiTheme="minorHAnsi" w:hAnsiTheme="minorHAnsi"/>
                    <w:sz w:val="18"/>
                    <w:szCs w:val="18"/>
                  </w:rPr>
                  <w:t xml:space="preserve">is the WCQ SIEM which </w:t>
                </w:r>
                <w:r>
                  <w:rPr>
                    <w:rFonts w:asciiTheme="minorHAnsi" w:hAnsiTheme="minorHAnsi"/>
                    <w:sz w:val="18"/>
                    <w:szCs w:val="18"/>
                  </w:rPr>
                  <w:t>s</w:t>
                </w:r>
                <w:r w:rsidR="00EE7BCA" w:rsidRPr="00D378E6">
                  <w:rPr>
                    <w:rFonts w:asciiTheme="minorHAnsi" w:hAnsiTheme="minorHAnsi"/>
                    <w:sz w:val="18"/>
                    <w:szCs w:val="18"/>
                  </w:rPr>
                  <w:t>tores audit and security events</w:t>
                </w:r>
                <w:r w:rsidR="00111D21">
                  <w:rPr>
                    <w:rFonts w:asciiTheme="minorHAnsi" w:hAnsiTheme="minorHAnsi"/>
                    <w:sz w:val="18"/>
                    <w:szCs w:val="18"/>
                  </w:rPr>
                  <w:t xml:space="preserve"> and can provide </w:t>
                </w:r>
                <w:r w:rsidR="00D270BE">
                  <w:rPr>
                    <w:rFonts w:asciiTheme="minorHAnsi" w:hAnsiTheme="minorHAnsi"/>
                    <w:sz w:val="18"/>
                    <w:szCs w:val="18"/>
                  </w:rPr>
                  <w:t xml:space="preserve">specific </w:t>
                </w:r>
                <w:r w:rsidR="00111D21">
                  <w:rPr>
                    <w:rFonts w:asciiTheme="minorHAnsi" w:hAnsiTheme="minorHAnsi"/>
                    <w:sz w:val="18"/>
                    <w:szCs w:val="18"/>
                  </w:rPr>
                  <w:t xml:space="preserve">alerts to Security operations </w:t>
                </w:r>
                <w:r w:rsidR="00D270BE">
                  <w:rPr>
                    <w:rFonts w:asciiTheme="minorHAnsi" w:hAnsiTheme="minorHAnsi"/>
                    <w:sz w:val="18"/>
                    <w:szCs w:val="18"/>
                  </w:rPr>
                  <w:t>when</w:t>
                </w:r>
                <w:r w:rsidR="00C07523">
                  <w:rPr>
                    <w:rFonts w:asciiTheme="minorHAnsi" w:hAnsiTheme="minorHAnsi"/>
                    <w:sz w:val="18"/>
                    <w:szCs w:val="18"/>
                  </w:rPr>
                  <w:t xml:space="preserve"> configured</w:t>
                </w:r>
                <w:r w:rsidR="00EB5C1F">
                  <w:rPr>
                    <w:rFonts w:asciiTheme="minorHAnsi" w:hAnsiTheme="minorHAnsi"/>
                    <w:sz w:val="18"/>
                    <w:szCs w:val="18"/>
                  </w:rPr>
                  <w:t>.</w:t>
                </w:r>
              </w:p>
            </w:tc>
          </w:tr>
          <w:tr w:rsidR="00EE7BCA" w:rsidRPr="007E5415" w14:paraId="46125F2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15B6CE7" w14:textId="2D3BDE13" w:rsidR="00EE7BCA" w:rsidRPr="00DF4627" w:rsidRDefault="00457FD3">
                <w:pPr>
                  <w:pStyle w:val="TableSubHeading"/>
                </w:pPr>
                <w:r>
                  <w:t xml:space="preserve">Observability </w:t>
                </w:r>
                <w:r w:rsidR="001D62C7">
                  <w:t xml:space="preserve">and </w:t>
                </w:r>
                <w:r w:rsidR="00870226">
                  <w:t>R</w:t>
                </w:r>
                <w:r w:rsidR="001D62C7">
                  <w:t xml:space="preserve">eporting </w:t>
                </w:r>
                <w:r w:rsidR="00870226">
                  <w:t>P</w:t>
                </w:r>
                <w:r>
                  <w:t xml:space="preserve">latform </w:t>
                </w:r>
                <w:r>
                  <w:br/>
                  <w:t>(</w:t>
                </w:r>
                <w:r w:rsidR="00583228">
                  <w:t>Datadog)</w:t>
                </w:r>
              </w:p>
            </w:tc>
            <w:tc>
              <w:tcPr>
                <w:tcW w:w="4961" w:type="dxa"/>
                <w:tcBorders>
                  <w:top w:val="single" w:sz="4" w:space="0" w:color="F2F2F2" w:themeColor="background1" w:themeShade="F2"/>
                  <w:bottom w:val="single" w:sz="4" w:space="0" w:color="F2F2F2" w:themeColor="background1" w:themeShade="F2"/>
                </w:tcBorders>
                <w:vAlign w:val="top"/>
              </w:tcPr>
              <w:p w14:paraId="4B6D95A3" w14:textId="47015323" w:rsidR="00EE7BCA" w:rsidRPr="00027926" w:rsidRDefault="00457FD3">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Datadog will provide monitoring, performance and dashboard views of </w:t>
                </w:r>
                <w:r w:rsidR="00583228">
                  <w:rPr>
                    <w:rFonts w:asciiTheme="minorHAnsi" w:hAnsiTheme="minorHAnsi"/>
                    <w:sz w:val="18"/>
                    <w:szCs w:val="18"/>
                  </w:rPr>
                  <w:t xml:space="preserve">WCQ </w:t>
                </w:r>
                <w:r>
                  <w:rPr>
                    <w:rFonts w:asciiTheme="minorHAnsi" w:hAnsiTheme="minorHAnsi"/>
                    <w:sz w:val="18"/>
                    <w:szCs w:val="18"/>
                  </w:rPr>
                  <w:t>Auth0 instances</w:t>
                </w:r>
              </w:p>
            </w:tc>
          </w:tr>
        </w:tbl>
        <w:p w14:paraId="3B75DDB1" w14:textId="45FFB00A" w:rsidR="004D3AFD" w:rsidRDefault="004D3AFD">
          <w:pPr>
            <w:pStyle w:val="Caption"/>
          </w:pPr>
          <w:bookmarkStart w:id="97" w:name="_Toc242170484"/>
          <w:r>
            <w:t xml:space="preserve">Table </w:t>
          </w:r>
          <w:r w:rsidR="0012787A">
            <w:fldChar w:fldCharType="begin"/>
          </w:r>
          <w:r w:rsidR="0012787A">
            <w:instrText xml:space="preserve"> SEQ Table \* ARABIC </w:instrText>
          </w:r>
          <w:r w:rsidR="0012787A">
            <w:fldChar w:fldCharType="separate"/>
          </w:r>
          <w:r w:rsidR="00D2291F">
            <w:t>16</w:t>
          </w:r>
          <w:r w:rsidR="0012787A">
            <w:fldChar w:fldCharType="end"/>
          </w:r>
          <w:r>
            <w:t xml:space="preserve"> - </w:t>
          </w:r>
          <w:r w:rsidRPr="004B5A05">
            <w:t>Data Architecture Components</w:t>
          </w:r>
          <w:bookmarkEnd w:id="97"/>
        </w:p>
        <w:p w14:paraId="60CB7819" w14:textId="77777777" w:rsidR="00EE7BCA" w:rsidRPr="00F83223" w:rsidRDefault="00EE7BCA" w:rsidP="00EE7BCA">
          <w:pPr>
            <w:rPr>
              <w:lang w:val="en-US"/>
            </w:rPr>
          </w:pPr>
        </w:p>
        <w:p w14:paraId="78CB3F3B" w14:textId="77777777" w:rsidR="00EE7BCA" w:rsidRDefault="00EE7BCA" w:rsidP="00EE7BCA">
          <w:pPr>
            <w:pStyle w:val="Heading2-NumberedList"/>
          </w:pPr>
          <w:bookmarkStart w:id="98" w:name="_Toc242170582"/>
          <w:r>
            <w:t>Data Architecture Interactions and Flows</w:t>
          </w:r>
          <w:bookmarkEnd w:id="98"/>
        </w:p>
        <w:p w14:paraId="2845B22C" w14:textId="77777777" w:rsidR="00EE7BCA" w:rsidRDefault="00EE7BCA" w:rsidP="00EE7BCA">
          <w:pPr>
            <w:tabs>
              <w:tab w:val="left" w:pos="1055"/>
            </w:tabs>
          </w:pPr>
          <w:r>
            <w:t>Describes how data moves, transforms and is maintained throughout the solution lifecycle.</w:t>
          </w:r>
        </w:p>
        <w:p w14:paraId="14D0FFA7" w14:textId="77777777" w:rsidR="00EE7BCA" w:rsidRPr="00AF4D34" w:rsidRDefault="00EE7BCA" w:rsidP="004D061E">
          <w:pPr>
            <w:keepNext/>
            <w:tabs>
              <w:tab w:val="left" w:pos="1055"/>
            </w:tabs>
            <w:jc w:val="center"/>
            <w:rPr>
              <w:b/>
              <w:bCs/>
              <w:color w:val="FF0000"/>
            </w:rPr>
          </w:pPr>
          <w:commentRangeStart w:id="99"/>
          <w:r w:rsidRPr="00AF4D34">
            <w:rPr>
              <w:b/>
              <w:bCs/>
              <w:color w:val="FF0000"/>
            </w:rPr>
            <w:t>[PLACEHOLDER]</w:t>
          </w:r>
          <w:commentRangeEnd w:id="99"/>
          <w:r w:rsidR="009204A2" w:rsidRPr="00AF4D34">
            <w:rPr>
              <w:rStyle w:val="CommentReference"/>
              <w:b/>
              <w:bCs/>
              <w:color w:val="FF0000"/>
              <w:sz w:val="20"/>
              <w:szCs w:val="20"/>
            </w:rPr>
            <w:commentReference w:id="99"/>
          </w:r>
        </w:p>
        <w:p w14:paraId="5BBB2BC2" w14:textId="524D434D" w:rsidR="004D061E" w:rsidRDefault="004D061E" w:rsidP="004D061E">
          <w:pPr>
            <w:pStyle w:val="Caption"/>
          </w:pPr>
          <w:bookmarkStart w:id="100" w:name="_Toc242170536"/>
          <w:bookmarkStart w:id="101" w:name="_Toc237962130"/>
          <w:r>
            <w:t xml:space="preserve">Figure </w:t>
          </w:r>
          <w:r>
            <w:fldChar w:fldCharType="begin"/>
          </w:r>
          <w:r>
            <w:instrText xml:space="preserve"> SEQ Figure \* ARABIC </w:instrText>
          </w:r>
          <w:r>
            <w:fldChar w:fldCharType="separate"/>
          </w:r>
          <w:r w:rsidR="001B50FC">
            <w:t>12</w:t>
          </w:r>
          <w:r>
            <w:fldChar w:fldCharType="end"/>
          </w:r>
          <w:r>
            <w:t xml:space="preserve"> - </w:t>
          </w:r>
          <w:r w:rsidRPr="008A7CE5">
            <w:t>Information Flow Diagram</w:t>
          </w:r>
          <w:bookmarkEnd w:id="100"/>
        </w:p>
        <w:bookmarkEnd w:id="101"/>
        <w:p w14:paraId="5822221C" w14:textId="589CB638" w:rsidR="00EE7BCA" w:rsidRPr="00D13F74"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3024"/>
            <w:gridCol w:w="3024"/>
            <w:gridCol w:w="3024"/>
          </w:tblGrid>
          <w:tr w:rsidR="00EE7BCA" w:rsidRPr="00CF5342" w14:paraId="0797FE4F"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024" w:type="dxa"/>
                <w:vAlign w:val="top"/>
              </w:tcPr>
              <w:p w14:paraId="30838256" w14:textId="77777777" w:rsidR="00EE7BCA" w:rsidRPr="00CF5342" w:rsidRDefault="00EE7BCA">
                <w:pPr>
                  <w:pStyle w:val="TableHeading"/>
                  <w:tabs>
                    <w:tab w:val="left" w:pos="1055"/>
                  </w:tabs>
                </w:pPr>
                <w:r w:rsidRPr="001E4A01">
                  <w:t>Source</w:t>
                </w:r>
              </w:p>
            </w:tc>
            <w:tc>
              <w:tcPr>
                <w:tcW w:w="3024" w:type="dxa"/>
                <w:vAlign w:val="top"/>
              </w:tcPr>
              <w:p w14:paraId="402BE1E0"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1E4A01">
                  <w:t>Destination</w:t>
                </w:r>
              </w:p>
            </w:tc>
            <w:tc>
              <w:tcPr>
                <w:tcW w:w="3024" w:type="dxa"/>
                <w:vAlign w:val="top"/>
              </w:tcPr>
              <w:p w14:paraId="6E8536E6"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1E4A01">
                  <w:t>Purpose</w:t>
                </w:r>
              </w:p>
            </w:tc>
          </w:tr>
          <w:tr w:rsidR="00EE7BCA" w:rsidRPr="00BB5816" w14:paraId="39762DBC" w14:textId="77777777">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6D03CDC6" w14:textId="00283DB3" w:rsidR="00EE7BCA" w:rsidRPr="00B44420" w:rsidRDefault="00E349A8">
                <w:pPr>
                  <w:pStyle w:val="TableSubHeading"/>
                  <w:tabs>
                    <w:tab w:val="left" w:pos="954"/>
                  </w:tabs>
                </w:pPr>
                <w:r>
                  <w:t>End-User browser</w:t>
                </w:r>
              </w:p>
            </w:tc>
            <w:tc>
              <w:tcPr>
                <w:tcW w:w="3024" w:type="dxa"/>
                <w:vAlign w:val="top"/>
              </w:tcPr>
              <w:p w14:paraId="45FA2428" w14:textId="4A81FBF6" w:rsidR="00EE7BCA" w:rsidRPr="00B44420" w:rsidRDefault="00E349A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Auth0</w:t>
                </w:r>
              </w:p>
            </w:tc>
            <w:tc>
              <w:tcPr>
                <w:tcW w:w="3024" w:type="dxa"/>
                <w:vAlign w:val="top"/>
              </w:tcPr>
              <w:p w14:paraId="2849FCDB" w14:textId="5C6CB6B6" w:rsidR="00EE7BCA" w:rsidRPr="00B44420" w:rsidRDefault="00695041">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95041">
                  <w:rPr>
                    <w:rFonts w:asciiTheme="minorHAnsi" w:hAnsiTheme="minorHAnsi"/>
                    <w:sz w:val="18"/>
                    <w:szCs w:val="18"/>
                  </w:rPr>
                  <w:t xml:space="preserve">User authentication, registration, credential submission, and OIDC token exchange (ID &amp; Access Tokens) via </w:t>
                </w:r>
                <w:r w:rsidR="009204A2">
                  <w:rPr>
                    <w:rFonts w:asciiTheme="minorHAnsi" w:hAnsiTheme="minorHAnsi"/>
                    <w:sz w:val="18"/>
                    <w:szCs w:val="18"/>
                  </w:rPr>
                  <w:t>standards-based</w:t>
                </w:r>
                <w:r>
                  <w:rPr>
                    <w:rFonts w:asciiTheme="minorHAnsi" w:hAnsiTheme="minorHAnsi"/>
                    <w:sz w:val="18"/>
                    <w:szCs w:val="18"/>
                  </w:rPr>
                  <w:t xml:space="preserve"> </w:t>
                </w:r>
                <w:r w:rsidR="00CF3A2F">
                  <w:rPr>
                    <w:rFonts w:asciiTheme="minorHAnsi" w:hAnsiTheme="minorHAnsi"/>
                    <w:sz w:val="18"/>
                    <w:szCs w:val="18"/>
                  </w:rPr>
                  <w:t>Proof Key for Code Exchange (</w:t>
                </w:r>
                <w:r w:rsidRPr="00695041">
                  <w:rPr>
                    <w:rFonts w:asciiTheme="minorHAnsi" w:hAnsiTheme="minorHAnsi"/>
                    <w:sz w:val="18"/>
                    <w:szCs w:val="18"/>
                  </w:rPr>
                  <w:t>PKCE</w:t>
                </w:r>
                <w:r w:rsidR="00CF3A2F">
                  <w:rPr>
                    <w:rFonts w:asciiTheme="minorHAnsi" w:hAnsiTheme="minorHAnsi"/>
                    <w:sz w:val="18"/>
                    <w:szCs w:val="18"/>
                  </w:rPr>
                  <w:t>)</w:t>
                </w:r>
                <w:r w:rsidRPr="00695041">
                  <w:rPr>
                    <w:rFonts w:asciiTheme="minorHAnsi" w:hAnsiTheme="minorHAnsi"/>
                    <w:sz w:val="18"/>
                    <w:szCs w:val="18"/>
                  </w:rPr>
                  <w:t xml:space="preserve"> flow. All such user data will be stored </w:t>
                </w:r>
                <w:r w:rsidR="00C3511E" w:rsidRPr="00695041">
                  <w:rPr>
                    <w:rFonts w:asciiTheme="minorHAnsi" w:hAnsiTheme="minorHAnsi"/>
                    <w:sz w:val="18"/>
                    <w:szCs w:val="18"/>
                  </w:rPr>
                  <w:t>securely in</w:t>
                </w:r>
                <w:r w:rsidRPr="00695041">
                  <w:rPr>
                    <w:rFonts w:asciiTheme="minorHAnsi" w:hAnsiTheme="minorHAnsi"/>
                    <w:sz w:val="18"/>
                    <w:szCs w:val="18"/>
                  </w:rPr>
                  <w:t xml:space="preserve"> the Auth0 Public Cloud infrastructure.</w:t>
                </w:r>
              </w:p>
            </w:tc>
          </w:tr>
          <w:tr w:rsidR="00665818" w:rsidRPr="00BB5816" w14:paraId="745CB8DD" w14:textId="77777777">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55AC94C4" w14:textId="541569A8" w:rsidR="00665818" w:rsidRPr="001E4A01" w:rsidRDefault="00665818" w:rsidP="00665818">
                <w:pPr>
                  <w:pStyle w:val="TableSubHeading"/>
                  <w:tabs>
                    <w:tab w:val="left" w:pos="954"/>
                  </w:tabs>
                </w:pPr>
                <w:r w:rsidRPr="001E4A01">
                  <w:t>Identity Platform</w:t>
                </w:r>
                <w:r w:rsidR="00B62903">
                  <w:t xml:space="preserve"> Auth0</w:t>
                </w:r>
              </w:p>
            </w:tc>
            <w:tc>
              <w:tcPr>
                <w:tcW w:w="3024" w:type="dxa"/>
                <w:vAlign w:val="top"/>
              </w:tcPr>
              <w:p w14:paraId="58D410AC" w14:textId="17AD8EBF" w:rsidR="00665818" w:rsidRPr="004801E6" w:rsidRDefault="00D85D48" w:rsidP="0066581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WCQ authoritative sources</w:t>
                </w:r>
                <w:r w:rsidR="000D4A87">
                  <w:rPr>
                    <w:rFonts w:asciiTheme="minorHAnsi" w:hAnsiTheme="minorHAnsi"/>
                    <w:sz w:val="18"/>
                    <w:szCs w:val="18"/>
                  </w:rPr>
                  <w:t xml:space="preserve"> such as CRM, Claims management, Provider management systems</w:t>
                </w:r>
                <w:r>
                  <w:rPr>
                    <w:rFonts w:asciiTheme="minorHAnsi" w:hAnsiTheme="minorHAnsi"/>
                    <w:sz w:val="18"/>
                    <w:szCs w:val="18"/>
                  </w:rPr>
                  <w:t xml:space="preserve">. These will be defined when Auth0 integrates </w:t>
                </w:r>
                <w:r w:rsidR="00D374BC">
                  <w:rPr>
                    <w:rFonts w:asciiTheme="minorHAnsi" w:hAnsiTheme="minorHAnsi"/>
                    <w:sz w:val="18"/>
                    <w:szCs w:val="18"/>
                  </w:rPr>
                  <w:t xml:space="preserve">to digital business portals and will form part of their </w:t>
                </w:r>
                <w:r w:rsidR="00F86ED1">
                  <w:rPr>
                    <w:rFonts w:asciiTheme="minorHAnsi" w:hAnsiTheme="minorHAnsi"/>
                    <w:sz w:val="18"/>
                    <w:szCs w:val="18"/>
                  </w:rPr>
                  <w:t>designs</w:t>
                </w:r>
                <w:r w:rsidR="00D374BC">
                  <w:rPr>
                    <w:rFonts w:asciiTheme="minorHAnsi" w:hAnsiTheme="minorHAnsi"/>
                    <w:sz w:val="18"/>
                    <w:szCs w:val="18"/>
                  </w:rPr>
                  <w:t xml:space="preserve"> for external </w:t>
                </w:r>
                <w:r w:rsidR="00F86ED1">
                  <w:rPr>
                    <w:rFonts w:asciiTheme="minorHAnsi" w:hAnsiTheme="minorHAnsi"/>
                    <w:sz w:val="18"/>
                    <w:szCs w:val="18"/>
                  </w:rPr>
                  <w:t>access requirements for each specific cohort.</w:t>
                </w:r>
              </w:p>
            </w:tc>
            <w:tc>
              <w:tcPr>
                <w:tcW w:w="3024" w:type="dxa"/>
                <w:vAlign w:val="top"/>
              </w:tcPr>
              <w:p w14:paraId="5A907EC9" w14:textId="0062D3A2" w:rsidR="00665818" w:rsidRPr="00960DD8" w:rsidRDefault="00665818" w:rsidP="0066581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60DD8">
                  <w:rPr>
                    <w:rFonts w:asciiTheme="minorHAnsi" w:hAnsiTheme="minorHAnsi"/>
                    <w:sz w:val="18"/>
                    <w:szCs w:val="18"/>
                  </w:rPr>
                  <w:t>Customer profile synchronisation</w:t>
                </w:r>
                <w:r w:rsidR="00174E29">
                  <w:rPr>
                    <w:rFonts w:asciiTheme="minorHAnsi" w:hAnsiTheme="minorHAnsi"/>
                    <w:sz w:val="18"/>
                    <w:szCs w:val="18"/>
                  </w:rPr>
                  <w:t xml:space="preserve">. </w:t>
                </w:r>
                <w:r w:rsidR="00174E29" w:rsidRPr="00174E29">
                  <w:rPr>
                    <w:rFonts w:asciiTheme="minorHAnsi" w:hAnsiTheme="minorHAnsi"/>
                    <w:sz w:val="18"/>
                    <w:szCs w:val="18"/>
                  </w:rPr>
                  <w:t>Synchronisation of user profile attributes (email, phone number) and external identity references</w:t>
                </w:r>
                <w:r w:rsidR="003F3D5E">
                  <w:rPr>
                    <w:rFonts w:asciiTheme="minorHAnsi" w:hAnsiTheme="minorHAnsi"/>
                    <w:sz w:val="18"/>
                    <w:szCs w:val="18"/>
                  </w:rPr>
                  <w:t xml:space="preserve"> as defined </w:t>
                </w:r>
                <w:r w:rsidR="006F08A8">
                  <w:rPr>
                    <w:rFonts w:asciiTheme="minorHAnsi" w:hAnsiTheme="minorHAnsi"/>
                    <w:sz w:val="18"/>
                    <w:szCs w:val="18"/>
                  </w:rPr>
                  <w:t>in future digital portal designs</w:t>
                </w:r>
              </w:p>
            </w:tc>
          </w:tr>
          <w:tr w:rsidR="009A7463" w:rsidRPr="00BB5816" w14:paraId="1C92ED01" w14:textId="77777777">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1F6485FB" w14:textId="27C573EF" w:rsidR="009A7463" w:rsidRPr="001E4A01" w:rsidRDefault="00AC220E" w:rsidP="00665818">
                <w:pPr>
                  <w:pStyle w:val="TableSubHeading"/>
                  <w:tabs>
                    <w:tab w:val="left" w:pos="954"/>
                  </w:tabs>
                </w:pPr>
                <w:r w:rsidRPr="00AC220E">
                  <w:t>Identity Platform Auth0</w:t>
                </w:r>
              </w:p>
            </w:tc>
            <w:tc>
              <w:tcPr>
                <w:tcW w:w="3024" w:type="dxa"/>
                <w:vAlign w:val="top"/>
              </w:tcPr>
              <w:p w14:paraId="6E74A793" w14:textId="7FD4D795" w:rsidR="009A7463" w:rsidRDefault="003448CB" w:rsidP="0066581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Microsoft Sentinel </w:t>
                </w:r>
                <w:r w:rsidR="00E17E84">
                  <w:rPr>
                    <w:rFonts w:asciiTheme="minorHAnsi" w:hAnsiTheme="minorHAnsi"/>
                    <w:sz w:val="18"/>
                    <w:szCs w:val="18"/>
                  </w:rPr>
                  <w:t>(SIEM)</w:t>
                </w:r>
              </w:p>
            </w:tc>
            <w:tc>
              <w:tcPr>
                <w:tcW w:w="3024" w:type="dxa"/>
                <w:vAlign w:val="top"/>
              </w:tcPr>
              <w:p w14:paraId="0C4DB7DA" w14:textId="43F15B4D" w:rsidR="009A7463" w:rsidRPr="00960DD8" w:rsidRDefault="003448CB" w:rsidP="0066581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448CB">
                  <w:rPr>
                    <w:rFonts w:asciiTheme="minorHAnsi" w:hAnsiTheme="minorHAnsi"/>
                    <w:sz w:val="18"/>
                    <w:szCs w:val="18"/>
                  </w:rPr>
                  <w:t>Real-time audit and security log streaming for SIEM compliance archiving and threat analysis</w:t>
                </w:r>
              </w:p>
            </w:tc>
          </w:tr>
          <w:tr w:rsidR="00665818" w:rsidRPr="007E5415" w14:paraId="08F86AAD"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724B4F5F" w14:textId="3D0647DC" w:rsidR="00665818" w:rsidRPr="00DF4627" w:rsidRDefault="00665818" w:rsidP="00665818">
                <w:pPr>
                  <w:pStyle w:val="TableSubHeading"/>
                </w:pPr>
                <w:r w:rsidRPr="004801E6">
                  <w:t>Identity Platform</w:t>
                </w:r>
                <w:r w:rsidR="00E17E84">
                  <w:t xml:space="preserve"> Auth0</w:t>
                </w:r>
              </w:p>
            </w:tc>
            <w:tc>
              <w:tcPr>
                <w:tcW w:w="3024" w:type="dxa"/>
                <w:vAlign w:val="top"/>
              </w:tcPr>
              <w:p w14:paraId="4E30E752" w14:textId="46CE28F1" w:rsidR="00665818" w:rsidRPr="00027926" w:rsidRDefault="00E17E84" w:rsidP="0066581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Datadog observability </w:t>
                </w:r>
                <w:r w:rsidR="005B15B7">
                  <w:rPr>
                    <w:rFonts w:asciiTheme="minorHAnsi" w:hAnsiTheme="minorHAnsi"/>
                    <w:sz w:val="18"/>
                    <w:szCs w:val="18"/>
                  </w:rPr>
                  <w:t xml:space="preserve">and reporting </w:t>
                </w:r>
                <w:r w:rsidR="00FC066A">
                  <w:rPr>
                    <w:rFonts w:asciiTheme="minorHAnsi" w:hAnsiTheme="minorHAnsi"/>
                    <w:sz w:val="18"/>
                    <w:szCs w:val="18"/>
                  </w:rPr>
                  <w:t>platform</w:t>
                </w:r>
              </w:p>
            </w:tc>
            <w:tc>
              <w:tcPr>
                <w:tcW w:w="3024" w:type="dxa"/>
                <w:vAlign w:val="top"/>
              </w:tcPr>
              <w:p w14:paraId="45271FB6" w14:textId="4B70023B" w:rsidR="00665818" w:rsidRPr="00027926" w:rsidRDefault="005B15B7" w:rsidP="0066581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P</w:t>
                </w:r>
                <w:r w:rsidRPr="005B15B7">
                  <w:rPr>
                    <w:rFonts w:asciiTheme="minorHAnsi" w:hAnsiTheme="minorHAnsi"/>
                    <w:sz w:val="18"/>
                    <w:szCs w:val="18"/>
                  </w:rPr>
                  <w:t>rovide</w:t>
                </w:r>
                <w:r>
                  <w:rPr>
                    <w:rFonts w:asciiTheme="minorHAnsi" w:hAnsiTheme="minorHAnsi"/>
                    <w:sz w:val="18"/>
                    <w:szCs w:val="18"/>
                  </w:rPr>
                  <w:t>s</w:t>
                </w:r>
                <w:r w:rsidRPr="005B15B7">
                  <w:rPr>
                    <w:rFonts w:asciiTheme="minorHAnsi" w:hAnsiTheme="minorHAnsi"/>
                    <w:sz w:val="18"/>
                    <w:szCs w:val="18"/>
                  </w:rPr>
                  <w:t xml:space="preserve"> monitoring, performance and dashboard views of WCQ Auth0 instances</w:t>
                </w:r>
              </w:p>
            </w:tc>
          </w:tr>
          <w:tr w:rsidR="006F1C53" w:rsidRPr="007E5415" w14:paraId="73FE1B83"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41EC2B72" w14:textId="4E37E933" w:rsidR="006F1C53" w:rsidRPr="004801E6" w:rsidRDefault="006F1C53" w:rsidP="00665818">
                <w:pPr>
                  <w:pStyle w:val="TableSubHeading"/>
                </w:pPr>
                <w:r w:rsidRPr="004801E6">
                  <w:t>Identity Platform</w:t>
                </w:r>
                <w:r>
                  <w:t xml:space="preserve"> Auth0</w:t>
                </w:r>
              </w:p>
            </w:tc>
            <w:tc>
              <w:tcPr>
                <w:tcW w:w="3024" w:type="dxa"/>
                <w:vAlign w:val="top"/>
              </w:tcPr>
              <w:p w14:paraId="1C4B86FD" w14:textId="5C8244F2" w:rsidR="006F1C53" w:rsidRDefault="006F1C53" w:rsidP="0066581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External Identity Provider</w:t>
                </w:r>
              </w:p>
            </w:tc>
            <w:tc>
              <w:tcPr>
                <w:tcW w:w="3024" w:type="dxa"/>
                <w:vAlign w:val="top"/>
              </w:tcPr>
              <w:p w14:paraId="188651D5" w14:textId="62DB1E78" w:rsidR="006F1C53" w:rsidRDefault="006F1C53" w:rsidP="0066581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Business to Business </w:t>
                </w:r>
                <w:r w:rsidR="00205C02">
                  <w:rPr>
                    <w:rFonts w:asciiTheme="minorHAnsi" w:hAnsiTheme="minorHAnsi"/>
                    <w:sz w:val="18"/>
                    <w:szCs w:val="18"/>
                  </w:rPr>
                  <w:t>federation for digital portal</w:t>
                </w:r>
                <w:r w:rsidR="003D1501">
                  <w:rPr>
                    <w:rFonts w:asciiTheme="minorHAnsi" w:hAnsiTheme="minorHAnsi"/>
                    <w:sz w:val="18"/>
                    <w:szCs w:val="18"/>
                  </w:rPr>
                  <w:t xml:space="preserve"> single sign on</w:t>
                </w:r>
                <w:r w:rsidR="00701BA1">
                  <w:rPr>
                    <w:rFonts w:asciiTheme="minorHAnsi" w:hAnsiTheme="minorHAnsi"/>
                    <w:sz w:val="18"/>
                    <w:szCs w:val="18"/>
                  </w:rPr>
                  <w:t>.</w:t>
                </w:r>
                <w:r w:rsidR="009517E5">
                  <w:rPr>
                    <w:rFonts w:asciiTheme="minorHAnsi" w:hAnsiTheme="minorHAnsi"/>
                    <w:sz w:val="18"/>
                    <w:szCs w:val="18"/>
                  </w:rPr>
                  <w:t xml:space="preserve"> </w:t>
                </w:r>
                <w:r w:rsidR="00701BA1">
                  <w:rPr>
                    <w:rFonts w:asciiTheme="minorHAnsi" w:hAnsiTheme="minorHAnsi"/>
                    <w:sz w:val="18"/>
                    <w:szCs w:val="18"/>
                  </w:rPr>
                  <w:t>(</w:t>
                </w:r>
                <w:r w:rsidR="009517E5">
                  <w:rPr>
                    <w:rFonts w:asciiTheme="minorHAnsi" w:hAnsiTheme="minorHAnsi"/>
                    <w:sz w:val="18"/>
                    <w:szCs w:val="18"/>
                  </w:rPr>
                  <w:t>W</w:t>
                </w:r>
                <w:r w:rsidR="003D1501">
                  <w:rPr>
                    <w:rFonts w:asciiTheme="minorHAnsi" w:hAnsiTheme="minorHAnsi"/>
                    <w:sz w:val="18"/>
                    <w:szCs w:val="18"/>
                  </w:rPr>
                  <w:t xml:space="preserve">hite </w:t>
                </w:r>
                <w:r w:rsidR="003511E9">
                  <w:rPr>
                    <w:rFonts w:asciiTheme="minorHAnsi" w:hAnsiTheme="minorHAnsi"/>
                    <w:sz w:val="18"/>
                    <w:szCs w:val="18"/>
                  </w:rPr>
                  <w:t xml:space="preserve">labelled </w:t>
                </w:r>
                <w:r w:rsidR="009517E5">
                  <w:rPr>
                    <w:rFonts w:asciiTheme="minorHAnsi" w:hAnsiTheme="minorHAnsi"/>
                    <w:sz w:val="18"/>
                    <w:szCs w:val="18"/>
                  </w:rPr>
                  <w:t xml:space="preserve">B2B </w:t>
                </w:r>
                <w:r w:rsidR="003D1501">
                  <w:rPr>
                    <w:rFonts w:asciiTheme="minorHAnsi" w:hAnsiTheme="minorHAnsi"/>
                    <w:sz w:val="18"/>
                    <w:szCs w:val="18"/>
                  </w:rPr>
                  <w:t>services</w:t>
                </w:r>
                <w:r w:rsidR="009517E5">
                  <w:rPr>
                    <w:rFonts w:asciiTheme="minorHAnsi" w:hAnsiTheme="minorHAnsi"/>
                    <w:sz w:val="18"/>
                    <w:szCs w:val="18"/>
                  </w:rPr>
                  <w:t>)</w:t>
                </w:r>
              </w:p>
            </w:tc>
          </w:tr>
          <w:tr w:rsidR="003511E9" w:rsidRPr="007E5415" w14:paraId="5EC452B9"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tcBorders>
                <w:vAlign w:val="top"/>
              </w:tcPr>
              <w:p w14:paraId="3D21355B" w14:textId="10EFF382" w:rsidR="003511E9" w:rsidRPr="00EC5077" w:rsidRDefault="003511E9" w:rsidP="003511E9">
                <w:pPr>
                  <w:pStyle w:val="TableSubHeading"/>
                </w:pPr>
                <w:r w:rsidRPr="004801E6">
                  <w:t>Identity Platform</w:t>
                </w:r>
                <w:r>
                  <w:t xml:space="preserve"> Auth0</w:t>
                </w:r>
              </w:p>
            </w:tc>
            <w:tc>
              <w:tcPr>
                <w:tcW w:w="3024" w:type="dxa"/>
                <w:tcBorders>
                  <w:bottom w:val="single" w:sz="12" w:space="0" w:color="003E8F"/>
                </w:tcBorders>
                <w:vAlign w:val="top"/>
              </w:tcPr>
              <w:p w14:paraId="3E08BAFA" w14:textId="0AC49BF7" w:rsidR="003511E9" w:rsidRPr="00027926" w:rsidRDefault="003511E9" w:rsidP="003511E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External </w:t>
                </w:r>
                <w:r w:rsidRPr="00960DD8">
                  <w:rPr>
                    <w:rFonts w:asciiTheme="minorHAnsi" w:hAnsiTheme="minorHAnsi"/>
                    <w:sz w:val="18"/>
                    <w:szCs w:val="18"/>
                  </w:rPr>
                  <w:t xml:space="preserve">Identity </w:t>
                </w:r>
                <w:r>
                  <w:rPr>
                    <w:rFonts w:asciiTheme="minorHAnsi" w:hAnsiTheme="minorHAnsi"/>
                    <w:sz w:val="18"/>
                    <w:szCs w:val="18"/>
                  </w:rPr>
                  <w:t>Verification Providers</w:t>
                </w:r>
              </w:p>
            </w:tc>
            <w:tc>
              <w:tcPr>
                <w:tcW w:w="3024" w:type="dxa"/>
                <w:tcBorders>
                  <w:bottom w:val="single" w:sz="12" w:space="0" w:color="003E8F"/>
                </w:tcBorders>
                <w:vAlign w:val="top"/>
              </w:tcPr>
              <w:p w14:paraId="6FF9D745" w14:textId="3398ADA8" w:rsidR="003511E9" w:rsidRPr="00027926" w:rsidRDefault="008D3C97" w:rsidP="003511E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End user </w:t>
                </w:r>
                <w:r w:rsidR="003511E9" w:rsidRPr="00960DD8">
                  <w:rPr>
                    <w:rFonts w:asciiTheme="minorHAnsi" w:hAnsiTheme="minorHAnsi"/>
                    <w:sz w:val="18"/>
                    <w:szCs w:val="18"/>
                  </w:rPr>
                  <w:t>Identity verification</w:t>
                </w:r>
              </w:p>
            </w:tc>
          </w:tr>
        </w:tbl>
        <w:p w14:paraId="143BC255" w14:textId="15FB6CB1" w:rsidR="004D3AFD" w:rsidRDefault="004D3AFD">
          <w:pPr>
            <w:pStyle w:val="Caption"/>
          </w:pPr>
          <w:bookmarkStart w:id="102" w:name="_Toc242170485"/>
          <w:r>
            <w:t xml:space="preserve">Table </w:t>
          </w:r>
          <w:r w:rsidR="0012787A">
            <w:fldChar w:fldCharType="begin"/>
          </w:r>
          <w:r w:rsidR="0012787A">
            <w:instrText xml:space="preserve"> SEQ Table \* ARABIC </w:instrText>
          </w:r>
          <w:r w:rsidR="0012787A">
            <w:fldChar w:fldCharType="separate"/>
          </w:r>
          <w:r w:rsidR="00D2291F">
            <w:t>17</w:t>
          </w:r>
          <w:r w:rsidR="0012787A">
            <w:fldChar w:fldCharType="end"/>
          </w:r>
          <w:r>
            <w:t xml:space="preserve"> - </w:t>
          </w:r>
          <w:r w:rsidRPr="00A35DD7">
            <w:t>Data Architecture Interactions and Flows</w:t>
          </w:r>
          <w:bookmarkEnd w:id="102"/>
        </w:p>
        <w:p w14:paraId="0723D1D3" w14:textId="77777777" w:rsidR="00EE7BCA" w:rsidRPr="00F83223" w:rsidRDefault="00EE7BCA" w:rsidP="00EE7BCA">
          <w:pPr>
            <w:rPr>
              <w:lang w:val="en-US"/>
            </w:rPr>
          </w:pPr>
        </w:p>
        <w:p w14:paraId="04354D5E" w14:textId="77777777" w:rsidR="00EE7BCA" w:rsidRDefault="00EE7BCA" w:rsidP="00EE7BCA">
          <w:pPr>
            <w:pStyle w:val="Heading2-NumberedList"/>
          </w:pPr>
          <w:bookmarkStart w:id="103" w:name="_Toc242170583"/>
          <w:r>
            <w:t>Data Architecture Key Design Considerations</w:t>
          </w:r>
          <w:bookmarkEnd w:id="103"/>
        </w:p>
        <w:p w14:paraId="0BE5CE17" w14:textId="77777777" w:rsidR="00EE7BCA" w:rsidRDefault="00EE7BCA" w:rsidP="00EE7BCA">
          <w:pPr>
            <w:tabs>
              <w:tab w:val="left" w:pos="1055"/>
            </w:tabs>
          </w:pPr>
          <w:r>
            <w:t>Identifies the major requirements, constraints and risks influencing the design and governance of data.</w:t>
          </w:r>
        </w:p>
        <w:p w14:paraId="3DF17AE2" w14:textId="253F8F18" w:rsidR="00EE7BCA" w:rsidRPr="00D13F74"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2216FFFF"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7403FC4D" w14:textId="77777777" w:rsidR="00EE7BCA" w:rsidRPr="00CF5342" w:rsidRDefault="00EE7BCA">
                <w:pPr>
                  <w:pStyle w:val="TableHeading"/>
                  <w:tabs>
                    <w:tab w:val="left" w:pos="1055"/>
                  </w:tabs>
                </w:pPr>
                <w:r w:rsidRPr="00287680">
                  <w:t>Consideration</w:t>
                </w:r>
              </w:p>
            </w:tc>
            <w:tc>
              <w:tcPr>
                <w:tcW w:w="4961" w:type="dxa"/>
                <w:vAlign w:val="top"/>
              </w:tcPr>
              <w:p w14:paraId="57F30BC2"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287680">
                  <w:t>Design Response</w:t>
                </w:r>
              </w:p>
            </w:tc>
          </w:tr>
          <w:tr w:rsidR="00EE7BCA" w:rsidRPr="00BB5816" w14:paraId="36809426"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767B067" w14:textId="77777777" w:rsidR="00EE7BCA" w:rsidRPr="00B44420" w:rsidRDefault="00EE7BCA">
                <w:pPr>
                  <w:pStyle w:val="TableSubHeading"/>
                  <w:tabs>
                    <w:tab w:val="left" w:pos="954"/>
                  </w:tabs>
                </w:pPr>
                <w:r w:rsidRPr="00287680">
                  <w:t>Privacy</w:t>
                </w:r>
              </w:p>
            </w:tc>
            <w:tc>
              <w:tcPr>
                <w:tcW w:w="4961" w:type="dxa"/>
                <w:tcBorders>
                  <w:top w:val="nil"/>
                  <w:bottom w:val="nil"/>
                </w:tcBorders>
                <w:vAlign w:val="top"/>
              </w:tcPr>
              <w:p w14:paraId="0FE7464C"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04950">
                  <w:rPr>
                    <w:rFonts w:asciiTheme="minorHAnsi" w:hAnsiTheme="minorHAnsi"/>
                    <w:sz w:val="18"/>
                    <w:szCs w:val="18"/>
                  </w:rPr>
                  <w:t>Personal information protected in accordance with privacy obligations</w:t>
                </w:r>
              </w:p>
            </w:tc>
          </w:tr>
          <w:tr w:rsidR="00EE7BCA" w:rsidRPr="007E5415" w14:paraId="1EB5FDF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DC034AB" w14:textId="77777777" w:rsidR="00EE7BCA" w:rsidRPr="00EF1989" w:rsidRDefault="00EE7BCA">
                <w:pPr>
                  <w:pStyle w:val="TableSubHeading"/>
                  <w:tabs>
                    <w:tab w:val="left" w:pos="938"/>
                  </w:tabs>
                </w:pPr>
                <w:r w:rsidRPr="00287680">
                  <w:t>Data Sovereignty</w:t>
                </w:r>
              </w:p>
            </w:tc>
            <w:tc>
              <w:tcPr>
                <w:tcW w:w="4961" w:type="dxa"/>
                <w:tcBorders>
                  <w:top w:val="single" w:sz="4" w:space="0" w:color="F2F2F2" w:themeColor="background1" w:themeShade="F2"/>
                  <w:bottom w:val="single" w:sz="4" w:space="0" w:color="F2F2F2" w:themeColor="background1" w:themeShade="F2"/>
                </w:tcBorders>
                <w:vAlign w:val="top"/>
              </w:tcPr>
              <w:p w14:paraId="51B16D2B" w14:textId="5CE47C02" w:rsidR="0060560C" w:rsidRPr="003B66D0" w:rsidRDefault="006C7B55">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The Auth0 tenant is hosted in Australia. </w:t>
                </w:r>
                <w:r w:rsidR="00DA4108">
                  <w:rPr>
                    <w:rFonts w:asciiTheme="minorHAnsi" w:hAnsiTheme="minorHAnsi"/>
                    <w:sz w:val="18"/>
                    <w:szCs w:val="18"/>
                  </w:rPr>
                  <w:t>The Auth0 platform</w:t>
                </w:r>
                <w:r w:rsidR="00A441F7">
                  <w:rPr>
                    <w:rFonts w:asciiTheme="minorHAnsi" w:hAnsiTheme="minorHAnsi"/>
                    <w:sz w:val="18"/>
                    <w:szCs w:val="18"/>
                  </w:rPr>
                  <w:t>’s</w:t>
                </w:r>
                <w:r w:rsidR="00DA4108">
                  <w:rPr>
                    <w:rFonts w:asciiTheme="minorHAnsi" w:hAnsiTheme="minorHAnsi"/>
                    <w:sz w:val="18"/>
                    <w:szCs w:val="18"/>
                  </w:rPr>
                  <w:t xml:space="preserve"> </w:t>
                </w:r>
                <w:r w:rsidR="007512F4">
                  <w:rPr>
                    <w:rFonts w:asciiTheme="minorHAnsi" w:hAnsiTheme="minorHAnsi"/>
                    <w:sz w:val="18"/>
                    <w:szCs w:val="18"/>
                  </w:rPr>
                  <w:t>primary high availability</w:t>
                </w:r>
                <w:r w:rsidR="007512F4" w:rsidRPr="00F04950">
                  <w:rPr>
                    <w:rFonts w:asciiTheme="minorHAnsi" w:hAnsiTheme="minorHAnsi"/>
                    <w:sz w:val="18"/>
                    <w:szCs w:val="18"/>
                  </w:rPr>
                  <w:t xml:space="preserve"> </w:t>
                </w:r>
                <w:r w:rsidR="00EE7BCA" w:rsidRPr="00F04950">
                  <w:rPr>
                    <w:rFonts w:asciiTheme="minorHAnsi" w:hAnsiTheme="minorHAnsi"/>
                    <w:sz w:val="18"/>
                    <w:szCs w:val="18"/>
                  </w:rPr>
                  <w:t>location</w:t>
                </w:r>
                <w:r w:rsidR="007512F4">
                  <w:rPr>
                    <w:rFonts w:asciiTheme="minorHAnsi" w:hAnsiTheme="minorHAnsi"/>
                    <w:sz w:val="18"/>
                    <w:szCs w:val="18"/>
                  </w:rPr>
                  <w:t xml:space="preserve"> is</w:t>
                </w:r>
                <w:r w:rsidR="0036714E">
                  <w:rPr>
                    <w:rFonts w:asciiTheme="minorHAnsi" w:hAnsiTheme="minorHAnsi"/>
                    <w:sz w:val="18"/>
                    <w:szCs w:val="18"/>
                  </w:rPr>
                  <w:t xml:space="preserve"> Sydney </w:t>
                </w:r>
                <w:r w:rsidR="007512F4">
                  <w:rPr>
                    <w:rFonts w:asciiTheme="minorHAnsi" w:hAnsiTheme="minorHAnsi"/>
                    <w:sz w:val="18"/>
                    <w:szCs w:val="18"/>
                  </w:rPr>
                  <w:t>with</w:t>
                </w:r>
                <w:r w:rsidR="0097316A">
                  <w:rPr>
                    <w:rFonts w:asciiTheme="minorHAnsi" w:hAnsiTheme="minorHAnsi"/>
                    <w:sz w:val="18"/>
                    <w:szCs w:val="18"/>
                  </w:rPr>
                  <w:t xml:space="preserve"> and Melbourne as a warm standby location.</w:t>
                </w:r>
              </w:p>
            </w:tc>
          </w:tr>
          <w:tr w:rsidR="00EE7BCA" w:rsidRPr="007E5415" w14:paraId="40D366D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6DBA891" w14:textId="77777777" w:rsidR="00EE7BCA" w:rsidRPr="001F578E" w:rsidRDefault="00EE7BCA">
                <w:pPr>
                  <w:pStyle w:val="TableSubHeading"/>
                </w:pPr>
                <w:r w:rsidRPr="00287680">
                  <w:t>Data Quality</w:t>
                </w:r>
              </w:p>
            </w:tc>
            <w:tc>
              <w:tcPr>
                <w:tcW w:w="4961" w:type="dxa"/>
                <w:tcBorders>
                  <w:top w:val="single" w:sz="4" w:space="0" w:color="F2F2F2" w:themeColor="background1" w:themeShade="F2"/>
                  <w:bottom w:val="single" w:sz="4" w:space="0" w:color="F2F2F2" w:themeColor="background1" w:themeShade="F2"/>
                </w:tcBorders>
                <w:vAlign w:val="top"/>
              </w:tcPr>
              <w:p w14:paraId="73DEAE58" w14:textId="72E8731C" w:rsidR="00EE7BCA" w:rsidRPr="00027926" w:rsidRDefault="00E93AB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93ABC">
                  <w:rPr>
                    <w:rFonts w:asciiTheme="minorHAnsi" w:hAnsiTheme="minorHAnsi"/>
                    <w:sz w:val="18"/>
                    <w:szCs w:val="18"/>
                  </w:rPr>
                  <w:t xml:space="preserve">Validation controls must be implemented at </w:t>
                </w:r>
                <w:r w:rsidR="00475E61">
                  <w:rPr>
                    <w:rFonts w:asciiTheme="minorHAnsi" w:hAnsiTheme="minorHAnsi"/>
                    <w:sz w:val="18"/>
                    <w:szCs w:val="18"/>
                  </w:rPr>
                  <w:t xml:space="preserve">staff and end user </w:t>
                </w:r>
                <w:r w:rsidRPr="00E93ABC">
                  <w:rPr>
                    <w:rFonts w:asciiTheme="minorHAnsi" w:hAnsiTheme="minorHAnsi"/>
                    <w:sz w:val="18"/>
                    <w:szCs w:val="18"/>
                  </w:rPr>
                  <w:t xml:space="preserve">data entry points </w:t>
                </w:r>
                <w:r w:rsidR="00475E61">
                  <w:rPr>
                    <w:rFonts w:asciiTheme="minorHAnsi" w:hAnsiTheme="minorHAnsi"/>
                    <w:sz w:val="18"/>
                    <w:szCs w:val="18"/>
                  </w:rPr>
                  <w:t>(</w:t>
                </w:r>
                <w:r w:rsidRPr="00E93ABC">
                  <w:rPr>
                    <w:rFonts w:asciiTheme="minorHAnsi" w:hAnsiTheme="minorHAnsi"/>
                    <w:sz w:val="18"/>
                    <w:szCs w:val="18"/>
                  </w:rPr>
                  <w:t xml:space="preserve">on the web and mobile applications as well </w:t>
                </w:r>
                <w:r w:rsidR="00EB2354" w:rsidRPr="00E93ABC">
                  <w:rPr>
                    <w:rFonts w:asciiTheme="minorHAnsi" w:hAnsiTheme="minorHAnsi"/>
                    <w:sz w:val="18"/>
                    <w:szCs w:val="18"/>
                  </w:rPr>
                  <w:t>as server</w:t>
                </w:r>
                <w:r w:rsidRPr="00E93ABC">
                  <w:rPr>
                    <w:rFonts w:asciiTheme="minorHAnsi" w:hAnsiTheme="minorHAnsi"/>
                    <w:sz w:val="18"/>
                    <w:szCs w:val="18"/>
                  </w:rPr>
                  <w:t>-side</w:t>
                </w:r>
                <w:r w:rsidR="00475E61">
                  <w:rPr>
                    <w:rFonts w:asciiTheme="minorHAnsi" w:hAnsiTheme="minorHAnsi"/>
                    <w:sz w:val="18"/>
                    <w:szCs w:val="18"/>
                  </w:rPr>
                  <w:t>)</w:t>
                </w:r>
                <w:r w:rsidRPr="00E93ABC">
                  <w:rPr>
                    <w:rFonts w:asciiTheme="minorHAnsi" w:hAnsiTheme="minorHAnsi"/>
                    <w:sz w:val="18"/>
                    <w:szCs w:val="18"/>
                  </w:rPr>
                  <w:t>. End-user email addresses</w:t>
                </w:r>
                <w:r w:rsidR="00EB2354">
                  <w:rPr>
                    <w:rFonts w:asciiTheme="minorHAnsi" w:hAnsiTheme="minorHAnsi"/>
                    <w:sz w:val="18"/>
                    <w:szCs w:val="18"/>
                  </w:rPr>
                  <w:t xml:space="preserve"> and mobile phone numbers must be formatted correctly</w:t>
                </w:r>
                <w:r w:rsidR="006A516E">
                  <w:rPr>
                    <w:rFonts w:asciiTheme="minorHAnsi" w:hAnsiTheme="minorHAnsi"/>
                    <w:sz w:val="18"/>
                    <w:szCs w:val="18"/>
                  </w:rPr>
                  <w:t xml:space="preserve"> and </w:t>
                </w:r>
                <w:r w:rsidR="00CF237F">
                  <w:rPr>
                    <w:rFonts w:asciiTheme="minorHAnsi" w:hAnsiTheme="minorHAnsi"/>
                    <w:sz w:val="18"/>
                    <w:szCs w:val="18"/>
                  </w:rPr>
                  <w:t>must</w:t>
                </w:r>
                <w:r w:rsidRPr="00E93ABC">
                  <w:rPr>
                    <w:rFonts w:asciiTheme="minorHAnsi" w:hAnsiTheme="minorHAnsi"/>
                    <w:sz w:val="18"/>
                    <w:szCs w:val="18"/>
                  </w:rPr>
                  <w:t xml:space="preserve"> be verified for ownership before storing </w:t>
                </w:r>
                <w:r w:rsidR="00CF237F">
                  <w:rPr>
                    <w:rFonts w:asciiTheme="minorHAnsi" w:hAnsiTheme="minorHAnsi"/>
                    <w:sz w:val="18"/>
                    <w:szCs w:val="18"/>
                  </w:rPr>
                  <w:t>within WCQ systems</w:t>
                </w:r>
                <w:r w:rsidRPr="00E93ABC">
                  <w:rPr>
                    <w:rFonts w:asciiTheme="minorHAnsi" w:hAnsiTheme="minorHAnsi"/>
                    <w:sz w:val="18"/>
                    <w:szCs w:val="18"/>
                  </w:rPr>
                  <w:t>.</w:t>
                </w:r>
              </w:p>
            </w:tc>
          </w:tr>
          <w:tr w:rsidR="00EE7BCA" w:rsidRPr="007E5415" w14:paraId="26136C4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91D567F" w14:textId="77777777" w:rsidR="00EE7BCA" w:rsidRPr="00DF4627" w:rsidRDefault="00EE7BCA">
                <w:pPr>
                  <w:pStyle w:val="TableSubHeading"/>
                </w:pPr>
                <w:r w:rsidRPr="00287680">
                  <w:t>Retention</w:t>
                </w:r>
              </w:p>
            </w:tc>
            <w:tc>
              <w:tcPr>
                <w:tcW w:w="4961" w:type="dxa"/>
                <w:tcBorders>
                  <w:top w:val="single" w:sz="4" w:space="0" w:color="F2F2F2" w:themeColor="background1" w:themeShade="F2"/>
                  <w:bottom w:val="single" w:sz="4" w:space="0" w:color="F2F2F2" w:themeColor="background1" w:themeShade="F2"/>
                </w:tcBorders>
                <w:vAlign w:val="top"/>
              </w:tcPr>
              <w:p w14:paraId="458BFA70" w14:textId="25550491" w:rsidR="00EE7BCA" w:rsidRPr="00027926" w:rsidRDefault="00B260A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260A8">
                  <w:rPr>
                    <w:rFonts w:asciiTheme="minorHAnsi" w:hAnsiTheme="minorHAnsi"/>
                    <w:sz w:val="18"/>
                    <w:szCs w:val="18"/>
                  </w:rPr>
                  <w:t>Auth0 audit logs retained natively for 30 days</w:t>
                </w:r>
                <w:r>
                  <w:rPr>
                    <w:rFonts w:asciiTheme="minorHAnsi" w:hAnsiTheme="minorHAnsi"/>
                    <w:sz w:val="18"/>
                    <w:szCs w:val="18"/>
                  </w:rPr>
                  <w:t xml:space="preserve"> and logs </w:t>
                </w:r>
                <w:r w:rsidR="00512381">
                  <w:rPr>
                    <w:rFonts w:asciiTheme="minorHAnsi" w:hAnsiTheme="minorHAnsi"/>
                    <w:sz w:val="18"/>
                    <w:szCs w:val="18"/>
                  </w:rPr>
                  <w:t>will be</w:t>
                </w:r>
                <w:r w:rsidRPr="00B260A8">
                  <w:rPr>
                    <w:rFonts w:asciiTheme="minorHAnsi" w:hAnsiTheme="minorHAnsi"/>
                    <w:sz w:val="18"/>
                    <w:szCs w:val="18"/>
                  </w:rPr>
                  <w:t xml:space="preserve"> streamed </w:t>
                </w:r>
                <w:r>
                  <w:rPr>
                    <w:rFonts w:asciiTheme="minorHAnsi" w:hAnsiTheme="minorHAnsi"/>
                    <w:sz w:val="18"/>
                    <w:szCs w:val="18"/>
                  </w:rPr>
                  <w:t xml:space="preserve">to </w:t>
                </w:r>
                <w:r w:rsidR="00FC11CF">
                  <w:rPr>
                    <w:rFonts w:asciiTheme="minorHAnsi" w:hAnsiTheme="minorHAnsi"/>
                    <w:sz w:val="18"/>
                    <w:szCs w:val="18"/>
                  </w:rPr>
                  <w:t xml:space="preserve">the </w:t>
                </w:r>
                <w:r w:rsidRPr="00B260A8">
                  <w:rPr>
                    <w:rFonts w:asciiTheme="minorHAnsi" w:hAnsiTheme="minorHAnsi"/>
                    <w:sz w:val="18"/>
                    <w:szCs w:val="18"/>
                  </w:rPr>
                  <w:t xml:space="preserve">WCQ </w:t>
                </w:r>
                <w:r>
                  <w:rPr>
                    <w:rFonts w:asciiTheme="minorHAnsi" w:hAnsiTheme="minorHAnsi"/>
                    <w:sz w:val="18"/>
                    <w:szCs w:val="18"/>
                  </w:rPr>
                  <w:t>SIEM</w:t>
                </w:r>
                <w:r w:rsidR="00FC11CF">
                  <w:rPr>
                    <w:rFonts w:asciiTheme="minorHAnsi" w:hAnsiTheme="minorHAnsi"/>
                    <w:sz w:val="18"/>
                    <w:szCs w:val="18"/>
                  </w:rPr>
                  <w:t xml:space="preserve"> inheriting </w:t>
                </w:r>
                <w:r w:rsidR="00870BDF" w:rsidRPr="00B260A8">
                  <w:rPr>
                    <w:rFonts w:asciiTheme="minorHAnsi" w:hAnsiTheme="minorHAnsi"/>
                    <w:sz w:val="18"/>
                    <w:szCs w:val="18"/>
                  </w:rPr>
                  <w:t xml:space="preserve">organization </w:t>
                </w:r>
                <w:r w:rsidR="00870BDF">
                  <w:rPr>
                    <w:rFonts w:asciiTheme="minorHAnsi" w:hAnsiTheme="minorHAnsi"/>
                    <w:sz w:val="18"/>
                    <w:szCs w:val="18"/>
                  </w:rPr>
                  <w:t>retention policies.</w:t>
                </w:r>
              </w:p>
            </w:tc>
          </w:tr>
          <w:tr w:rsidR="00EE7BCA" w:rsidRPr="007E5415" w14:paraId="3C1283E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522DFEF1" w14:textId="77777777" w:rsidR="00EE7BCA" w:rsidRPr="00EC5077" w:rsidRDefault="00EE7BCA">
                <w:pPr>
                  <w:pStyle w:val="TableSubHeading"/>
                </w:pPr>
                <w:r w:rsidRPr="00F04950">
                  <w:t>Compliance</w:t>
                </w:r>
              </w:p>
            </w:tc>
            <w:tc>
              <w:tcPr>
                <w:tcW w:w="4961" w:type="dxa"/>
                <w:tcBorders>
                  <w:top w:val="single" w:sz="4" w:space="0" w:color="F2F2F2" w:themeColor="background1" w:themeShade="F2"/>
                  <w:bottom w:val="single" w:sz="12" w:space="0" w:color="003E8F"/>
                </w:tcBorders>
                <w:vAlign w:val="top"/>
              </w:tcPr>
              <w:p w14:paraId="499A35E6" w14:textId="76DCE0D6" w:rsidR="00EE7BCA" w:rsidRPr="00027926" w:rsidRDefault="00EE7BCA" w:rsidP="004D3AF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04950">
                  <w:rPr>
                    <w:rFonts w:asciiTheme="minorHAnsi" w:hAnsiTheme="minorHAnsi"/>
                    <w:sz w:val="18"/>
                    <w:szCs w:val="18"/>
                  </w:rPr>
                  <w:t>Audit trails</w:t>
                </w:r>
                <w:r w:rsidR="0067746C">
                  <w:rPr>
                    <w:rFonts w:asciiTheme="minorHAnsi" w:hAnsiTheme="minorHAnsi"/>
                    <w:sz w:val="18"/>
                    <w:szCs w:val="18"/>
                  </w:rPr>
                  <w:t xml:space="preserve"> </w:t>
                </w:r>
                <w:r w:rsidR="0043510E">
                  <w:rPr>
                    <w:rFonts w:asciiTheme="minorHAnsi" w:hAnsiTheme="minorHAnsi"/>
                    <w:sz w:val="18"/>
                    <w:szCs w:val="18"/>
                  </w:rPr>
                  <w:t xml:space="preserve">will be maintained in the </w:t>
                </w:r>
                <w:r w:rsidR="0067746C">
                  <w:rPr>
                    <w:rFonts w:asciiTheme="minorHAnsi" w:hAnsiTheme="minorHAnsi"/>
                    <w:sz w:val="18"/>
                    <w:szCs w:val="18"/>
                  </w:rPr>
                  <w:t xml:space="preserve">WCQ </w:t>
                </w:r>
                <w:r w:rsidR="0043510E">
                  <w:rPr>
                    <w:rFonts w:asciiTheme="minorHAnsi" w:hAnsiTheme="minorHAnsi"/>
                    <w:sz w:val="18"/>
                    <w:szCs w:val="18"/>
                  </w:rPr>
                  <w:t>SIEM</w:t>
                </w:r>
                <w:r w:rsidR="0067746C">
                  <w:rPr>
                    <w:rFonts w:asciiTheme="minorHAnsi" w:hAnsiTheme="minorHAnsi"/>
                    <w:sz w:val="18"/>
                    <w:szCs w:val="18"/>
                  </w:rPr>
                  <w:t>.</w:t>
                </w:r>
              </w:p>
            </w:tc>
          </w:tr>
        </w:tbl>
        <w:p w14:paraId="7AD22762" w14:textId="0BA40890" w:rsidR="004D3AFD" w:rsidRDefault="004D3AFD">
          <w:pPr>
            <w:pStyle w:val="Caption"/>
          </w:pPr>
          <w:bookmarkStart w:id="104" w:name="_Toc242170486"/>
          <w:r>
            <w:t xml:space="preserve">Table </w:t>
          </w:r>
          <w:r w:rsidR="0012787A">
            <w:fldChar w:fldCharType="begin"/>
          </w:r>
          <w:r w:rsidR="0012787A">
            <w:instrText xml:space="preserve"> SEQ Table \* ARABIC </w:instrText>
          </w:r>
          <w:r w:rsidR="0012787A">
            <w:fldChar w:fldCharType="separate"/>
          </w:r>
          <w:r w:rsidR="00D2291F">
            <w:t>18</w:t>
          </w:r>
          <w:r w:rsidR="0012787A">
            <w:fldChar w:fldCharType="end"/>
          </w:r>
          <w:r>
            <w:t xml:space="preserve"> - </w:t>
          </w:r>
          <w:r w:rsidRPr="00EC61AE">
            <w:t>Data Architecture Key Design Considerations</w:t>
          </w:r>
          <w:bookmarkEnd w:id="104"/>
        </w:p>
        <w:p w14:paraId="45C33A47" w14:textId="77777777" w:rsidR="00EE7BCA" w:rsidRPr="00F83223" w:rsidRDefault="00EE7BCA" w:rsidP="00EE7BCA">
          <w:pPr>
            <w:rPr>
              <w:lang w:val="en-US"/>
            </w:rPr>
          </w:pPr>
        </w:p>
        <w:p w14:paraId="6D9F8870" w14:textId="77777777" w:rsidR="00EE7BCA" w:rsidRDefault="00EE7BCA" w:rsidP="00EE7BCA">
          <w:pPr>
            <w:pStyle w:val="Heading2-NumberedList"/>
          </w:pPr>
          <w:bookmarkStart w:id="105" w:name="_Toc242170584"/>
          <w:r>
            <w:t>Data Architecture Checklist</w:t>
          </w:r>
          <w:bookmarkEnd w:id="105"/>
        </w:p>
        <w:p w14:paraId="1C4217F1" w14:textId="77777777" w:rsidR="00EE7BCA" w:rsidRDefault="00EE7BCA" w:rsidP="00EE7BCA">
          <w:pPr>
            <w:tabs>
              <w:tab w:val="left" w:pos="1055"/>
            </w:tabs>
          </w:pPr>
          <w:r>
            <w:t>Before completing this section, confirm that:</w:t>
          </w:r>
        </w:p>
        <w:p w14:paraId="2E9D37B7" w14:textId="77777777" w:rsidR="00EE7BCA" w:rsidRPr="004C42D5" w:rsidRDefault="00EE7BCA">
          <w:pPr>
            <w:pStyle w:val="ListParagraph"/>
            <w:numPr>
              <w:ilvl w:val="0"/>
              <w:numId w:val="14"/>
            </w:numPr>
            <w:tabs>
              <w:tab w:val="left" w:pos="1055"/>
            </w:tabs>
          </w:pPr>
          <w:r w:rsidRPr="004C42D5">
            <w:t>Data domains and ownership have been identified.</w:t>
          </w:r>
        </w:p>
        <w:p w14:paraId="606F460A" w14:textId="77777777" w:rsidR="00EE7BCA" w:rsidRPr="004C42D5" w:rsidRDefault="00EE7BCA">
          <w:pPr>
            <w:pStyle w:val="ListParagraph"/>
            <w:numPr>
              <w:ilvl w:val="0"/>
              <w:numId w:val="14"/>
            </w:numPr>
            <w:tabs>
              <w:tab w:val="left" w:pos="1055"/>
            </w:tabs>
          </w:pPr>
          <w:r w:rsidRPr="004C42D5">
            <w:t>Information architecture is understood.</w:t>
          </w:r>
        </w:p>
        <w:p w14:paraId="27DED051" w14:textId="77777777" w:rsidR="00EE7BCA" w:rsidRPr="004C42D5" w:rsidRDefault="00EE7BCA">
          <w:pPr>
            <w:pStyle w:val="ListParagraph"/>
            <w:numPr>
              <w:ilvl w:val="0"/>
              <w:numId w:val="14"/>
            </w:numPr>
            <w:tabs>
              <w:tab w:val="left" w:pos="1055"/>
            </w:tabs>
          </w:pPr>
          <w:r w:rsidRPr="004C42D5">
            <w:t>Data governance principles are documented.</w:t>
          </w:r>
        </w:p>
        <w:p w14:paraId="29EA6F5F" w14:textId="77777777" w:rsidR="00EE7BCA" w:rsidRPr="004C42D5" w:rsidRDefault="00EE7BCA">
          <w:pPr>
            <w:pStyle w:val="ListParagraph"/>
            <w:numPr>
              <w:ilvl w:val="0"/>
              <w:numId w:val="14"/>
            </w:numPr>
            <w:tabs>
              <w:tab w:val="left" w:pos="1055"/>
            </w:tabs>
          </w:pPr>
          <w:r w:rsidRPr="004C42D5">
            <w:t>Key data stores and repositories are identified.</w:t>
          </w:r>
        </w:p>
        <w:p w14:paraId="21BF4EFA" w14:textId="77777777" w:rsidR="00EE7BCA" w:rsidRPr="004C42D5" w:rsidRDefault="00EE7BCA">
          <w:pPr>
            <w:pStyle w:val="ListParagraph"/>
            <w:numPr>
              <w:ilvl w:val="0"/>
              <w:numId w:val="14"/>
            </w:numPr>
            <w:tabs>
              <w:tab w:val="left" w:pos="1055"/>
            </w:tabs>
          </w:pPr>
          <w:r w:rsidRPr="004C42D5">
            <w:t>Information flows and synchronisation requirements are understood.</w:t>
          </w:r>
        </w:p>
        <w:p w14:paraId="4345A0E4" w14:textId="77777777" w:rsidR="00EE7BCA" w:rsidRPr="004C42D5" w:rsidRDefault="00EE7BCA">
          <w:pPr>
            <w:pStyle w:val="ListParagraph"/>
            <w:numPr>
              <w:ilvl w:val="0"/>
              <w:numId w:val="14"/>
            </w:numPr>
            <w:tabs>
              <w:tab w:val="left" w:pos="1055"/>
            </w:tabs>
          </w:pPr>
          <w:r w:rsidRPr="004C42D5">
            <w:t>Privacy, sovereignty and retention obligations are addressed.</w:t>
          </w:r>
        </w:p>
        <w:p w14:paraId="613A1D06" w14:textId="77777777" w:rsidR="00EE7BCA" w:rsidRPr="004C42D5" w:rsidRDefault="00EE7BCA">
          <w:pPr>
            <w:pStyle w:val="ListParagraph"/>
            <w:numPr>
              <w:ilvl w:val="0"/>
              <w:numId w:val="14"/>
            </w:numPr>
            <w:tabs>
              <w:tab w:val="left" w:pos="1055"/>
            </w:tabs>
          </w:pPr>
          <w:r w:rsidRPr="004C42D5">
            <w:t>Data quality requirements are defined.</w:t>
          </w:r>
        </w:p>
        <w:p w14:paraId="0D7852FD" w14:textId="77777777" w:rsidR="00EE7BCA" w:rsidRPr="009204A2" w:rsidRDefault="00EE7BCA">
          <w:pPr>
            <w:pStyle w:val="ListParagraph"/>
            <w:numPr>
              <w:ilvl w:val="0"/>
              <w:numId w:val="14"/>
            </w:numPr>
            <w:tabs>
              <w:tab w:val="left" w:pos="1055"/>
            </w:tabs>
          </w:pPr>
          <w:r w:rsidRPr="004C42D5">
            <w:t>Data architecture aligns with enterprise data standards and governance requirements.</w:t>
          </w:r>
        </w:p>
        <w:p w14:paraId="5C146549" w14:textId="77777777" w:rsidR="00EE7BCA" w:rsidRDefault="00EE7BCA" w:rsidP="00EE7BCA">
          <w:pPr>
            <w:tabs>
              <w:tab w:val="left" w:pos="1055"/>
            </w:tabs>
            <w:rPr>
              <w:b/>
              <w:bCs/>
            </w:rPr>
          </w:pPr>
          <w:r>
            <w:t xml:space="preserve">A reader should be able to understand </w:t>
          </w:r>
          <w:r w:rsidRPr="00D13F74">
            <w:rPr>
              <w:b/>
              <w:bCs/>
            </w:rPr>
            <w:t>what information the solution manages, where it is stored, who owns it, how it moves between systems, and what governance, quality, privacy and compliance requirements influence the data architecture.</w:t>
          </w:r>
        </w:p>
        <w:p w14:paraId="0A61844B" w14:textId="77777777" w:rsidR="00A94263" w:rsidRDefault="00A94263">
          <w:pPr>
            <w:spacing w:after="0" w:line="240" w:lineRule="auto"/>
            <w:rPr>
              <w:rFonts w:eastAsiaTheme="majorEastAsia" w:cs="Times New Roman (Headings CS)"/>
              <w:b/>
              <w:color w:val="0E2841" w:themeColor="text1"/>
              <w:sz w:val="36"/>
              <w:szCs w:val="40"/>
            </w:rPr>
          </w:pPr>
          <w:r>
            <w:br w:type="page"/>
          </w:r>
        </w:p>
        <w:p w14:paraId="526D1EFC" w14:textId="63F093F9" w:rsidR="00B35804" w:rsidRDefault="00B35804" w:rsidP="00B35804">
          <w:pPr>
            <w:pStyle w:val="Heading1-NumberedList"/>
          </w:pPr>
          <w:bookmarkStart w:id="106" w:name="_Toc242170585"/>
          <w:r>
            <w:t>Information Security Architecture</w:t>
          </w:r>
          <w:bookmarkEnd w:id="106"/>
        </w:p>
        <w:p w14:paraId="2AF8F34B" w14:textId="51F68CBD" w:rsidR="00870B4E" w:rsidRDefault="00870B4E" w:rsidP="00870B4E">
          <w:pPr>
            <w:spacing w:after="0" w:line="240" w:lineRule="auto"/>
          </w:pPr>
          <w:r>
            <w:t>This section describes the security principles, classifications, controls, risks and compliance obligations that guide the design and operation of the solution and ensure alignment with enterprise security requirements.</w:t>
          </w:r>
        </w:p>
        <w:p w14:paraId="2B9A5A1E" w14:textId="77777777" w:rsidR="00870B4E" w:rsidRDefault="00870B4E" w:rsidP="00870B4E">
          <w:pPr>
            <w:spacing w:after="0" w:line="240" w:lineRule="auto"/>
          </w:pPr>
        </w:p>
        <w:p w14:paraId="5B7FEA84" w14:textId="77777777" w:rsidR="00870B4E" w:rsidRPr="007A4D66" w:rsidRDefault="00870B4E" w:rsidP="00355A3E">
          <w:pPr>
            <w:keepNext/>
            <w:spacing w:after="0" w:line="240" w:lineRule="auto"/>
            <w:jc w:val="center"/>
            <w:rPr>
              <w:b/>
              <w:bCs/>
              <w:color w:val="FF0000"/>
            </w:rPr>
          </w:pPr>
          <w:commentRangeStart w:id="107"/>
          <w:r w:rsidRPr="007A4D66">
            <w:rPr>
              <w:b/>
              <w:bCs/>
              <w:color w:val="FF0000"/>
            </w:rPr>
            <w:t>[PLACEHOLDER]</w:t>
          </w:r>
          <w:commentRangeEnd w:id="107"/>
          <w:r w:rsidR="009204A2" w:rsidRPr="007A4D66">
            <w:rPr>
              <w:rStyle w:val="CommentReference"/>
              <w:b/>
              <w:bCs/>
              <w:color w:val="FF0000"/>
              <w:sz w:val="20"/>
              <w:szCs w:val="20"/>
            </w:rPr>
            <w:commentReference w:id="107"/>
          </w:r>
        </w:p>
        <w:p w14:paraId="1F1CF886" w14:textId="4C574406" w:rsidR="00355A3E" w:rsidRDefault="00355A3E" w:rsidP="00355A3E">
          <w:pPr>
            <w:pStyle w:val="Caption"/>
          </w:pPr>
          <w:bookmarkStart w:id="108" w:name="_Toc242170537"/>
          <w:r>
            <w:t xml:space="preserve">Figure </w:t>
          </w:r>
          <w:r>
            <w:fldChar w:fldCharType="begin"/>
          </w:r>
          <w:r>
            <w:instrText xml:space="preserve"> SEQ Figure \* ARABIC </w:instrText>
          </w:r>
          <w:r>
            <w:fldChar w:fldCharType="separate"/>
          </w:r>
          <w:r w:rsidR="001B50FC">
            <w:t>13</w:t>
          </w:r>
          <w:r>
            <w:fldChar w:fldCharType="end"/>
          </w:r>
          <w:r>
            <w:t xml:space="preserve"> - </w:t>
          </w:r>
          <w:r w:rsidRPr="00625602">
            <w:t>Information Security Architecture Overview</w:t>
          </w:r>
          <w:bookmarkEnd w:id="108"/>
        </w:p>
        <w:p w14:paraId="11547897" w14:textId="77777777" w:rsidR="00870B4E" w:rsidRDefault="00870B4E" w:rsidP="00870B4E">
          <w:pPr>
            <w:spacing w:after="0" w:line="240" w:lineRule="auto"/>
          </w:pPr>
        </w:p>
        <w:p w14:paraId="2AAA671A" w14:textId="7F362692" w:rsidR="00B35804" w:rsidRDefault="00B35804" w:rsidP="00E21E3F">
          <w:pPr>
            <w:pStyle w:val="Heading2-NumberedList"/>
          </w:pPr>
          <w:bookmarkStart w:id="109" w:name="_Toc242170586"/>
          <w:r>
            <w:t>Information Security Overview</w:t>
          </w:r>
          <w:bookmarkEnd w:id="109"/>
        </w:p>
        <w:p w14:paraId="53C974A8" w14:textId="77777777" w:rsidR="003A6F2A" w:rsidRDefault="003A6F2A" w:rsidP="003A6F2A">
          <w:pPr>
            <w:spacing w:after="0" w:line="240" w:lineRule="auto"/>
          </w:pPr>
          <w:r>
            <w:t>Provides a high-level overview of the security architecture and the approach used to protect information, services and technology assets.</w:t>
          </w:r>
        </w:p>
        <w:p w14:paraId="728D216D" w14:textId="77777777" w:rsidR="003A6F2A" w:rsidRDefault="003A6F2A" w:rsidP="003A6F2A">
          <w:pPr>
            <w:spacing w:after="0" w:line="240" w:lineRule="auto"/>
          </w:pPr>
        </w:p>
        <w:p w14:paraId="664214B4" w14:textId="108085B3" w:rsidR="00B35804" w:rsidRDefault="003A6F2A" w:rsidP="003A6F2A">
          <w:pPr>
            <w:spacing w:after="0" w:line="240" w:lineRule="auto"/>
          </w:pPr>
          <w:r>
            <w:t xml:space="preserve">The </w:t>
          </w:r>
          <w:r w:rsidR="00961F16">
            <w:t xml:space="preserve">Auth0 CIAM </w:t>
          </w:r>
          <w:r>
            <w:t xml:space="preserve">solution adopts a </w:t>
          </w:r>
          <w:commentRangeStart w:id="110"/>
          <w:r>
            <w:t>secur</w:t>
          </w:r>
          <w:r w:rsidR="001A707B">
            <w:t>e</w:t>
          </w:r>
          <w:r w:rsidR="00962BB4">
            <w:t xml:space="preserve"> </w:t>
          </w:r>
          <w:commentRangeEnd w:id="110"/>
          <w:r w:rsidRPr="00255AB1">
            <w:rPr>
              <w:rStyle w:val="CommentReference"/>
              <w:sz w:val="20"/>
              <w:szCs w:val="20"/>
            </w:rPr>
            <w:commentReference w:id="110"/>
          </w:r>
          <w:r w:rsidR="00255AB1" w:rsidRPr="00255AB1">
            <w:t>resilient, and business-enabled environment</w:t>
          </w:r>
          <w:r>
            <w:t>, incorporating identity management, access controls, encryption, monitoring and audit capabilities throughout the architecture. Security controls are aligned with enterprise policies and regulatory obligations to ensure the protection of customer, business and operational information.</w:t>
          </w:r>
        </w:p>
        <w:p w14:paraId="49779E38" w14:textId="2B41E9E5" w:rsidR="009B23C6" w:rsidRDefault="009B23C6" w:rsidP="003A6F2A">
          <w:pPr>
            <w:spacing w:after="0" w:line="240" w:lineRule="auto"/>
          </w:pPr>
          <w:r>
            <w:t xml:space="preserve">The solution </w:t>
          </w:r>
          <w:r w:rsidR="00EC2399">
            <w:t xml:space="preserve">leverages a </w:t>
          </w:r>
          <w:r w:rsidR="003D2473">
            <w:t xml:space="preserve">shared </w:t>
          </w:r>
          <w:r w:rsidR="00EC2399">
            <w:t xml:space="preserve">SaaS </w:t>
          </w:r>
          <w:r w:rsidR="00FB4D01">
            <w:t xml:space="preserve">security model </w:t>
          </w:r>
          <w:r w:rsidR="00C7588B">
            <w:t>where the vendor Auth</w:t>
          </w:r>
          <w:r w:rsidR="00221140">
            <w:t>0</w:t>
          </w:r>
          <w:r w:rsidR="00C54411">
            <w:t xml:space="preserve"> provides</w:t>
          </w:r>
          <w:r w:rsidR="006213AC">
            <w:t xml:space="preserve"> appropriate,</w:t>
          </w:r>
          <w:r w:rsidR="00C54411">
            <w:t xml:space="preserve"> certified, audited </w:t>
          </w:r>
          <w:r w:rsidR="006D510C">
            <w:t xml:space="preserve">platform </w:t>
          </w:r>
          <w:r w:rsidR="005C505B">
            <w:t>security controls</w:t>
          </w:r>
          <w:r w:rsidR="007004CA">
            <w:t xml:space="preserve">. </w:t>
          </w:r>
          <w:r w:rsidR="003A0F9A">
            <w:t xml:space="preserve">Whilst Auth0 </w:t>
          </w:r>
          <w:r w:rsidR="0050438E">
            <w:t>secures</w:t>
          </w:r>
          <w:r w:rsidR="003A0F9A">
            <w:t xml:space="preserve"> the </w:t>
          </w:r>
          <w:r w:rsidR="0050438E">
            <w:t xml:space="preserve">Auth0 SaaS platform, </w:t>
          </w:r>
          <w:r w:rsidR="007004CA">
            <w:t>WCQ</w:t>
          </w:r>
          <w:r w:rsidR="0050438E">
            <w:t xml:space="preserve">’s </w:t>
          </w:r>
          <w:r w:rsidR="00434F6D">
            <w:t xml:space="preserve">information security </w:t>
          </w:r>
          <w:r w:rsidR="00DF773F">
            <w:t xml:space="preserve">responsibility </w:t>
          </w:r>
          <w:r w:rsidR="00434F6D">
            <w:t>is broad</w:t>
          </w:r>
          <w:r w:rsidR="004E75B5">
            <w:t xml:space="preserve"> and must </w:t>
          </w:r>
          <w:r w:rsidR="006860CE">
            <w:t>at a minimum</w:t>
          </w:r>
          <w:r w:rsidR="003B6F43">
            <w:t xml:space="preserve">, </w:t>
          </w:r>
          <w:r w:rsidR="004E75B5">
            <w:t>cover the following</w:t>
          </w:r>
          <w:r w:rsidR="00B66228">
            <w:t>:</w:t>
          </w:r>
        </w:p>
        <w:p w14:paraId="50F2782D" w14:textId="15D5FA57" w:rsidR="00B66228" w:rsidRDefault="00B34314" w:rsidP="00B34314">
          <w:pPr>
            <w:pStyle w:val="ListParagraph"/>
            <w:numPr>
              <w:ilvl w:val="0"/>
              <w:numId w:val="48"/>
            </w:numPr>
            <w:spacing w:after="0" w:line="240" w:lineRule="auto"/>
          </w:pPr>
          <w:r>
            <w:t>Enforce strong authentication</w:t>
          </w:r>
          <w:r w:rsidR="0024276A">
            <w:t xml:space="preserve"> for staff, integrators, </w:t>
          </w:r>
          <w:r w:rsidR="00724D0B">
            <w:t>and external end users of the platform</w:t>
          </w:r>
        </w:p>
        <w:p w14:paraId="409B31D2" w14:textId="2CEBD4BC" w:rsidR="00A00107" w:rsidRDefault="00A00107" w:rsidP="00B34314">
          <w:pPr>
            <w:pStyle w:val="ListParagraph"/>
            <w:numPr>
              <w:ilvl w:val="0"/>
              <w:numId w:val="48"/>
            </w:numPr>
            <w:spacing w:after="0" w:line="240" w:lineRule="auto"/>
          </w:pPr>
          <w:r>
            <w:t xml:space="preserve">Enforce </w:t>
          </w:r>
          <w:r w:rsidR="008E4B1F">
            <w:t xml:space="preserve">ASD recommended security controls </w:t>
          </w:r>
          <w:r w:rsidR="00EE2EE4">
            <w:t>to all internet facing portals which consume CIA</w:t>
          </w:r>
          <w:r w:rsidR="003A255C">
            <w:t>M</w:t>
          </w:r>
          <w:r w:rsidR="00EE2EE4">
            <w:t xml:space="preserve"> services</w:t>
          </w:r>
          <w:r w:rsidR="00C56A92">
            <w:t>.</w:t>
          </w:r>
        </w:p>
        <w:p w14:paraId="588DB561" w14:textId="6C76D9F5" w:rsidR="00C56A92" w:rsidRDefault="00F14D41" w:rsidP="00B34314">
          <w:pPr>
            <w:pStyle w:val="ListParagraph"/>
            <w:numPr>
              <w:ilvl w:val="0"/>
              <w:numId w:val="48"/>
            </w:numPr>
            <w:spacing w:after="0" w:line="240" w:lineRule="auto"/>
          </w:pPr>
          <w:r>
            <w:t>Secure integrations, data</w:t>
          </w:r>
          <w:r w:rsidR="003A255C">
            <w:t>, and CI/CD pipelines integrated to the CIAM platform</w:t>
          </w:r>
          <w:r w:rsidR="0004129B">
            <w:t xml:space="preserve"> with </w:t>
          </w:r>
          <w:r w:rsidR="00F75306">
            <w:t xml:space="preserve">regular </w:t>
          </w:r>
          <w:r w:rsidR="00633D94">
            <w:t>secret</w:t>
          </w:r>
          <w:r w:rsidR="004F1900">
            <w:t xml:space="preserve">, key </w:t>
          </w:r>
          <w:r w:rsidR="00C25A4D">
            <w:t xml:space="preserve">and </w:t>
          </w:r>
          <w:r w:rsidR="004F1900">
            <w:t>PKI rotation</w:t>
          </w:r>
          <w:r w:rsidR="0041682D">
            <w:t xml:space="preserve"> as per WCQ’s </w:t>
          </w:r>
          <w:r w:rsidR="00765F35">
            <w:t>internal policy.</w:t>
          </w:r>
        </w:p>
        <w:p w14:paraId="6934B4B3" w14:textId="4341D7DC" w:rsidR="003A255C" w:rsidRDefault="009D023C" w:rsidP="00B34314">
          <w:pPr>
            <w:pStyle w:val="ListParagraph"/>
            <w:numPr>
              <w:ilvl w:val="0"/>
              <w:numId w:val="48"/>
            </w:numPr>
            <w:spacing w:after="0" w:line="240" w:lineRule="auto"/>
          </w:pPr>
          <w:r>
            <w:t xml:space="preserve">Implement granular access controls </w:t>
          </w:r>
          <w:r w:rsidR="00AA1CFB">
            <w:t xml:space="preserve">following the principle of least </w:t>
          </w:r>
          <w:r w:rsidR="00EB1344">
            <w:t>privilege</w:t>
          </w:r>
          <w:r w:rsidR="00786437">
            <w:t>.</w:t>
          </w:r>
        </w:p>
        <w:p w14:paraId="1A0F0CBF" w14:textId="6E7B84D0" w:rsidR="00786437" w:rsidRDefault="008160C1" w:rsidP="00B34314">
          <w:pPr>
            <w:pStyle w:val="ListParagraph"/>
            <w:numPr>
              <w:ilvl w:val="0"/>
              <w:numId w:val="48"/>
            </w:numPr>
            <w:spacing w:after="0" w:line="240" w:lineRule="auto"/>
          </w:pPr>
          <w:r>
            <w:t xml:space="preserve">Enforce governance </w:t>
          </w:r>
          <w:r w:rsidR="00BD5D71">
            <w:t xml:space="preserve">of the </w:t>
          </w:r>
          <w:r w:rsidR="00901B1E">
            <w:t xml:space="preserve">Vendor, Integrator, </w:t>
          </w:r>
          <w:r w:rsidR="00BD5D71">
            <w:t>CIA</w:t>
          </w:r>
          <w:r w:rsidR="00776A11">
            <w:t>M</w:t>
          </w:r>
          <w:r w:rsidR="00BD5D71">
            <w:t xml:space="preserve"> platform, connected applications</w:t>
          </w:r>
          <w:r w:rsidR="001F74F6">
            <w:t xml:space="preserve">, </w:t>
          </w:r>
          <w:r w:rsidR="008B50C1">
            <w:t xml:space="preserve">first and </w:t>
          </w:r>
          <w:r w:rsidR="001F74F6">
            <w:t>third</w:t>
          </w:r>
          <w:r w:rsidR="00765F35">
            <w:t>-</w:t>
          </w:r>
          <w:r w:rsidR="001F74F6">
            <w:t>party integrations</w:t>
          </w:r>
          <w:r w:rsidR="0097446D">
            <w:t xml:space="preserve"> ensuring </w:t>
          </w:r>
          <w:r w:rsidR="00DE6F41">
            <w:t xml:space="preserve">appropriate logging </w:t>
          </w:r>
          <w:r w:rsidR="00C84554">
            <w:t xml:space="preserve">and accounting </w:t>
          </w:r>
          <w:r w:rsidR="00DE6F41">
            <w:t xml:space="preserve">is </w:t>
          </w:r>
          <w:r w:rsidR="009728D9">
            <w:t>replicated to the WCQ SIEM</w:t>
          </w:r>
          <w:r w:rsidR="004C053F">
            <w:t>.</w:t>
          </w:r>
        </w:p>
        <w:p w14:paraId="702100C0" w14:textId="14809FDB" w:rsidR="004C053F" w:rsidRDefault="00AE10CC" w:rsidP="00B34314">
          <w:pPr>
            <w:pStyle w:val="ListParagraph"/>
            <w:numPr>
              <w:ilvl w:val="0"/>
              <w:numId w:val="48"/>
            </w:numPr>
            <w:spacing w:after="0" w:line="240" w:lineRule="auto"/>
          </w:pPr>
          <w:r>
            <w:t xml:space="preserve">Security posture management is in place </w:t>
          </w:r>
          <w:r w:rsidR="000F1E4D">
            <w:t>and revi</w:t>
          </w:r>
          <w:r w:rsidR="00BA4A08">
            <w:t>ewed regularly</w:t>
          </w:r>
          <w:r w:rsidR="003778BE">
            <w:t>.</w:t>
          </w:r>
        </w:p>
        <w:p w14:paraId="595933B6" w14:textId="1CAFD79D" w:rsidR="00BA4A08" w:rsidRDefault="007B2DD4" w:rsidP="00B34314">
          <w:pPr>
            <w:pStyle w:val="ListParagraph"/>
            <w:numPr>
              <w:ilvl w:val="0"/>
              <w:numId w:val="48"/>
            </w:numPr>
            <w:spacing w:after="0" w:line="240" w:lineRule="auto"/>
          </w:pPr>
          <w:r>
            <w:t>Secure development lifecycle practices are followed</w:t>
          </w:r>
          <w:r w:rsidR="003778BE">
            <w:t>.</w:t>
          </w:r>
        </w:p>
        <w:p w14:paraId="0CBA7D8A" w14:textId="27171029" w:rsidR="00000039" w:rsidRDefault="006E5D4A" w:rsidP="00B34314">
          <w:pPr>
            <w:pStyle w:val="ListParagraph"/>
            <w:numPr>
              <w:ilvl w:val="0"/>
              <w:numId w:val="48"/>
            </w:numPr>
            <w:spacing w:after="0" w:line="240" w:lineRule="auto"/>
          </w:pPr>
          <w:r>
            <w:t>Deprecated</w:t>
          </w:r>
          <w:r w:rsidR="00BB0607">
            <w:t>,</w:t>
          </w:r>
          <w:r>
            <w:t xml:space="preserve"> legacy </w:t>
          </w:r>
          <w:r w:rsidR="0088394A">
            <w:t>encryptio</w:t>
          </w:r>
          <w:r w:rsidR="00BB0607">
            <w:t>n</w:t>
          </w:r>
          <w:r w:rsidR="00600348">
            <w:t xml:space="preserve"> and ide</w:t>
          </w:r>
          <w:r w:rsidR="00F43A0B">
            <w:t>ntity</w:t>
          </w:r>
          <w:r w:rsidR="00BB0607">
            <w:t xml:space="preserve"> integration </w:t>
          </w:r>
          <w:r w:rsidR="00F43A0B">
            <w:t>standards</w:t>
          </w:r>
          <w:r w:rsidR="002543F3">
            <w:t xml:space="preserve"> </w:t>
          </w:r>
          <w:r w:rsidR="005442BD">
            <w:t>are strongly discouraged</w:t>
          </w:r>
          <w:r w:rsidR="005133C9">
            <w:t xml:space="preserve"> for use with the Auth0 CIAM platform.</w:t>
          </w:r>
        </w:p>
        <w:p w14:paraId="51A23686" w14:textId="77777777" w:rsidR="003A6F2A" w:rsidRDefault="003A6F2A" w:rsidP="003A6F2A">
          <w:pPr>
            <w:spacing w:after="0" w:line="240" w:lineRule="auto"/>
          </w:pPr>
        </w:p>
        <w:p w14:paraId="10212971" w14:textId="12CFF765" w:rsidR="00B35804" w:rsidRDefault="00B35804" w:rsidP="00E21E3F">
          <w:pPr>
            <w:pStyle w:val="Heading2-NumberedList"/>
          </w:pPr>
          <w:bookmarkStart w:id="111" w:name="_Toc242170587"/>
          <w:r>
            <w:t>Information Security Principles and Standards</w:t>
          </w:r>
          <w:bookmarkEnd w:id="111"/>
        </w:p>
        <w:p w14:paraId="6A2DC0AF" w14:textId="77777777" w:rsidR="001161C6" w:rsidRDefault="001161C6" w:rsidP="001161C6">
          <w:pPr>
            <w:spacing w:after="0" w:line="240" w:lineRule="auto"/>
          </w:pPr>
          <w:r>
            <w:t>Defines the security principles, standards and policies that govern the design, implementation and operation of the solution.</w:t>
          </w:r>
        </w:p>
        <w:p w14:paraId="7845DDFA" w14:textId="77777777" w:rsidR="001161C6" w:rsidRDefault="001161C6" w:rsidP="001161C6">
          <w:pPr>
            <w:spacing w:after="0" w:line="240" w:lineRule="auto"/>
          </w:pPr>
        </w:p>
        <w:p w14:paraId="633F84AD" w14:textId="2FA3F3AF" w:rsidR="00B35804" w:rsidRPr="001161C6" w:rsidRDefault="00B35804" w:rsidP="001161C6">
          <w:pPr>
            <w:spacing w:after="0" w:line="240" w:lineRule="auto"/>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79122C" w:rsidRPr="00CF5342" w14:paraId="60A5C877" w14:textId="77777777" w:rsidTr="5D632E3F">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29FDD6F5" w14:textId="39C0DA28" w:rsidR="0079122C" w:rsidRPr="00CF5342" w:rsidRDefault="61B1721B">
                <w:pPr>
                  <w:pStyle w:val="TableHeading"/>
                  <w:tabs>
                    <w:tab w:val="left" w:pos="1055"/>
                  </w:tabs>
                </w:pPr>
                <w:commentRangeStart w:id="112"/>
                <w:r>
                  <w:t>Principle</w:t>
                </w:r>
                <w:commentRangeEnd w:id="112"/>
                <w:r w:rsidR="00A261D0" w:rsidRPr="00CF5342">
                  <w:rPr>
                    <w:rStyle w:val="CommentReference"/>
                    <w:sz w:val="20"/>
                    <w:szCs w:val="20"/>
                  </w:rPr>
                  <w:commentReference w:id="112"/>
                </w:r>
              </w:p>
            </w:tc>
            <w:tc>
              <w:tcPr>
                <w:tcW w:w="4961" w:type="dxa"/>
                <w:vAlign w:val="top"/>
              </w:tcPr>
              <w:p w14:paraId="0A2C4D7F" w14:textId="18FA94F5" w:rsidR="0079122C" w:rsidRPr="005D6863" w:rsidRDefault="00A261D0">
                <w:pPr>
                  <w:pStyle w:val="TableHeading"/>
                  <w:cnfStyle w:val="100000000000" w:firstRow="1" w:lastRow="0" w:firstColumn="0" w:lastColumn="0" w:oddVBand="0" w:evenVBand="0" w:oddHBand="0" w:evenHBand="0" w:firstRowFirstColumn="0" w:firstRowLastColumn="0" w:lastRowFirstColumn="0" w:lastRowLastColumn="0"/>
                </w:pPr>
                <w:r w:rsidRPr="00A261D0">
                  <w:t>Description</w:t>
                </w:r>
              </w:p>
            </w:tc>
          </w:tr>
          <w:tr w:rsidR="0079122C" w:rsidRPr="00BB5816" w14:paraId="51EA7066"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53087A6F" w14:textId="0CB9EA29" w:rsidR="0079122C" w:rsidRPr="00B44420" w:rsidRDefault="61B1721B">
                <w:pPr>
                  <w:pStyle w:val="TableSubHeading"/>
                  <w:tabs>
                    <w:tab w:val="left" w:pos="954"/>
                  </w:tabs>
                </w:pPr>
                <w:commentRangeStart w:id="113"/>
                <w:r>
                  <w:t>Security by Design</w:t>
                </w:r>
                <w:commentRangeEnd w:id="113"/>
                <w:r w:rsidR="00A261D0" w:rsidRPr="00B44420">
                  <w:rPr>
                    <w:rStyle w:val="CommentReference"/>
                    <w:sz w:val="20"/>
                    <w:szCs w:val="20"/>
                  </w:rPr>
                  <w:commentReference w:id="113"/>
                </w:r>
              </w:p>
            </w:tc>
            <w:tc>
              <w:tcPr>
                <w:tcW w:w="4961" w:type="dxa"/>
                <w:tcBorders>
                  <w:top w:val="nil"/>
                  <w:bottom w:val="nil"/>
                </w:tcBorders>
                <w:vAlign w:val="top"/>
              </w:tcPr>
              <w:p w14:paraId="074DE22C" w14:textId="5D4D49BC" w:rsidR="0079122C" w:rsidRPr="00B44420" w:rsidRDefault="00332F4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32F4D">
                  <w:rPr>
                    <w:rFonts w:asciiTheme="minorHAnsi" w:hAnsiTheme="minorHAnsi"/>
                    <w:sz w:val="18"/>
                    <w:szCs w:val="18"/>
                  </w:rPr>
                  <w:t>Security requirements incorporated from the outset of design activities</w:t>
                </w:r>
              </w:p>
            </w:tc>
          </w:tr>
          <w:tr w:rsidR="0079122C" w:rsidRPr="007E5415" w14:paraId="18CD2483"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9E6DEA9" w14:textId="50009149" w:rsidR="0079122C" w:rsidRPr="00EF1989" w:rsidRDefault="00A261D0">
                <w:pPr>
                  <w:pStyle w:val="TableSubHeading"/>
                  <w:tabs>
                    <w:tab w:val="left" w:pos="938"/>
                  </w:tabs>
                </w:pPr>
                <w:r w:rsidRPr="00A261D0">
                  <w:t>Least Privilege</w:t>
                </w:r>
              </w:p>
            </w:tc>
            <w:tc>
              <w:tcPr>
                <w:tcW w:w="4961" w:type="dxa"/>
                <w:tcBorders>
                  <w:top w:val="single" w:sz="4" w:space="0" w:color="F2F2F2" w:themeColor="background1" w:themeShade="F2"/>
                  <w:bottom w:val="single" w:sz="4" w:space="0" w:color="F2F2F2" w:themeColor="background1" w:themeShade="F2"/>
                </w:tcBorders>
                <w:vAlign w:val="top"/>
              </w:tcPr>
              <w:p w14:paraId="18F8B890" w14:textId="5B0431E6" w:rsidR="0079122C" w:rsidRPr="003B66D0" w:rsidRDefault="00332F4D">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32F4D">
                  <w:rPr>
                    <w:rFonts w:asciiTheme="minorHAnsi" w:hAnsiTheme="minorHAnsi"/>
                    <w:sz w:val="18"/>
                    <w:szCs w:val="18"/>
                  </w:rPr>
                  <w:t>Access granted only to the minimum level required</w:t>
                </w:r>
              </w:p>
            </w:tc>
          </w:tr>
          <w:tr w:rsidR="0079122C" w:rsidRPr="007E5415" w14:paraId="0E4A6753"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0FE71E9" w14:textId="73868C07" w:rsidR="0079122C" w:rsidRPr="001F578E" w:rsidRDefault="00A261D0">
                <w:pPr>
                  <w:pStyle w:val="TableSubHeading"/>
                </w:pPr>
                <w:r w:rsidRPr="00A261D0">
                  <w:t>Defence in Depth</w:t>
                </w:r>
              </w:p>
            </w:tc>
            <w:tc>
              <w:tcPr>
                <w:tcW w:w="4961" w:type="dxa"/>
                <w:tcBorders>
                  <w:top w:val="single" w:sz="4" w:space="0" w:color="F2F2F2" w:themeColor="background1" w:themeShade="F2"/>
                  <w:bottom w:val="single" w:sz="4" w:space="0" w:color="F2F2F2" w:themeColor="background1" w:themeShade="F2"/>
                </w:tcBorders>
                <w:vAlign w:val="top"/>
              </w:tcPr>
              <w:p w14:paraId="0C64B397" w14:textId="3AF730EF" w:rsidR="0079122C" w:rsidRPr="00027926" w:rsidRDefault="00332F4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32F4D">
                  <w:rPr>
                    <w:rFonts w:asciiTheme="minorHAnsi" w:hAnsiTheme="minorHAnsi"/>
                    <w:sz w:val="18"/>
                    <w:szCs w:val="18"/>
                  </w:rPr>
                  <w:t>Multiple layers of security controls applied</w:t>
                </w:r>
              </w:p>
            </w:tc>
          </w:tr>
          <w:tr w:rsidR="0079122C" w:rsidRPr="007E5415" w14:paraId="07BC8CB5"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76A88DC" w14:textId="40DCC842" w:rsidR="0079122C" w:rsidRPr="00DF4627" w:rsidRDefault="00332F4D">
                <w:pPr>
                  <w:pStyle w:val="TableSubHeading"/>
                </w:pPr>
                <w:r w:rsidRPr="00332F4D">
                  <w:t>Zero Trust</w:t>
                </w:r>
              </w:p>
            </w:tc>
            <w:tc>
              <w:tcPr>
                <w:tcW w:w="4961" w:type="dxa"/>
                <w:tcBorders>
                  <w:top w:val="single" w:sz="4" w:space="0" w:color="F2F2F2" w:themeColor="background1" w:themeShade="F2"/>
                  <w:bottom w:val="single" w:sz="4" w:space="0" w:color="F2F2F2" w:themeColor="background1" w:themeShade="F2"/>
                </w:tcBorders>
                <w:vAlign w:val="top"/>
              </w:tcPr>
              <w:p w14:paraId="2D11321F" w14:textId="6CF014B9" w:rsidR="0079122C" w:rsidRPr="00027926" w:rsidRDefault="001B50FC">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B50FC">
                  <w:rPr>
                    <w:rFonts w:asciiTheme="minorHAnsi" w:hAnsiTheme="minorHAnsi"/>
                    <w:sz w:val="18"/>
                    <w:szCs w:val="18"/>
                  </w:rPr>
                  <w:t>All access requests are verified and validated</w:t>
                </w:r>
              </w:p>
            </w:tc>
          </w:tr>
          <w:tr w:rsidR="0079122C" w:rsidRPr="007E5415" w14:paraId="176C1C43"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76EAD21" w14:textId="7D994AD3" w:rsidR="0079122C" w:rsidRPr="00283B8A" w:rsidRDefault="00332F4D">
                <w:pPr>
                  <w:pStyle w:val="TableSubHeading"/>
                </w:pPr>
                <w:r w:rsidRPr="00332F4D">
                  <w:t>Secure by Default</w:t>
                </w:r>
              </w:p>
            </w:tc>
            <w:tc>
              <w:tcPr>
                <w:tcW w:w="4961" w:type="dxa"/>
                <w:tcBorders>
                  <w:top w:val="single" w:sz="4" w:space="0" w:color="F2F2F2" w:themeColor="background1" w:themeShade="F2"/>
                  <w:bottom w:val="single" w:sz="12" w:space="0" w:color="003E8F"/>
                </w:tcBorders>
                <w:vAlign w:val="top"/>
              </w:tcPr>
              <w:p w14:paraId="1BF4BFBB" w14:textId="33A12758" w:rsidR="0079122C" w:rsidRPr="00027926" w:rsidRDefault="001B50FC" w:rsidP="0012787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B50FC">
                  <w:rPr>
                    <w:rFonts w:asciiTheme="minorHAnsi" w:hAnsiTheme="minorHAnsi"/>
                    <w:sz w:val="18"/>
                    <w:szCs w:val="18"/>
                  </w:rPr>
                  <w:t>Systems are deployed with secure baseline configurations</w:t>
                </w:r>
              </w:p>
            </w:tc>
          </w:tr>
        </w:tbl>
        <w:p w14:paraId="1ACED2A2" w14:textId="5A818ACD" w:rsidR="0012787A" w:rsidRDefault="0012787A">
          <w:pPr>
            <w:pStyle w:val="Caption"/>
          </w:pPr>
          <w:bookmarkStart w:id="114" w:name="_Toc242170487"/>
          <w:r>
            <w:t xml:space="preserve">Table </w:t>
          </w:r>
          <w:r>
            <w:fldChar w:fldCharType="begin"/>
          </w:r>
          <w:r>
            <w:instrText xml:space="preserve"> SEQ Table \* ARABIC </w:instrText>
          </w:r>
          <w:r>
            <w:fldChar w:fldCharType="separate"/>
          </w:r>
          <w:r w:rsidR="00D2291F">
            <w:t>19</w:t>
          </w:r>
          <w:r>
            <w:fldChar w:fldCharType="end"/>
          </w:r>
          <w:r>
            <w:t xml:space="preserve"> - </w:t>
          </w:r>
          <w:r w:rsidRPr="00470E45">
            <w:t>Security Principles</w:t>
          </w:r>
          <w:bookmarkEnd w:id="114"/>
        </w:p>
        <w:p w14:paraId="1B196008" w14:textId="77777777" w:rsidR="001161C6" w:rsidRDefault="001161C6" w:rsidP="001161C6">
          <w:pPr>
            <w:spacing w:after="0" w:line="240" w:lineRule="auto"/>
          </w:pPr>
        </w:p>
        <w:p w14:paraId="16D1DCA2" w14:textId="0BCC8D50" w:rsidR="00B35804" w:rsidRDefault="00B35804" w:rsidP="00E21E3F">
          <w:pPr>
            <w:pStyle w:val="Heading2-NumberedList"/>
          </w:pPr>
          <w:bookmarkStart w:id="115" w:name="_Toc242170588"/>
          <w:commentRangeStart w:id="116"/>
          <w:r>
            <w:t xml:space="preserve">Information Security Classification </w:t>
          </w:r>
          <w:commentRangeEnd w:id="116"/>
          <w:r>
            <w:rPr>
              <w:rStyle w:val="CommentReference"/>
              <w:sz w:val="28"/>
              <w:szCs w:val="32"/>
            </w:rPr>
            <w:commentReference w:id="116"/>
          </w:r>
          <w:r>
            <w:t>and Handling</w:t>
          </w:r>
          <w:bookmarkEnd w:id="115"/>
        </w:p>
        <w:p w14:paraId="5F4B012D" w14:textId="77777777" w:rsidR="00BF2D84" w:rsidRDefault="00BF2D84" w:rsidP="00BF2D84">
          <w:pPr>
            <w:spacing w:after="0" w:line="240" w:lineRule="auto"/>
          </w:pPr>
          <w:r>
            <w:t>Defines how information is classified, protected, stored, transmitted and disposed of throughout its lifecycle.</w:t>
          </w:r>
        </w:p>
        <w:p w14:paraId="63B91067" w14:textId="190B060B" w:rsidR="007073E8" w:rsidRDefault="00746BC5" w:rsidP="00BF2D84">
          <w:pPr>
            <w:spacing w:after="0" w:line="240" w:lineRule="auto"/>
          </w:pPr>
          <w:r>
            <w:t xml:space="preserve">The information in </w:t>
          </w:r>
          <w:r w:rsidR="00ED3D58">
            <w:t>t</w:t>
          </w:r>
          <w:r>
            <w:t xml:space="preserve">he table is referenced from the WCQ Information Asset Classification policy which aligns to Queensland Government </w:t>
          </w:r>
          <w:r w:rsidR="008B538E">
            <w:t>Information Security framework (QGISCF)</w:t>
          </w:r>
        </w:p>
        <w:p w14:paraId="5B79146E" w14:textId="77777777" w:rsidR="00BF2D84" w:rsidRDefault="00BF2D84" w:rsidP="00BF2D84">
          <w:pPr>
            <w:spacing w:after="0" w:line="240" w:lineRule="auto"/>
          </w:pPr>
        </w:p>
        <w:p w14:paraId="0C09E907" w14:textId="15286082" w:rsidR="00B35804" w:rsidRPr="00BF2D84" w:rsidRDefault="00B35804" w:rsidP="00BF2D84">
          <w:pPr>
            <w:spacing w:after="0" w:line="240" w:lineRule="auto"/>
            <w:rPr>
              <w:b/>
              <w:bCs/>
            </w:rPr>
          </w:pPr>
        </w:p>
        <w:tbl>
          <w:tblPr>
            <w:tblStyle w:val="WorkCoverTableStyle1"/>
            <w:tblW w:w="9356" w:type="dxa"/>
            <w:tblLayout w:type="fixed"/>
            <w:tblCellMar>
              <w:top w:w="57" w:type="dxa"/>
              <w:bottom w:w="57" w:type="dxa"/>
            </w:tblCellMar>
            <w:tblLook w:val="06A0" w:firstRow="1" w:lastRow="0" w:firstColumn="1" w:lastColumn="0" w:noHBand="1" w:noVBand="1"/>
          </w:tblPr>
          <w:tblGrid>
            <w:gridCol w:w="1843"/>
            <w:gridCol w:w="4536"/>
            <w:gridCol w:w="2977"/>
          </w:tblGrid>
          <w:tr w:rsidR="00BF2D84" w:rsidRPr="00CF5342" w14:paraId="224B861F" w14:textId="77777777" w:rsidTr="002A156C">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843" w:type="dxa"/>
                <w:vAlign w:val="top"/>
              </w:tcPr>
              <w:p w14:paraId="55A1CBE5" w14:textId="0AC18DD0" w:rsidR="00BF2D84" w:rsidRPr="00CF5342" w:rsidRDefault="358723A7" w:rsidP="00BF2D84">
                <w:pPr>
                  <w:pStyle w:val="TableHeading"/>
                  <w:tabs>
                    <w:tab w:val="left" w:pos="1055"/>
                  </w:tabs>
                </w:pPr>
                <w:commentRangeStart w:id="117"/>
                <w:r>
                  <w:t>Classification</w:t>
                </w:r>
                <w:commentRangeEnd w:id="117"/>
                <w:r w:rsidR="002A156C" w:rsidRPr="00CF5342">
                  <w:rPr>
                    <w:rStyle w:val="CommentReference"/>
                    <w:sz w:val="20"/>
                    <w:szCs w:val="20"/>
                  </w:rPr>
                  <w:commentReference w:id="117"/>
                </w:r>
              </w:p>
            </w:tc>
            <w:tc>
              <w:tcPr>
                <w:tcW w:w="4536" w:type="dxa"/>
                <w:vAlign w:val="top"/>
              </w:tcPr>
              <w:p w14:paraId="217ED50F" w14:textId="1A29B2F0" w:rsidR="00BF2D84" w:rsidRPr="005D6863" w:rsidRDefault="009836C5" w:rsidP="00BF2D84">
                <w:pPr>
                  <w:pStyle w:val="TableHeading"/>
                  <w:cnfStyle w:val="100000000000" w:firstRow="1" w:lastRow="0" w:firstColumn="0" w:lastColumn="0" w:oddVBand="0" w:evenVBand="0" w:oddHBand="0" w:evenHBand="0" w:firstRowFirstColumn="0" w:firstRowLastColumn="0" w:lastRowFirstColumn="0" w:lastRowLastColumn="0"/>
                </w:pPr>
                <w:r w:rsidRPr="009836C5">
                  <w:t>Description</w:t>
                </w:r>
              </w:p>
            </w:tc>
            <w:tc>
              <w:tcPr>
                <w:tcW w:w="2977" w:type="dxa"/>
                <w:vAlign w:val="top"/>
              </w:tcPr>
              <w:p w14:paraId="3B17FCD7" w14:textId="53A46AE6" w:rsidR="00BF2D84" w:rsidRPr="005D6863" w:rsidRDefault="00CC6AEC" w:rsidP="00BF2D84">
                <w:pPr>
                  <w:pStyle w:val="TableHeading"/>
                  <w:cnfStyle w:val="100000000000" w:firstRow="1" w:lastRow="0" w:firstColumn="0" w:lastColumn="0" w:oddVBand="0" w:evenVBand="0" w:oddHBand="0" w:evenHBand="0" w:firstRowFirstColumn="0" w:firstRowLastColumn="0" w:lastRowFirstColumn="0" w:lastRowLastColumn="0"/>
                </w:pPr>
                <w:r>
                  <w:t xml:space="preserve">Key </w:t>
                </w:r>
                <w:r w:rsidR="009836C5" w:rsidRPr="009836C5">
                  <w:t>Handling Requirements</w:t>
                </w:r>
              </w:p>
            </w:tc>
          </w:tr>
          <w:tr w:rsidR="00BF2D84" w:rsidRPr="00BB5816" w14:paraId="02B6C0DA" w14:textId="77777777" w:rsidTr="002A156C">
            <w:trPr>
              <w:trHeight w:val="93"/>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FFFFFF" w:themeColor="background1"/>
                </w:tcBorders>
                <w:vAlign w:val="top"/>
              </w:tcPr>
              <w:p w14:paraId="466507B6" w14:textId="47FDE942" w:rsidR="00BF2D84" w:rsidRPr="00B44420" w:rsidRDefault="00ED5A3E" w:rsidP="00BF2D84">
                <w:pPr>
                  <w:pStyle w:val="TableSubHeading"/>
                  <w:tabs>
                    <w:tab w:val="left" w:pos="954"/>
                  </w:tabs>
                </w:pPr>
                <w:r>
                  <w:t>Unclassified</w:t>
                </w:r>
              </w:p>
            </w:tc>
            <w:tc>
              <w:tcPr>
                <w:tcW w:w="4536" w:type="dxa"/>
                <w:vAlign w:val="top"/>
              </w:tcPr>
              <w:p w14:paraId="161021C9" w14:textId="77777777" w:rsidR="00BF2D84" w:rsidRDefault="00363337" w:rsidP="00BF2D84">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63337">
                  <w:rPr>
                    <w:rFonts w:asciiTheme="minorHAnsi" w:hAnsiTheme="minorHAnsi"/>
                    <w:sz w:val="18"/>
                    <w:szCs w:val="18"/>
                  </w:rPr>
                  <w:t>UNCLASSIFIED Information includes any Information which is not owned by WorkCover nor does WorkCover have any responsibility to protect or handle it in relation to any legal or contractual obligation.</w:t>
                </w:r>
              </w:p>
              <w:p w14:paraId="31DACA8A" w14:textId="77777777" w:rsidR="00C14D01" w:rsidRDefault="00C14D01" w:rsidP="00BF2D84">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3A6E8202" w14:textId="77777777" w:rsidR="00C14D01" w:rsidRPr="00C14D01" w:rsidRDefault="00C14D01" w:rsidP="00C14D01">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Examples of UNCLASSIFIED Information include:</w:t>
                </w:r>
              </w:p>
              <w:p w14:paraId="54F5873F" w14:textId="77777777" w:rsidR="00C14D01" w:rsidRPr="00C14D01" w:rsidRDefault="00C14D01">
                <w:pPr>
                  <w:pStyle w:val="ListParagraph"/>
                  <w:numPr>
                    <w:ilvl w:val="0"/>
                    <w:numId w:val="41"/>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Information or Data which is publicly available on Internet sites.</w:t>
                </w:r>
              </w:p>
              <w:p w14:paraId="75983C41" w14:textId="77777777" w:rsidR="00C14D01" w:rsidRPr="00C14D01" w:rsidRDefault="00C14D01">
                <w:pPr>
                  <w:pStyle w:val="ListParagraph"/>
                  <w:numPr>
                    <w:ilvl w:val="0"/>
                    <w:numId w:val="40"/>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Information freely provided to WorkCover without any binding legal obligations.</w:t>
                </w:r>
              </w:p>
              <w:p w14:paraId="4DBD7AC7" w14:textId="77777777" w:rsidR="00C14D01" w:rsidRPr="00C14D01" w:rsidRDefault="00C14D01">
                <w:pPr>
                  <w:pStyle w:val="ListParagraph"/>
                  <w:numPr>
                    <w:ilvl w:val="0"/>
                    <w:numId w:val="39"/>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Information which is not owned nor under any legal custodianship of WorkCover.</w:t>
                </w:r>
              </w:p>
              <w:p w14:paraId="7FEDCC9C" w14:textId="4327A20E" w:rsidR="00C14D01" w:rsidRPr="00C14D01" w:rsidRDefault="00C14D01">
                <w:pPr>
                  <w:pStyle w:val="ListParagraph"/>
                  <w:numPr>
                    <w:ilvl w:val="0"/>
                    <w:numId w:val="38"/>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A brochure from a public website.</w:t>
                </w:r>
              </w:p>
            </w:tc>
            <w:tc>
              <w:tcPr>
                <w:tcW w:w="2977" w:type="dxa"/>
                <w:vAlign w:val="top"/>
              </w:tcPr>
              <w:p w14:paraId="2CE5B0A7" w14:textId="2E8FDC9D" w:rsidR="00BF2D84" w:rsidRPr="00B44420" w:rsidRDefault="00B20306" w:rsidP="00BF2D84">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No </w:t>
                </w:r>
                <w:r w:rsidR="00ED0EE7">
                  <w:rPr>
                    <w:rFonts w:asciiTheme="minorHAnsi" w:hAnsiTheme="minorHAnsi"/>
                    <w:sz w:val="18"/>
                    <w:szCs w:val="18"/>
                  </w:rPr>
                  <w:t>s</w:t>
                </w:r>
                <w:r>
                  <w:rPr>
                    <w:rFonts w:asciiTheme="minorHAnsi" w:hAnsiTheme="minorHAnsi"/>
                    <w:sz w:val="18"/>
                    <w:szCs w:val="18"/>
                  </w:rPr>
                  <w:t>pecific handling requirements</w:t>
                </w:r>
              </w:p>
            </w:tc>
          </w:tr>
          <w:tr w:rsidR="00AE225F" w:rsidRPr="00BB5816" w14:paraId="19C3476A" w14:textId="77777777" w:rsidTr="002A156C">
            <w:trPr>
              <w:trHeight w:val="93"/>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FFFFFF" w:themeColor="background1"/>
                </w:tcBorders>
                <w:vAlign w:val="top"/>
              </w:tcPr>
              <w:p w14:paraId="5289E57F" w14:textId="3E11B1C9" w:rsidR="00AE225F" w:rsidRPr="00ED0792" w:rsidRDefault="00ED5A3E" w:rsidP="00BF2D84">
                <w:pPr>
                  <w:pStyle w:val="TableSubHeading"/>
                  <w:tabs>
                    <w:tab w:val="left" w:pos="954"/>
                  </w:tabs>
                </w:pPr>
                <w:r>
                  <w:t>Unofficial</w:t>
                </w:r>
              </w:p>
            </w:tc>
            <w:tc>
              <w:tcPr>
                <w:tcW w:w="4536" w:type="dxa"/>
                <w:vAlign w:val="top"/>
              </w:tcPr>
              <w:p w14:paraId="445357A3" w14:textId="77777777" w:rsidR="00C14D01" w:rsidRDefault="00620C34" w:rsidP="00B91AA9">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20C34">
                  <w:rPr>
                    <w:rFonts w:asciiTheme="minorHAnsi" w:hAnsiTheme="minorHAnsi"/>
                    <w:sz w:val="18"/>
                    <w:szCs w:val="18"/>
                  </w:rPr>
                  <w:t>UNOFFICIAL Information includes any Information that is not owned or used by WorkCover in the delivery of its official services under any legislation or contractual obligations.</w:t>
                </w:r>
                <w:r w:rsidR="00B91AA9">
                  <w:rPr>
                    <w:rFonts w:asciiTheme="minorHAnsi" w:hAnsiTheme="minorHAnsi"/>
                    <w:sz w:val="18"/>
                    <w:szCs w:val="18"/>
                  </w:rPr>
                  <w:br/>
                </w:r>
              </w:p>
              <w:p w14:paraId="05967B1B" w14:textId="30FBBB75" w:rsidR="00B91AA9" w:rsidRPr="00B91AA9" w:rsidRDefault="00B91AA9" w:rsidP="00B91AA9">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91AA9">
                  <w:rPr>
                    <w:rFonts w:asciiTheme="minorHAnsi" w:hAnsiTheme="minorHAnsi"/>
                    <w:sz w:val="18"/>
                    <w:szCs w:val="18"/>
                  </w:rPr>
                  <w:t>Examples of UNOFFICIAL Information include:</w:t>
                </w:r>
              </w:p>
              <w:p w14:paraId="0F362B7B" w14:textId="2CC1E099" w:rsidR="00AE225F" w:rsidRPr="00C14D01" w:rsidRDefault="00B91AA9">
                <w:pPr>
                  <w:pStyle w:val="ListParagraph"/>
                  <w:numPr>
                    <w:ilvl w:val="0"/>
                    <w:numId w:val="38"/>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An employees personal or private appointment using WorkCover Information Assets.</w:t>
                </w:r>
              </w:p>
            </w:tc>
            <w:tc>
              <w:tcPr>
                <w:tcW w:w="2977" w:type="dxa"/>
                <w:vAlign w:val="top"/>
              </w:tcPr>
              <w:p w14:paraId="2C2EC834" w14:textId="36F29AFE" w:rsidR="00AE225F" w:rsidRPr="002E5EC9" w:rsidRDefault="00715E98" w:rsidP="00BF2D84">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No specific handling requirements</w:t>
                </w:r>
              </w:p>
            </w:tc>
          </w:tr>
          <w:tr w:rsidR="00AE225F" w:rsidRPr="00BB5816" w14:paraId="4D4449B6" w14:textId="77777777" w:rsidTr="002A156C">
            <w:trPr>
              <w:trHeight w:val="93"/>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FFFFFF" w:themeColor="background1"/>
                </w:tcBorders>
                <w:vAlign w:val="top"/>
              </w:tcPr>
              <w:p w14:paraId="2089D5BA" w14:textId="7C40B437" w:rsidR="00AE225F" w:rsidRPr="00ED0792" w:rsidRDefault="00AE225F" w:rsidP="00AE225F">
                <w:pPr>
                  <w:pStyle w:val="TableSubHeading"/>
                  <w:tabs>
                    <w:tab w:val="left" w:pos="954"/>
                  </w:tabs>
                </w:pPr>
                <w:r w:rsidRPr="00ED0792">
                  <w:t>Public</w:t>
                </w:r>
              </w:p>
            </w:tc>
            <w:tc>
              <w:tcPr>
                <w:tcW w:w="4536" w:type="dxa"/>
                <w:vAlign w:val="top"/>
              </w:tcPr>
              <w:p w14:paraId="569756BA" w14:textId="77777777" w:rsidR="00BD7EED" w:rsidRPr="00BD7EED" w:rsidRDefault="00BD7EED" w:rsidP="00BD7EE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D7EED">
                  <w:rPr>
                    <w:rFonts w:asciiTheme="minorHAnsi" w:hAnsiTheme="minorHAnsi"/>
                    <w:sz w:val="18"/>
                    <w:szCs w:val="18"/>
                  </w:rPr>
                  <w:t>PUBLIC Information is information which is owned by WorkCover and has been deemed suitable &amp; approved for public distribution and access by any persons or entities.</w:t>
                </w:r>
              </w:p>
              <w:p w14:paraId="661B83E6" w14:textId="77777777" w:rsidR="00BD7EED" w:rsidRPr="00BD7EED" w:rsidRDefault="00BD7EED" w:rsidP="00BD7EE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D7EED">
                  <w:rPr>
                    <w:rFonts w:asciiTheme="minorHAnsi" w:hAnsiTheme="minorHAnsi"/>
                    <w:sz w:val="18"/>
                    <w:szCs w:val="18"/>
                  </w:rPr>
                  <w:t>N.B. Public information may still require integrity or availability requirements.</w:t>
                </w:r>
              </w:p>
              <w:p w14:paraId="48A00B29" w14:textId="77777777" w:rsidR="00BD7EED" w:rsidRPr="00BD7EED" w:rsidRDefault="00BD7EED" w:rsidP="00BD7EE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3ED9005B" w14:textId="77777777" w:rsidR="00BD7EED" w:rsidRPr="00BD7EED" w:rsidRDefault="00BD7EED" w:rsidP="00BD7EE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D7EED">
                  <w:rPr>
                    <w:rFonts w:asciiTheme="minorHAnsi" w:hAnsiTheme="minorHAnsi"/>
                    <w:sz w:val="18"/>
                    <w:szCs w:val="18"/>
                  </w:rPr>
                  <w:t>Examples of PUBLIC Information include:</w:t>
                </w:r>
              </w:p>
              <w:p w14:paraId="706C0BA7" w14:textId="77777777" w:rsidR="00BD7EED" w:rsidRPr="00C14D01" w:rsidRDefault="00BD7EED">
                <w:pPr>
                  <w:pStyle w:val="ListParagraph"/>
                  <w:numPr>
                    <w:ilvl w:val="0"/>
                    <w:numId w:val="38"/>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WorkCover’s Internet website</w:t>
                </w:r>
              </w:p>
              <w:p w14:paraId="62D90A5F" w14:textId="5B0F8B2C" w:rsidR="00AE225F" w:rsidRPr="00C14D01" w:rsidRDefault="00BD7EED">
                <w:pPr>
                  <w:pStyle w:val="ListParagraph"/>
                  <w:numPr>
                    <w:ilvl w:val="0"/>
                    <w:numId w:val="38"/>
                  </w:num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14D01">
                  <w:rPr>
                    <w:rFonts w:asciiTheme="minorHAnsi" w:hAnsiTheme="minorHAnsi"/>
                    <w:sz w:val="18"/>
                    <w:szCs w:val="18"/>
                  </w:rPr>
                  <w:t>WorkCover’s Annual Report once approved and published on the OIR Internet website</w:t>
                </w:r>
              </w:p>
            </w:tc>
            <w:tc>
              <w:tcPr>
                <w:tcW w:w="2977" w:type="dxa"/>
                <w:vAlign w:val="top"/>
              </w:tcPr>
              <w:p w14:paraId="3B6FDB7E" w14:textId="4B28EC03" w:rsidR="00AE225F" w:rsidRPr="002E5EC9" w:rsidRDefault="0099246A" w:rsidP="00AE225F">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9246A">
                  <w:rPr>
                    <w:rFonts w:asciiTheme="minorHAnsi" w:hAnsiTheme="minorHAnsi"/>
                    <w:sz w:val="18"/>
                    <w:szCs w:val="18"/>
                  </w:rPr>
                  <w:t>No specific handling requirements</w:t>
                </w:r>
              </w:p>
            </w:tc>
          </w:tr>
          <w:tr w:rsidR="00AE225F" w:rsidRPr="007E5415" w14:paraId="60A6CB35" w14:textId="77777777" w:rsidTr="002A156C">
            <w:trPr>
              <w:trHeight w:val="2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bottom w:val="single" w:sz="4" w:space="0" w:color="FFFFFF" w:themeColor="background1"/>
                </w:tcBorders>
                <w:vAlign w:val="top"/>
              </w:tcPr>
              <w:p w14:paraId="00DB7B04" w14:textId="54CF62BF" w:rsidR="00AE225F" w:rsidRPr="001F578E" w:rsidRDefault="00C423AF" w:rsidP="00AE225F">
                <w:pPr>
                  <w:pStyle w:val="TableSubHeading"/>
                </w:pPr>
                <w:r>
                  <w:t>Official</w:t>
                </w:r>
              </w:p>
            </w:tc>
            <w:tc>
              <w:tcPr>
                <w:tcW w:w="4536" w:type="dxa"/>
                <w:vAlign w:val="top"/>
              </w:tcPr>
              <w:p w14:paraId="6BC8906A" w14:textId="77777777" w:rsidR="00B743BA" w:rsidRPr="00B743BA" w:rsidRDefault="00B743BA" w:rsidP="00B743BA">
                <w:pPr>
                  <w:keepNext/>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743BA">
                  <w:rPr>
                    <w:rFonts w:asciiTheme="minorHAnsi" w:hAnsiTheme="minorHAnsi"/>
                    <w:sz w:val="18"/>
                    <w:szCs w:val="18"/>
                  </w:rPr>
                  <w:t xml:space="preserve">OFFICIAL Information is routine Information without special Sensitivity or Handling requirements. Compromise to the Confidentiality of the Information may cause Minor Impact to WorkCover, Queensland or Federal Government, partners, stakeholders, commercial entities or members of the public. </w:t>
                </w:r>
              </w:p>
              <w:p w14:paraId="08592AB2" w14:textId="77777777" w:rsidR="00B743BA" w:rsidRPr="00B743BA" w:rsidRDefault="00B743BA" w:rsidP="00B743BA">
                <w:pPr>
                  <w:keepNext/>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5FC7AFA0" w14:textId="77777777" w:rsidR="00B743BA" w:rsidRPr="00B743BA" w:rsidRDefault="00B743BA" w:rsidP="00B743BA">
                <w:pPr>
                  <w:keepNext/>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743BA">
                  <w:rPr>
                    <w:rFonts w:asciiTheme="minorHAnsi" w:hAnsiTheme="minorHAnsi"/>
                    <w:sz w:val="18"/>
                    <w:szCs w:val="18"/>
                  </w:rPr>
                  <w:t>Examples of OFFICIAL Information includes:</w:t>
                </w:r>
              </w:p>
              <w:p w14:paraId="22A5E376" w14:textId="77777777" w:rsidR="00B743BA" w:rsidRPr="00B743BA" w:rsidRDefault="00B743BA">
                <w:pPr>
                  <w:pStyle w:val="ListParagraph"/>
                  <w:keepNext/>
                  <w:numPr>
                    <w:ilvl w:val="0"/>
                    <w:numId w:val="43"/>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743BA">
                  <w:rPr>
                    <w:rFonts w:asciiTheme="minorHAnsi" w:hAnsiTheme="minorHAnsi"/>
                    <w:sz w:val="18"/>
                    <w:szCs w:val="18"/>
                  </w:rPr>
                  <w:t>General personal information relating to Employees (such as names, titles, departments and phone numbers)</w:t>
                </w:r>
              </w:p>
              <w:p w14:paraId="28E4FB6F" w14:textId="04239883" w:rsidR="00AE225F" w:rsidRPr="00B743BA" w:rsidRDefault="00B743BA">
                <w:pPr>
                  <w:pStyle w:val="ListParagraph"/>
                  <w:keepNext/>
                  <w:numPr>
                    <w:ilvl w:val="0"/>
                    <w:numId w:val="43"/>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743BA">
                  <w:rPr>
                    <w:rFonts w:asciiTheme="minorHAnsi" w:hAnsiTheme="minorHAnsi"/>
                    <w:sz w:val="18"/>
                    <w:szCs w:val="18"/>
                  </w:rPr>
                  <w:t>Inter-office or department or agency emails of a general nature and not containing claims information, Personal Identifiable or Sensitive Personal Information.</w:t>
                </w:r>
              </w:p>
            </w:tc>
            <w:tc>
              <w:tcPr>
                <w:tcW w:w="2977" w:type="dxa"/>
                <w:vAlign w:val="top"/>
              </w:tcPr>
              <w:p w14:paraId="7F0AE958" w14:textId="672BBE1E" w:rsidR="00AE225F" w:rsidRPr="00027926" w:rsidRDefault="00AE225F" w:rsidP="00AE225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E5EC9">
                  <w:rPr>
                    <w:rFonts w:asciiTheme="minorHAnsi" w:hAnsiTheme="minorHAnsi"/>
                    <w:sz w:val="18"/>
                    <w:szCs w:val="18"/>
                  </w:rPr>
                  <w:t>Access limited to authorised personnel</w:t>
                </w:r>
                <w:r w:rsidR="009C30E9">
                  <w:rPr>
                    <w:rFonts w:asciiTheme="minorHAnsi" w:hAnsiTheme="minorHAnsi"/>
                    <w:sz w:val="18"/>
                    <w:szCs w:val="18"/>
                  </w:rPr>
                  <w:t xml:space="preserve"> only</w:t>
                </w:r>
              </w:p>
            </w:tc>
          </w:tr>
          <w:tr w:rsidR="00AE225F" w:rsidRPr="007E5415" w14:paraId="72F3CDCD" w14:textId="77777777" w:rsidTr="002A156C">
            <w:trPr>
              <w:trHeight w:val="2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bottom w:val="single" w:sz="4" w:space="0" w:color="FFFFFF" w:themeColor="background1"/>
                </w:tcBorders>
                <w:vAlign w:val="top"/>
              </w:tcPr>
              <w:p w14:paraId="79CE8764" w14:textId="77B9A122" w:rsidR="00AE225F" w:rsidRPr="00DF4627" w:rsidRDefault="00C423AF" w:rsidP="00AE225F">
                <w:pPr>
                  <w:pStyle w:val="TableSubHeading"/>
                </w:pPr>
                <w:r>
                  <w:t>Official: Sensitive</w:t>
                </w:r>
              </w:p>
            </w:tc>
            <w:tc>
              <w:tcPr>
                <w:tcW w:w="4536" w:type="dxa"/>
                <w:vAlign w:val="top"/>
              </w:tcPr>
              <w:p w14:paraId="3AA7A43B" w14:textId="77777777" w:rsidR="00941644" w:rsidRPr="00941644" w:rsidRDefault="00941644" w:rsidP="009416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41644">
                  <w:rPr>
                    <w:rFonts w:asciiTheme="minorHAnsi" w:hAnsiTheme="minorHAnsi"/>
                    <w:sz w:val="18"/>
                    <w:szCs w:val="18"/>
                  </w:rPr>
                  <w:t>OFFICIAL: SENSITIVE Information is Information that requires additional handling, care and security controls. Compromise to the Confidentiality of the Information may cause a Substantial/Serious Impact to WorkCover, Queensland or Federal Government, partners, stakeholders, commercial entities or members of the public.</w:t>
                </w:r>
              </w:p>
              <w:p w14:paraId="4C544100" w14:textId="77777777" w:rsidR="00941644" w:rsidRPr="00941644" w:rsidRDefault="00941644" w:rsidP="009416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41644">
                  <w:rPr>
                    <w:rFonts w:asciiTheme="minorHAnsi" w:hAnsiTheme="minorHAnsi"/>
                    <w:sz w:val="18"/>
                    <w:szCs w:val="18"/>
                  </w:rPr>
                  <w:t xml:space="preserve"> </w:t>
                </w:r>
              </w:p>
              <w:p w14:paraId="574E8779" w14:textId="77777777" w:rsidR="00941644" w:rsidRPr="00941644" w:rsidRDefault="00941644" w:rsidP="009416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41644">
                  <w:rPr>
                    <w:rFonts w:asciiTheme="minorHAnsi" w:hAnsiTheme="minorHAnsi"/>
                    <w:sz w:val="18"/>
                    <w:szCs w:val="18"/>
                  </w:rPr>
                  <w:t>Examples of OFFICIAL: SENSITIVE Information may include:</w:t>
                </w:r>
              </w:p>
              <w:p w14:paraId="7AB00B10" w14:textId="59068A8A" w:rsidR="00941644" w:rsidRPr="007A30C9" w:rsidRDefault="00941644">
                <w:pPr>
                  <w:pStyle w:val="ListParagraph"/>
                  <w:keepNext/>
                  <w:numPr>
                    <w:ilvl w:val="0"/>
                    <w:numId w:val="42"/>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A30C9">
                  <w:rPr>
                    <w:rFonts w:asciiTheme="minorHAnsi" w:hAnsiTheme="minorHAnsi"/>
                    <w:sz w:val="18"/>
                    <w:szCs w:val="18"/>
                  </w:rPr>
                  <w:t>Legal professional privilege as defined by legislation</w:t>
                </w:r>
              </w:p>
              <w:p w14:paraId="4EA56A69" w14:textId="24E693A9" w:rsidR="00941644" w:rsidRPr="007A30C9" w:rsidRDefault="00941644">
                <w:pPr>
                  <w:pStyle w:val="ListParagraph"/>
                  <w:keepNext/>
                  <w:numPr>
                    <w:ilvl w:val="0"/>
                    <w:numId w:val="42"/>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A30C9">
                  <w:rPr>
                    <w:rFonts w:asciiTheme="minorHAnsi" w:hAnsiTheme="minorHAnsi"/>
                    <w:sz w:val="18"/>
                    <w:szCs w:val="18"/>
                  </w:rPr>
                  <w:t>Personally Identifiable Information</w:t>
                </w:r>
              </w:p>
              <w:p w14:paraId="1E961E0D" w14:textId="3AF012E4" w:rsidR="00AE225F" w:rsidRPr="007A30C9" w:rsidRDefault="00941644">
                <w:pPr>
                  <w:pStyle w:val="ListParagraph"/>
                  <w:keepNext/>
                  <w:numPr>
                    <w:ilvl w:val="0"/>
                    <w:numId w:val="42"/>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A30C9">
                  <w:rPr>
                    <w:rFonts w:asciiTheme="minorHAnsi" w:hAnsiTheme="minorHAnsi"/>
                    <w:sz w:val="18"/>
                    <w:szCs w:val="18"/>
                  </w:rPr>
                  <w:t>Information about businesses WorkCover insures e.g. payrolls, staffing numbers, injury rates, premium amounts</w:t>
                </w:r>
              </w:p>
            </w:tc>
            <w:tc>
              <w:tcPr>
                <w:tcW w:w="2977" w:type="dxa"/>
                <w:vAlign w:val="top"/>
              </w:tcPr>
              <w:p w14:paraId="1745EF3C" w14:textId="77777777" w:rsidR="009C30E9" w:rsidRDefault="009C30E9" w:rsidP="009C30E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60AB7">
                  <w:rPr>
                    <w:rFonts w:asciiTheme="minorHAnsi" w:hAnsiTheme="minorHAnsi"/>
                    <w:sz w:val="18"/>
                    <w:szCs w:val="18"/>
                  </w:rPr>
                  <w:t>Strong access controls, monitoring, storage and transmission protections are expected to prevent unauthorised disclosure</w:t>
                </w:r>
                <w:r>
                  <w:rPr>
                    <w:rFonts w:asciiTheme="minorHAnsi" w:hAnsiTheme="minorHAnsi"/>
                    <w:sz w:val="18"/>
                    <w:szCs w:val="18"/>
                  </w:rPr>
                  <w:t>.</w:t>
                </w:r>
              </w:p>
              <w:p w14:paraId="0941C618" w14:textId="3B59492E" w:rsidR="009C30E9" w:rsidRDefault="009C30E9" w:rsidP="009C30E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E5EC9">
                  <w:rPr>
                    <w:rFonts w:asciiTheme="minorHAnsi" w:hAnsiTheme="minorHAnsi"/>
                    <w:sz w:val="18"/>
                    <w:szCs w:val="18"/>
                  </w:rPr>
                  <w:t>Access limited to authorised personnel</w:t>
                </w:r>
                <w:r>
                  <w:rPr>
                    <w:rFonts w:asciiTheme="minorHAnsi" w:hAnsiTheme="minorHAnsi"/>
                    <w:sz w:val="18"/>
                    <w:szCs w:val="18"/>
                  </w:rPr>
                  <w:t xml:space="preserve"> only</w:t>
                </w:r>
              </w:p>
              <w:p w14:paraId="032D110D" w14:textId="56900A30" w:rsidR="00AE225F" w:rsidRPr="00027926" w:rsidRDefault="00AE225F" w:rsidP="00AE225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AE225F" w:rsidRPr="007E5415" w14:paraId="1EF7FD2B" w14:textId="77777777" w:rsidTr="002A156C">
            <w:trPr>
              <w:trHeight w:val="2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tcBorders>
                <w:vAlign w:val="top"/>
              </w:tcPr>
              <w:p w14:paraId="0E2B2684" w14:textId="4B0CD1DC" w:rsidR="00AE225F" w:rsidRPr="00283B8A" w:rsidRDefault="00B11886" w:rsidP="00AE225F">
                <w:pPr>
                  <w:pStyle w:val="TableSubHeading"/>
                </w:pPr>
                <w:r>
                  <w:t>Protected</w:t>
                </w:r>
              </w:p>
            </w:tc>
            <w:tc>
              <w:tcPr>
                <w:tcW w:w="4536" w:type="dxa"/>
                <w:tcBorders>
                  <w:bottom w:val="single" w:sz="12" w:space="0" w:color="003E8F"/>
                </w:tcBorders>
                <w:vAlign w:val="top"/>
              </w:tcPr>
              <w:p w14:paraId="7EE10B17" w14:textId="20F52FA7" w:rsidR="00675324" w:rsidRPr="00675324" w:rsidRDefault="00E74BD3" w:rsidP="0067532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PROTECTED Information</w:t>
                </w:r>
                <w:r w:rsidR="00675324" w:rsidRPr="00675324">
                  <w:rPr>
                    <w:rFonts w:asciiTheme="minorHAnsi" w:hAnsiTheme="minorHAnsi"/>
                    <w:sz w:val="18"/>
                    <w:szCs w:val="18"/>
                  </w:rPr>
                  <w:t xml:space="preserve"> is Information with a Very Serious/Disaster Impact level, whose compromise could cause actual significant damage to the WorkCover, Queensland or Federal Government, partners, stakeholders, commercial entities or members of the public. Compromise could directly endanger individuals’ lives and/or cause significant harm.</w:t>
                </w:r>
              </w:p>
              <w:p w14:paraId="1A735ED4" w14:textId="77777777" w:rsidR="00675324" w:rsidRPr="00675324" w:rsidRDefault="00675324" w:rsidP="0067532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293FC05C" w14:textId="77777777" w:rsidR="00675324" w:rsidRPr="00675324" w:rsidRDefault="00675324" w:rsidP="0067532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Examples of PROTECTED Information may include:</w:t>
                </w:r>
              </w:p>
              <w:p w14:paraId="16DE8B67" w14:textId="77777777" w:rsidR="00675324" w:rsidRPr="00675324" w:rsidRDefault="00675324">
                <w:pPr>
                  <w:pStyle w:val="ListParagraph"/>
                  <w:keepNext/>
                  <w:numPr>
                    <w:ilvl w:val="0"/>
                    <w:numId w:val="44"/>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Legal professional privilege as defined by legislation</w:t>
                </w:r>
              </w:p>
              <w:p w14:paraId="16CAEB81" w14:textId="77777777" w:rsidR="00675324" w:rsidRDefault="00675324">
                <w:pPr>
                  <w:pStyle w:val="ListParagraph"/>
                  <w:keepNext/>
                  <w:numPr>
                    <w:ilvl w:val="0"/>
                    <w:numId w:val="44"/>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High volumes of Personally Identifiable &amp; Sensitive Personal Information</w:t>
                </w:r>
              </w:p>
              <w:p w14:paraId="1113B6B8" w14:textId="22E7DB17" w:rsidR="0025007A" w:rsidRPr="00675324" w:rsidRDefault="00894AF0">
                <w:pPr>
                  <w:pStyle w:val="ListParagraph"/>
                  <w:keepNext/>
                  <w:numPr>
                    <w:ilvl w:val="0"/>
                    <w:numId w:val="44"/>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94AF0">
                  <w:rPr>
                    <w:rFonts w:asciiTheme="minorHAnsi" w:hAnsiTheme="minorHAnsi"/>
                    <w:sz w:val="18"/>
                    <w:szCs w:val="18"/>
                  </w:rPr>
                  <w:t>Login credentials (passwords, authentication tokens, API keys, MFA recovery codes, privileged account credentials)</w:t>
                </w:r>
              </w:p>
              <w:p w14:paraId="44841AD3" w14:textId="20EB134B" w:rsidR="00675324" w:rsidRPr="00675324" w:rsidRDefault="00675324">
                <w:pPr>
                  <w:pStyle w:val="ListParagraph"/>
                  <w:keepNext/>
                  <w:numPr>
                    <w:ilvl w:val="0"/>
                    <w:numId w:val="44"/>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Personal information that people normally consider to be private</w:t>
                </w:r>
              </w:p>
              <w:p w14:paraId="7DAD080F" w14:textId="26A5AB35" w:rsidR="00AE225F" w:rsidRPr="00675324" w:rsidRDefault="00675324">
                <w:pPr>
                  <w:pStyle w:val="ListParagraph"/>
                  <w:keepNext/>
                  <w:numPr>
                    <w:ilvl w:val="0"/>
                    <w:numId w:val="44"/>
                  </w:numPr>
                  <w:tabs>
                    <w:tab w:val="left" w:pos="1021"/>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75324">
                  <w:rPr>
                    <w:rFonts w:asciiTheme="minorHAnsi" w:hAnsiTheme="minorHAnsi"/>
                    <w:sz w:val="18"/>
                    <w:szCs w:val="18"/>
                  </w:rPr>
                  <w:t>Data about businesses WorkCover insures e.g. payrolls, staffing numbers, injury rates, premium amounts</w:t>
                </w:r>
              </w:p>
            </w:tc>
            <w:tc>
              <w:tcPr>
                <w:tcW w:w="2977" w:type="dxa"/>
                <w:tcBorders>
                  <w:bottom w:val="single" w:sz="12" w:space="0" w:color="003E8F"/>
                </w:tcBorders>
                <w:vAlign w:val="top"/>
              </w:tcPr>
              <w:p w14:paraId="76D24764" w14:textId="5E7D8007" w:rsidR="00C60AB7" w:rsidRDefault="00C60AB7" w:rsidP="00C60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60AB7">
                  <w:rPr>
                    <w:rFonts w:asciiTheme="minorHAnsi" w:hAnsiTheme="minorHAnsi"/>
                    <w:sz w:val="18"/>
                    <w:szCs w:val="18"/>
                  </w:rPr>
                  <w:t>Strong access controls, monitoring, storage and transmission protections are expected to prevent unauthorised disclosure</w:t>
                </w:r>
                <w:r w:rsidR="00A31BA2">
                  <w:rPr>
                    <w:rFonts w:asciiTheme="minorHAnsi" w:hAnsiTheme="minorHAnsi"/>
                    <w:sz w:val="18"/>
                    <w:szCs w:val="18"/>
                  </w:rPr>
                  <w:t>.</w:t>
                </w:r>
              </w:p>
              <w:p w14:paraId="56BD3620" w14:textId="075D80C8" w:rsidR="00A31BA2" w:rsidRDefault="00E74BD3" w:rsidP="00C60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Protected i</w:t>
                </w:r>
                <w:r w:rsidRPr="00E74BD3">
                  <w:rPr>
                    <w:rFonts w:asciiTheme="minorHAnsi" w:hAnsiTheme="minorHAnsi"/>
                    <w:sz w:val="18"/>
                    <w:szCs w:val="18"/>
                  </w:rPr>
                  <w:t>nformation must only be stored or processed in Australia unless an approved offshore risk acceptance has been signed by the accountable officer.</w:t>
                </w:r>
              </w:p>
              <w:p w14:paraId="5B2AE243" w14:textId="17371735" w:rsidR="009C30E9" w:rsidRPr="00C60AB7" w:rsidRDefault="009C30E9" w:rsidP="00C60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E5EC9">
                  <w:rPr>
                    <w:rFonts w:asciiTheme="minorHAnsi" w:hAnsiTheme="minorHAnsi"/>
                    <w:sz w:val="18"/>
                    <w:szCs w:val="18"/>
                  </w:rPr>
                  <w:t>Access limited to authorised personnel</w:t>
                </w:r>
                <w:r>
                  <w:rPr>
                    <w:rFonts w:asciiTheme="minorHAnsi" w:hAnsiTheme="minorHAnsi"/>
                    <w:sz w:val="18"/>
                    <w:szCs w:val="18"/>
                  </w:rPr>
                  <w:t xml:space="preserve"> only</w:t>
                </w:r>
              </w:p>
              <w:p w14:paraId="287155DE" w14:textId="55569D02" w:rsidR="00AE225F" w:rsidRPr="00027926" w:rsidRDefault="00AE225F" w:rsidP="00AE225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bl>
        <w:p w14:paraId="60334A0B" w14:textId="70C047F8" w:rsidR="0012787A" w:rsidRPr="0012787A" w:rsidRDefault="0012787A" w:rsidP="00EC1AC7">
          <w:pPr>
            <w:pStyle w:val="Caption"/>
          </w:pPr>
          <w:bookmarkStart w:id="118" w:name="_Toc242170488"/>
          <w:r>
            <w:t xml:space="preserve">Table </w:t>
          </w:r>
          <w:r>
            <w:fldChar w:fldCharType="begin"/>
          </w:r>
          <w:r>
            <w:instrText xml:space="preserve"> SEQ Table \* ARABIC </w:instrText>
          </w:r>
          <w:r>
            <w:fldChar w:fldCharType="separate"/>
          </w:r>
          <w:r w:rsidR="00D2291F">
            <w:t>20</w:t>
          </w:r>
          <w:r>
            <w:fldChar w:fldCharType="end"/>
          </w:r>
          <w:r>
            <w:t xml:space="preserve"> </w:t>
          </w:r>
          <w:r w:rsidR="005B7FE6">
            <w:t>–</w:t>
          </w:r>
          <w:r>
            <w:t xml:space="preserve"> </w:t>
          </w:r>
          <w:r w:rsidR="005B7FE6">
            <w:t xml:space="preserve">WCQ </w:t>
          </w:r>
          <w:r w:rsidRPr="00243A6D">
            <w:t>Information Classification Levels</w:t>
          </w:r>
          <w:bookmarkEnd w:id="118"/>
        </w:p>
        <w:p w14:paraId="733D7187" w14:textId="3A67B953" w:rsidR="00B35804" w:rsidRDefault="00404FA8" w:rsidP="005158F6">
          <w:pPr>
            <w:pStyle w:val="Heading2-NumberedList"/>
            <w:numPr>
              <w:ilvl w:val="0"/>
              <w:numId w:val="0"/>
            </w:numPr>
            <w:ind w:left="567" w:hanging="567"/>
          </w:pPr>
          <w:bookmarkStart w:id="119" w:name="_Toc242170589"/>
          <w:r>
            <w:t>In</w:t>
          </w:r>
          <w:r w:rsidR="00B35804">
            <w:t xml:space="preserve">formation </w:t>
          </w:r>
          <w:commentRangeStart w:id="120"/>
          <w:r w:rsidR="00B35804">
            <w:t>Security Controls</w:t>
          </w:r>
          <w:bookmarkEnd w:id="119"/>
          <w:commentRangeEnd w:id="120"/>
          <w:r w:rsidR="00B35804">
            <w:rPr>
              <w:rStyle w:val="CommentReference"/>
              <w:sz w:val="28"/>
              <w:szCs w:val="32"/>
            </w:rPr>
            <w:commentReference w:id="120"/>
          </w:r>
        </w:p>
        <w:p w14:paraId="3D8BD5E8" w14:textId="77777777" w:rsidR="00F72DB5" w:rsidRDefault="007161D3" w:rsidP="0012787A">
          <w:pPr>
            <w:spacing w:after="0" w:line="240" w:lineRule="auto"/>
          </w:pPr>
          <w:r>
            <w:t xml:space="preserve">The following table defines the </w:t>
          </w:r>
          <w:r w:rsidR="0012787A">
            <w:t xml:space="preserve">security controls required to protect </w:t>
          </w:r>
          <w:r w:rsidR="00993B43">
            <w:t xml:space="preserve">WCQ’s </w:t>
          </w:r>
          <w:r w:rsidR="0012787A">
            <w:t xml:space="preserve">information, systems and </w:t>
          </w:r>
          <w:r w:rsidR="00DD3077">
            <w:t xml:space="preserve">business </w:t>
          </w:r>
          <w:r w:rsidR="0012787A">
            <w:t>services</w:t>
          </w:r>
          <w:r w:rsidR="00DD3077">
            <w:t xml:space="preserve">. </w:t>
          </w:r>
        </w:p>
        <w:p w14:paraId="08841F93" w14:textId="77777777" w:rsidR="00EB440C" w:rsidRDefault="00AC3C9E" w:rsidP="0012787A">
          <w:pPr>
            <w:spacing w:after="0" w:line="240" w:lineRule="auto"/>
          </w:pPr>
          <w:r>
            <w:t xml:space="preserve">WCQ </w:t>
          </w:r>
          <w:r w:rsidR="00B6578F">
            <w:t xml:space="preserve">derives its </w:t>
          </w:r>
          <w:r w:rsidR="003953E0">
            <w:t>Information S</w:t>
          </w:r>
          <w:r w:rsidR="00B6578F">
            <w:t>security policies from</w:t>
          </w:r>
          <w:r w:rsidR="00F72DB5">
            <w:t>:</w:t>
          </w:r>
        </w:p>
        <w:p w14:paraId="64D740DF" w14:textId="549DF75E" w:rsidR="00F72DB5" w:rsidRDefault="00F72DB5">
          <w:pPr>
            <w:pStyle w:val="ListParagraph"/>
            <w:numPr>
              <w:ilvl w:val="0"/>
              <w:numId w:val="35"/>
            </w:numPr>
            <w:spacing w:after="0" w:line="240" w:lineRule="auto"/>
          </w:pPr>
          <w:r>
            <w:t>T</w:t>
          </w:r>
          <w:r w:rsidR="00B6578F">
            <w:t>he Australian Signals Directorate</w:t>
          </w:r>
          <w:r w:rsidR="004D7513">
            <w:t xml:space="preserve"> (ASD)</w:t>
          </w:r>
        </w:p>
        <w:p w14:paraId="0008DC6D" w14:textId="7F9C4DF4" w:rsidR="00B6578F" w:rsidRDefault="00F72DB5">
          <w:pPr>
            <w:pStyle w:val="ListParagraph"/>
            <w:numPr>
              <w:ilvl w:val="0"/>
              <w:numId w:val="35"/>
            </w:numPr>
            <w:spacing w:after="0" w:line="240" w:lineRule="auto"/>
          </w:pPr>
          <w:r>
            <w:t>N</w:t>
          </w:r>
          <w:r w:rsidR="00303828">
            <w:t xml:space="preserve">ational institute of </w:t>
          </w:r>
          <w:r w:rsidR="007C1772">
            <w:t>Standards</w:t>
          </w:r>
          <w:r w:rsidR="00303828">
            <w:t xml:space="preserve"> and Technology (NIST</w:t>
          </w:r>
          <w:r w:rsidR="00C234E0" w:rsidRPr="00C234E0">
            <w:t xml:space="preserve"> Cyber Security Framework (CSF) 2.0</w:t>
          </w:r>
          <w:r w:rsidR="00303828">
            <w:t>)</w:t>
          </w:r>
        </w:p>
        <w:p w14:paraId="7A3544D7" w14:textId="108AABAB" w:rsidR="00383B1B" w:rsidRDefault="00383B1B">
          <w:pPr>
            <w:pStyle w:val="ListParagraph"/>
            <w:numPr>
              <w:ilvl w:val="0"/>
              <w:numId w:val="35"/>
            </w:numPr>
            <w:spacing w:after="0" w:line="240" w:lineRule="auto"/>
          </w:pPr>
          <w:r>
            <w:t xml:space="preserve">Australian Prudential </w:t>
          </w:r>
          <w:r w:rsidR="00625ECF">
            <w:t>Regulation Authority</w:t>
          </w:r>
        </w:p>
        <w:p w14:paraId="1975D549" w14:textId="430AD80F" w:rsidR="00625ECF" w:rsidRDefault="00052E14">
          <w:pPr>
            <w:pStyle w:val="ListParagraph"/>
            <w:numPr>
              <w:ilvl w:val="0"/>
              <w:numId w:val="35"/>
            </w:numPr>
            <w:spacing w:after="0" w:line="240" w:lineRule="auto"/>
          </w:pPr>
          <w:r>
            <w:t xml:space="preserve">Queensland Government </w:t>
          </w:r>
          <w:r w:rsidR="0035647F">
            <w:t xml:space="preserve">Information and </w:t>
          </w:r>
          <w:r w:rsidR="006D1AB5">
            <w:t>cyber security policy (IS18</w:t>
          </w:r>
          <w:r w:rsidR="00247A20">
            <w:t>)</w:t>
          </w:r>
        </w:p>
        <w:p w14:paraId="7C5F1D5E" w14:textId="4FE8835F" w:rsidR="00675B47" w:rsidRDefault="00675B47">
          <w:pPr>
            <w:pStyle w:val="ListParagraph"/>
            <w:numPr>
              <w:ilvl w:val="0"/>
              <w:numId w:val="35"/>
            </w:numPr>
            <w:spacing w:after="0" w:line="240" w:lineRule="auto"/>
          </w:pPr>
          <w:r w:rsidRPr="00675B47">
            <w:t>Queensland Government Information Security Classification Framework (QGISCF)</w:t>
          </w:r>
        </w:p>
        <w:p w14:paraId="7B0797EA" w14:textId="77777777" w:rsidR="00B6578F" w:rsidRDefault="00B6578F" w:rsidP="0012787A">
          <w:pPr>
            <w:spacing w:after="0" w:line="240" w:lineRule="auto"/>
          </w:pPr>
        </w:p>
        <w:p w14:paraId="4F70686D" w14:textId="282E51A2" w:rsidR="0012787A" w:rsidRDefault="00DD3077" w:rsidP="0012787A">
          <w:pPr>
            <w:spacing w:after="0" w:line="240" w:lineRule="auto"/>
          </w:pPr>
          <w:r>
            <w:t xml:space="preserve">The Auth0 CIAM solution and </w:t>
          </w:r>
          <w:r w:rsidR="002B09DD">
            <w:t xml:space="preserve">all </w:t>
          </w:r>
          <w:r w:rsidR="006861AE">
            <w:t xml:space="preserve">core and future </w:t>
          </w:r>
          <w:r w:rsidR="002B09DD">
            <w:t xml:space="preserve">integrations will adhere to </w:t>
          </w:r>
          <w:r w:rsidR="006536BD">
            <w:t xml:space="preserve">the </w:t>
          </w:r>
          <w:r w:rsidR="00B9781C">
            <w:t>WCQ corporate governance policies as defined on the WC</w:t>
          </w:r>
          <w:r w:rsidR="00F13F17">
            <w:t xml:space="preserve">Q </w:t>
          </w:r>
          <w:hyperlink r:id="rId30" w:history="1">
            <w:r w:rsidR="00F13F17" w:rsidRPr="00A846F9">
              <w:rPr>
                <w:rStyle w:val="Hyperlink"/>
              </w:rPr>
              <w:t>intranet</w:t>
            </w:r>
          </w:hyperlink>
          <w:r w:rsidR="00F13F17">
            <w:t>.</w:t>
          </w:r>
        </w:p>
        <w:p w14:paraId="239A8FAD" w14:textId="77777777" w:rsidR="00DD3077" w:rsidRDefault="00DD3077" w:rsidP="0012787A">
          <w:pPr>
            <w:spacing w:after="0" w:line="240" w:lineRule="auto"/>
          </w:pPr>
        </w:p>
        <w:p w14:paraId="2662F86A" w14:textId="77777777" w:rsidR="0012787A" w:rsidRDefault="0012787A" w:rsidP="0012787A">
          <w:pPr>
            <w:spacing w:after="0" w:line="240" w:lineRule="auto"/>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F44A8A" w:rsidRPr="00CF5342" w14:paraId="645C375D" w14:textId="77777777" w:rsidTr="5D632E3F">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237C33B0" w14:textId="3AA11F5A" w:rsidR="00F44A8A" w:rsidRPr="00CF5342" w:rsidRDefault="63AAC905">
                <w:pPr>
                  <w:pStyle w:val="TableHeading"/>
                  <w:tabs>
                    <w:tab w:val="left" w:pos="1055"/>
                  </w:tabs>
                </w:pPr>
                <w:commentRangeStart w:id="121"/>
                <w:r>
                  <w:t>Security Domain</w:t>
                </w:r>
                <w:commentRangeEnd w:id="121"/>
                <w:r w:rsidR="0080149F" w:rsidRPr="00CF5342">
                  <w:rPr>
                    <w:rStyle w:val="CommentReference"/>
                    <w:sz w:val="20"/>
                    <w:szCs w:val="20"/>
                  </w:rPr>
                  <w:commentReference w:id="121"/>
                </w:r>
              </w:p>
            </w:tc>
            <w:tc>
              <w:tcPr>
                <w:tcW w:w="4961" w:type="dxa"/>
                <w:vAlign w:val="top"/>
              </w:tcPr>
              <w:p w14:paraId="6ED7B589" w14:textId="51007F52" w:rsidR="00F44A8A" w:rsidRPr="005D6863" w:rsidRDefault="0080149F">
                <w:pPr>
                  <w:pStyle w:val="TableHeading"/>
                  <w:cnfStyle w:val="100000000000" w:firstRow="1" w:lastRow="0" w:firstColumn="0" w:lastColumn="0" w:oddVBand="0" w:evenVBand="0" w:oddHBand="0" w:evenHBand="0" w:firstRowFirstColumn="0" w:firstRowLastColumn="0" w:lastRowFirstColumn="0" w:lastRowLastColumn="0"/>
                </w:pPr>
                <w:r w:rsidRPr="0080149F">
                  <w:t>Control</w:t>
                </w:r>
                <w:r w:rsidR="00751CC1">
                  <w:t>s</w:t>
                </w:r>
              </w:p>
            </w:tc>
          </w:tr>
          <w:tr w:rsidR="00162C7E" w:rsidRPr="00BB5816" w14:paraId="19E43518"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4700C28F" w14:textId="32128251" w:rsidR="00162C7E" w:rsidRDefault="00162C7E" w:rsidP="00162C7E">
                <w:pPr>
                  <w:pStyle w:val="TableSubHeading"/>
                  <w:tabs>
                    <w:tab w:val="left" w:pos="954"/>
                  </w:tabs>
                </w:pPr>
                <w:r w:rsidRPr="0080149F">
                  <w:t>Identity &amp; Access Management</w:t>
                </w:r>
              </w:p>
            </w:tc>
            <w:tc>
              <w:tcPr>
                <w:tcW w:w="4961" w:type="dxa"/>
                <w:tcBorders>
                  <w:top w:val="nil"/>
                  <w:bottom w:val="nil"/>
                </w:tcBorders>
                <w:vAlign w:val="top"/>
              </w:tcPr>
              <w:p w14:paraId="0B1E213D" w14:textId="77777777" w:rsidR="00162C7E" w:rsidRDefault="00162C7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A0DE5">
                  <w:rPr>
                    <w:rFonts w:asciiTheme="minorHAnsi" w:hAnsiTheme="minorHAnsi"/>
                    <w:sz w:val="18"/>
                    <w:szCs w:val="18"/>
                  </w:rPr>
                  <w:t>Role-Based Access Control</w:t>
                </w:r>
                <w:r>
                  <w:rPr>
                    <w:rFonts w:asciiTheme="minorHAnsi" w:hAnsiTheme="minorHAnsi"/>
                    <w:sz w:val="18"/>
                    <w:szCs w:val="18"/>
                  </w:rPr>
                  <w:t>s</w:t>
                </w:r>
                <w:r w:rsidRPr="00DA0DE5">
                  <w:rPr>
                    <w:rFonts w:asciiTheme="minorHAnsi" w:hAnsiTheme="minorHAnsi"/>
                    <w:sz w:val="18"/>
                    <w:szCs w:val="18"/>
                  </w:rPr>
                  <w:t xml:space="preserve"> (RBAC)</w:t>
                </w:r>
              </w:p>
              <w:p w14:paraId="1DEDE366" w14:textId="77777777" w:rsidR="00162C7E" w:rsidRDefault="00162C7E" w:rsidP="00162C7E">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Strong, phishing resistant authentication </w:t>
                </w:r>
              </w:p>
              <w:p w14:paraId="4A398969" w14:textId="77777777" w:rsidR="00162C7E" w:rsidRDefault="00162C7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1621F">
                  <w:rPr>
                    <w:rFonts w:asciiTheme="minorHAnsi" w:hAnsiTheme="minorHAnsi"/>
                    <w:sz w:val="18"/>
                    <w:szCs w:val="18"/>
                  </w:rPr>
                  <w:t>Multi-Factor Authentication (MFA)</w:t>
                </w:r>
              </w:p>
              <w:p w14:paraId="09A868AA" w14:textId="2AB742D6" w:rsidR="009C2270" w:rsidRDefault="009C2270"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Single Sign On</w:t>
                </w:r>
                <w:r w:rsidR="0062598E">
                  <w:rPr>
                    <w:rFonts w:asciiTheme="minorHAnsi" w:hAnsiTheme="minorHAnsi"/>
                    <w:sz w:val="18"/>
                    <w:szCs w:val="18"/>
                  </w:rPr>
                  <w:t xml:space="preserve"> </w:t>
                </w:r>
                <w:r w:rsidR="003918BD">
                  <w:rPr>
                    <w:rFonts w:asciiTheme="minorHAnsi" w:hAnsiTheme="minorHAnsi"/>
                    <w:sz w:val="18"/>
                    <w:szCs w:val="18"/>
                  </w:rPr>
                  <w:t>–</w:t>
                </w:r>
                <w:r w:rsidR="0062598E">
                  <w:rPr>
                    <w:rFonts w:asciiTheme="minorHAnsi" w:hAnsiTheme="minorHAnsi"/>
                    <w:sz w:val="18"/>
                    <w:szCs w:val="18"/>
                  </w:rPr>
                  <w:t xml:space="preserve"> </w:t>
                </w:r>
                <w:r w:rsidR="00115915">
                  <w:rPr>
                    <w:rFonts w:asciiTheme="minorHAnsi" w:hAnsiTheme="minorHAnsi"/>
                    <w:sz w:val="18"/>
                    <w:szCs w:val="18"/>
                  </w:rPr>
                  <w:t>Identity</w:t>
                </w:r>
                <w:r w:rsidR="003918BD">
                  <w:rPr>
                    <w:rFonts w:asciiTheme="minorHAnsi" w:hAnsiTheme="minorHAnsi"/>
                    <w:sz w:val="18"/>
                    <w:szCs w:val="18"/>
                  </w:rPr>
                  <w:t xml:space="preserve"> </w:t>
                </w:r>
                <w:r w:rsidR="007D169B">
                  <w:rPr>
                    <w:rFonts w:asciiTheme="minorHAnsi" w:hAnsiTheme="minorHAnsi"/>
                    <w:sz w:val="18"/>
                    <w:szCs w:val="18"/>
                  </w:rPr>
                  <w:t>Operations platform</w:t>
                </w:r>
                <w:r w:rsidR="003918BD">
                  <w:rPr>
                    <w:rFonts w:asciiTheme="minorHAnsi" w:hAnsiTheme="minorHAnsi"/>
                    <w:sz w:val="18"/>
                    <w:szCs w:val="18"/>
                  </w:rPr>
                  <w:t xml:space="preserve"> </w:t>
                </w:r>
                <w:r w:rsidR="00115915">
                  <w:rPr>
                    <w:rFonts w:asciiTheme="minorHAnsi" w:hAnsiTheme="minorHAnsi"/>
                    <w:sz w:val="18"/>
                    <w:szCs w:val="18"/>
                  </w:rPr>
                  <w:t>management</w:t>
                </w:r>
              </w:p>
              <w:p w14:paraId="4E91DCBB" w14:textId="1CB02071" w:rsidR="009C2270" w:rsidRDefault="009C2270"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Single Sign On </w:t>
                </w:r>
                <w:r w:rsidR="0062598E">
                  <w:rPr>
                    <w:rFonts w:asciiTheme="minorHAnsi" w:hAnsiTheme="minorHAnsi"/>
                    <w:sz w:val="18"/>
                    <w:szCs w:val="18"/>
                  </w:rPr>
                  <w:t>–</w:t>
                </w:r>
                <w:r>
                  <w:rPr>
                    <w:rFonts w:asciiTheme="minorHAnsi" w:hAnsiTheme="minorHAnsi"/>
                    <w:sz w:val="18"/>
                    <w:szCs w:val="18"/>
                  </w:rPr>
                  <w:t xml:space="preserve"> </w:t>
                </w:r>
                <w:r w:rsidR="0062598E">
                  <w:rPr>
                    <w:rFonts w:asciiTheme="minorHAnsi" w:hAnsiTheme="minorHAnsi"/>
                    <w:sz w:val="18"/>
                    <w:szCs w:val="18"/>
                  </w:rPr>
                  <w:t xml:space="preserve">Federated business applications and </w:t>
                </w:r>
                <w:r w:rsidR="00F36284">
                  <w:rPr>
                    <w:rFonts w:asciiTheme="minorHAnsi" w:hAnsiTheme="minorHAnsi"/>
                    <w:sz w:val="18"/>
                    <w:szCs w:val="18"/>
                  </w:rPr>
                  <w:t xml:space="preserve">B2B </w:t>
                </w:r>
                <w:r w:rsidR="0062598E">
                  <w:rPr>
                    <w:rFonts w:asciiTheme="minorHAnsi" w:hAnsiTheme="minorHAnsi"/>
                    <w:sz w:val="18"/>
                    <w:szCs w:val="18"/>
                  </w:rPr>
                  <w:t xml:space="preserve">white </w:t>
                </w:r>
                <w:r w:rsidR="003918BD">
                  <w:rPr>
                    <w:rFonts w:asciiTheme="minorHAnsi" w:hAnsiTheme="minorHAnsi"/>
                    <w:sz w:val="18"/>
                    <w:szCs w:val="18"/>
                  </w:rPr>
                  <w:t>labelling</w:t>
                </w:r>
              </w:p>
              <w:p w14:paraId="1C595451" w14:textId="7CA1F025" w:rsidR="00162C7E" w:rsidRDefault="00162C7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Identity threat mitigation controls</w:t>
                </w:r>
                <w:r w:rsidR="004124E1">
                  <w:rPr>
                    <w:rFonts w:asciiTheme="minorHAnsi" w:hAnsiTheme="minorHAnsi"/>
                    <w:sz w:val="18"/>
                    <w:szCs w:val="18"/>
                  </w:rPr>
                  <w:t xml:space="preserve">: </w:t>
                </w:r>
                <w:r>
                  <w:rPr>
                    <w:rFonts w:asciiTheme="minorHAnsi" w:hAnsiTheme="minorHAnsi"/>
                    <w:sz w:val="18"/>
                    <w:szCs w:val="18"/>
                  </w:rPr>
                  <w:t>Attack protection</w:t>
                </w:r>
                <w:r w:rsidR="00115915">
                  <w:rPr>
                    <w:rFonts w:asciiTheme="minorHAnsi" w:hAnsiTheme="minorHAnsi"/>
                    <w:sz w:val="18"/>
                    <w:szCs w:val="18"/>
                  </w:rPr>
                  <w:t xml:space="preserve"> – Bot protection, </w:t>
                </w:r>
                <w:r w:rsidR="009D66DD">
                  <w:rPr>
                    <w:rFonts w:asciiTheme="minorHAnsi" w:hAnsiTheme="minorHAnsi"/>
                    <w:sz w:val="18"/>
                    <w:szCs w:val="18"/>
                  </w:rPr>
                  <w:t>B</w:t>
                </w:r>
                <w:r w:rsidR="006142CC">
                  <w:rPr>
                    <w:rFonts w:asciiTheme="minorHAnsi" w:hAnsiTheme="minorHAnsi"/>
                    <w:sz w:val="18"/>
                    <w:szCs w:val="18"/>
                  </w:rPr>
                  <w:t>reached password protection,</w:t>
                </w:r>
                <w:r w:rsidR="00025198">
                  <w:rPr>
                    <w:rFonts w:asciiTheme="minorHAnsi" w:hAnsiTheme="minorHAnsi"/>
                    <w:sz w:val="18"/>
                    <w:szCs w:val="18"/>
                  </w:rPr>
                  <w:t xml:space="preserve"> Brute force protection, Suspicious IP </w:t>
                </w:r>
                <w:r w:rsidR="00C134DA">
                  <w:rPr>
                    <w:rFonts w:asciiTheme="minorHAnsi" w:hAnsiTheme="minorHAnsi"/>
                    <w:sz w:val="18"/>
                    <w:szCs w:val="18"/>
                  </w:rPr>
                  <w:t>throttling</w:t>
                </w:r>
                <w:r>
                  <w:rPr>
                    <w:rFonts w:asciiTheme="minorHAnsi" w:hAnsiTheme="minorHAnsi"/>
                    <w:sz w:val="18"/>
                    <w:szCs w:val="18"/>
                  </w:rPr>
                  <w:t>)</w:t>
                </w:r>
              </w:p>
              <w:p w14:paraId="0334C131" w14:textId="630B690F" w:rsidR="00162C7E" w:rsidRDefault="00162C7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Standards based identity protocols</w:t>
                </w:r>
                <w:r w:rsidR="004124E1">
                  <w:rPr>
                    <w:rFonts w:asciiTheme="minorHAnsi" w:hAnsiTheme="minorHAnsi"/>
                    <w:sz w:val="18"/>
                    <w:szCs w:val="18"/>
                  </w:rPr>
                  <w:t>:</w:t>
                </w:r>
                <w:r>
                  <w:rPr>
                    <w:rFonts w:asciiTheme="minorHAnsi" w:hAnsiTheme="minorHAnsi"/>
                    <w:sz w:val="18"/>
                    <w:szCs w:val="18"/>
                  </w:rPr>
                  <w:t xml:space="preserve"> OAuth 2.0, </w:t>
                </w:r>
                <w:r w:rsidR="00A35435">
                  <w:rPr>
                    <w:rFonts w:asciiTheme="minorHAnsi" w:hAnsiTheme="minorHAnsi"/>
                    <w:sz w:val="18"/>
                    <w:szCs w:val="18"/>
                  </w:rPr>
                  <w:t xml:space="preserve">PKCE, </w:t>
                </w:r>
                <w:r>
                  <w:rPr>
                    <w:rFonts w:asciiTheme="minorHAnsi" w:hAnsiTheme="minorHAnsi"/>
                    <w:sz w:val="18"/>
                    <w:szCs w:val="18"/>
                  </w:rPr>
                  <w:t xml:space="preserve">OIDC and SAML 2.0 only if </w:t>
                </w:r>
                <w:r w:rsidRPr="00391614">
                  <w:rPr>
                    <w:rFonts w:asciiTheme="minorHAnsi" w:hAnsiTheme="minorHAnsi"/>
                    <w:sz w:val="18"/>
                    <w:szCs w:val="18"/>
                  </w:rPr>
                  <w:t>OAuth 2.0</w:t>
                </w:r>
                <w:r>
                  <w:rPr>
                    <w:rFonts w:asciiTheme="minorHAnsi" w:hAnsiTheme="minorHAnsi"/>
                    <w:sz w:val="18"/>
                    <w:szCs w:val="18"/>
                  </w:rPr>
                  <w:t xml:space="preserve"> and </w:t>
                </w:r>
                <w:r w:rsidRPr="00391614">
                  <w:rPr>
                    <w:rFonts w:asciiTheme="minorHAnsi" w:hAnsiTheme="minorHAnsi"/>
                    <w:sz w:val="18"/>
                    <w:szCs w:val="18"/>
                  </w:rPr>
                  <w:t>OIDC</w:t>
                </w:r>
                <w:r>
                  <w:rPr>
                    <w:rFonts w:asciiTheme="minorHAnsi" w:hAnsiTheme="minorHAnsi"/>
                    <w:sz w:val="18"/>
                    <w:szCs w:val="18"/>
                  </w:rPr>
                  <w:t xml:space="preserve"> are not supported</w:t>
                </w:r>
                <w:r w:rsidR="00A35435">
                  <w:rPr>
                    <w:rFonts w:asciiTheme="minorHAnsi" w:hAnsiTheme="minorHAnsi"/>
                    <w:sz w:val="18"/>
                    <w:szCs w:val="18"/>
                  </w:rPr>
                  <w:t>.</w:t>
                </w:r>
              </w:p>
            </w:tc>
          </w:tr>
          <w:tr w:rsidR="00162C7E" w:rsidRPr="00BB5816" w14:paraId="1B3E41FD"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550A87F5" w14:textId="133A837A" w:rsidR="00162C7E" w:rsidRDefault="00A6490D" w:rsidP="00162C7E">
                <w:pPr>
                  <w:pStyle w:val="TableSubHeading"/>
                  <w:tabs>
                    <w:tab w:val="left" w:pos="954"/>
                  </w:tabs>
                </w:pPr>
                <w:r w:rsidRPr="00A6490D">
                  <w:t>Data Protection &amp; Privacy</w:t>
                </w:r>
              </w:p>
            </w:tc>
            <w:tc>
              <w:tcPr>
                <w:tcW w:w="4961" w:type="dxa"/>
                <w:tcBorders>
                  <w:top w:val="nil"/>
                  <w:bottom w:val="nil"/>
                </w:tcBorders>
                <w:vAlign w:val="top"/>
              </w:tcPr>
              <w:p w14:paraId="4487B9F3" w14:textId="77777777" w:rsidR="0021648E" w:rsidRDefault="009162C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Data encryption in transit </w:t>
                </w:r>
                <w:r w:rsidR="000543B7">
                  <w:rPr>
                    <w:rFonts w:asciiTheme="minorHAnsi" w:hAnsiTheme="minorHAnsi"/>
                    <w:sz w:val="18"/>
                    <w:szCs w:val="18"/>
                  </w:rPr>
                  <w:t>(TLS 1.3)</w:t>
                </w:r>
                <w:r w:rsidR="0021648E">
                  <w:rPr>
                    <w:rFonts w:asciiTheme="minorHAnsi" w:hAnsiTheme="minorHAnsi"/>
                    <w:sz w:val="18"/>
                    <w:szCs w:val="18"/>
                  </w:rPr>
                  <w:t>.</w:t>
                </w:r>
              </w:p>
              <w:p w14:paraId="688FABAF" w14:textId="0D1905AE" w:rsidR="00961271" w:rsidRDefault="0021648E"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D</w:t>
                </w:r>
                <w:r w:rsidR="00426BA5">
                  <w:rPr>
                    <w:rFonts w:asciiTheme="minorHAnsi" w:hAnsiTheme="minorHAnsi"/>
                    <w:sz w:val="18"/>
                    <w:szCs w:val="18"/>
                  </w:rPr>
                  <w:t>ata encryption</w:t>
                </w:r>
                <w:r>
                  <w:rPr>
                    <w:rFonts w:asciiTheme="minorHAnsi" w:hAnsiTheme="minorHAnsi"/>
                    <w:sz w:val="18"/>
                    <w:szCs w:val="18"/>
                  </w:rPr>
                  <w:t xml:space="preserve"> </w:t>
                </w:r>
                <w:r w:rsidR="009162CE">
                  <w:rPr>
                    <w:rFonts w:asciiTheme="minorHAnsi" w:hAnsiTheme="minorHAnsi"/>
                    <w:sz w:val="18"/>
                    <w:szCs w:val="18"/>
                  </w:rPr>
                  <w:t>at rest</w:t>
                </w:r>
                <w:r w:rsidR="000543B7">
                  <w:rPr>
                    <w:rFonts w:asciiTheme="minorHAnsi" w:hAnsiTheme="minorHAnsi"/>
                    <w:sz w:val="18"/>
                    <w:szCs w:val="18"/>
                  </w:rPr>
                  <w:t xml:space="preserve"> </w:t>
                </w:r>
                <w:r w:rsidR="00AB4A7B">
                  <w:rPr>
                    <w:rFonts w:asciiTheme="minorHAnsi" w:hAnsiTheme="minorHAnsi"/>
                    <w:sz w:val="18"/>
                    <w:szCs w:val="18"/>
                  </w:rPr>
                  <w:t>(AE</w:t>
                </w:r>
                <w:r w:rsidR="00FE6686">
                  <w:rPr>
                    <w:rFonts w:asciiTheme="minorHAnsi" w:hAnsiTheme="minorHAnsi"/>
                    <w:sz w:val="18"/>
                    <w:szCs w:val="18"/>
                  </w:rPr>
                  <w:t>S-256).</w:t>
                </w:r>
              </w:p>
              <w:p w14:paraId="66E2C8AD" w14:textId="033C455E" w:rsidR="00162C7E" w:rsidRDefault="00FE6686"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Credential one way hashing </w:t>
                </w:r>
                <w:r w:rsidR="000543B7">
                  <w:rPr>
                    <w:rFonts w:asciiTheme="minorHAnsi" w:hAnsiTheme="minorHAnsi"/>
                    <w:sz w:val="18"/>
                    <w:szCs w:val="18"/>
                  </w:rPr>
                  <w:t>(BCrypt</w:t>
                </w:r>
                <w:r w:rsidR="006E3286">
                  <w:rPr>
                    <w:rFonts w:asciiTheme="minorHAnsi" w:hAnsiTheme="minorHAnsi"/>
                    <w:sz w:val="18"/>
                    <w:szCs w:val="18"/>
                  </w:rPr>
                  <w:t xml:space="preserve"> with </w:t>
                </w:r>
                <w:r w:rsidR="004F3908">
                  <w:rPr>
                    <w:rFonts w:asciiTheme="minorHAnsi" w:hAnsiTheme="minorHAnsi"/>
                    <w:sz w:val="18"/>
                    <w:szCs w:val="18"/>
                  </w:rPr>
                  <w:t>128bit salt</w:t>
                </w:r>
                <w:r w:rsidR="003E2AC8">
                  <w:rPr>
                    <w:rFonts w:asciiTheme="minorHAnsi" w:hAnsiTheme="minorHAnsi"/>
                    <w:sz w:val="18"/>
                    <w:szCs w:val="18"/>
                  </w:rPr>
                  <w:t xml:space="preserve"> </w:t>
                </w:r>
                <w:r w:rsidR="008D141B">
                  <w:rPr>
                    <w:rFonts w:asciiTheme="minorHAnsi" w:hAnsiTheme="minorHAnsi"/>
                    <w:sz w:val="18"/>
                    <w:szCs w:val="18"/>
                  </w:rPr>
                  <w:t>– 10 rounds</w:t>
                </w:r>
                <w:r w:rsidR="000543B7">
                  <w:rPr>
                    <w:rFonts w:asciiTheme="minorHAnsi" w:hAnsiTheme="minorHAnsi"/>
                    <w:sz w:val="18"/>
                    <w:szCs w:val="18"/>
                  </w:rPr>
                  <w:t>)</w:t>
                </w:r>
              </w:p>
              <w:p w14:paraId="2D6A7B92" w14:textId="41970490" w:rsidR="009162CE" w:rsidRDefault="006A1B36"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Future state - </w:t>
                </w:r>
                <w:r w:rsidR="009162CE">
                  <w:rPr>
                    <w:rFonts w:asciiTheme="minorHAnsi" w:hAnsiTheme="minorHAnsi"/>
                    <w:sz w:val="18"/>
                    <w:szCs w:val="18"/>
                  </w:rPr>
                  <w:t xml:space="preserve">Limited PII </w:t>
                </w:r>
                <w:r w:rsidR="008675A3">
                  <w:rPr>
                    <w:rFonts w:asciiTheme="minorHAnsi" w:hAnsiTheme="minorHAnsi"/>
                    <w:sz w:val="18"/>
                    <w:szCs w:val="18"/>
                  </w:rPr>
                  <w:t xml:space="preserve">stored in </w:t>
                </w:r>
                <w:r w:rsidR="00330910">
                  <w:rPr>
                    <w:rFonts w:asciiTheme="minorHAnsi" w:hAnsiTheme="minorHAnsi"/>
                    <w:sz w:val="18"/>
                    <w:szCs w:val="18"/>
                  </w:rPr>
                  <w:t xml:space="preserve">the production </w:t>
                </w:r>
                <w:r w:rsidR="008675A3">
                  <w:rPr>
                    <w:rFonts w:asciiTheme="minorHAnsi" w:hAnsiTheme="minorHAnsi"/>
                    <w:sz w:val="18"/>
                    <w:szCs w:val="18"/>
                  </w:rPr>
                  <w:t xml:space="preserve">Auth0 CIAM </w:t>
                </w:r>
                <w:r w:rsidR="00330910">
                  <w:rPr>
                    <w:rFonts w:asciiTheme="minorHAnsi" w:hAnsiTheme="minorHAnsi"/>
                    <w:sz w:val="18"/>
                    <w:szCs w:val="18"/>
                  </w:rPr>
                  <w:t>environment</w:t>
                </w:r>
                <w:r w:rsidR="008675A3">
                  <w:rPr>
                    <w:rFonts w:asciiTheme="minorHAnsi" w:hAnsiTheme="minorHAnsi"/>
                    <w:sz w:val="18"/>
                    <w:szCs w:val="18"/>
                  </w:rPr>
                  <w:t xml:space="preserve"> </w:t>
                </w:r>
              </w:p>
              <w:p w14:paraId="0B551084" w14:textId="5D069745" w:rsidR="006A1B36" w:rsidRDefault="003157E5"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Post </w:t>
                </w:r>
                <w:r w:rsidR="004C6F3C">
                  <w:rPr>
                    <w:rFonts w:asciiTheme="minorHAnsi" w:hAnsiTheme="minorHAnsi"/>
                    <w:sz w:val="18"/>
                    <w:szCs w:val="18"/>
                  </w:rPr>
                  <w:t xml:space="preserve">platform </w:t>
                </w:r>
                <w:r>
                  <w:rPr>
                    <w:rFonts w:asciiTheme="minorHAnsi" w:hAnsiTheme="minorHAnsi"/>
                    <w:sz w:val="18"/>
                    <w:szCs w:val="18"/>
                  </w:rPr>
                  <w:t xml:space="preserve">deployment – No PII stored in production </w:t>
                </w:r>
                <w:r w:rsidR="004C6F3C">
                  <w:rPr>
                    <w:rFonts w:asciiTheme="minorHAnsi" w:hAnsiTheme="minorHAnsi"/>
                    <w:sz w:val="18"/>
                    <w:szCs w:val="18"/>
                  </w:rPr>
                  <w:t>environment</w:t>
                </w:r>
              </w:p>
              <w:p w14:paraId="3A9EE9E5" w14:textId="77777777" w:rsidR="008675A3" w:rsidRDefault="00CE4922"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Dummy data stored in all non</w:t>
                </w:r>
                <w:r w:rsidR="00330910">
                  <w:rPr>
                    <w:rFonts w:asciiTheme="minorHAnsi" w:hAnsiTheme="minorHAnsi"/>
                    <w:sz w:val="18"/>
                    <w:szCs w:val="18"/>
                  </w:rPr>
                  <w:t>-</w:t>
                </w:r>
                <w:r>
                  <w:rPr>
                    <w:rFonts w:asciiTheme="minorHAnsi" w:hAnsiTheme="minorHAnsi"/>
                    <w:sz w:val="18"/>
                    <w:szCs w:val="18"/>
                  </w:rPr>
                  <w:t xml:space="preserve">production </w:t>
                </w:r>
                <w:r w:rsidR="00330910">
                  <w:rPr>
                    <w:rFonts w:asciiTheme="minorHAnsi" w:hAnsiTheme="minorHAnsi"/>
                    <w:sz w:val="18"/>
                    <w:szCs w:val="18"/>
                  </w:rPr>
                  <w:t xml:space="preserve">Auth0 CIAM </w:t>
                </w:r>
                <w:r>
                  <w:rPr>
                    <w:rFonts w:asciiTheme="minorHAnsi" w:hAnsiTheme="minorHAnsi"/>
                    <w:sz w:val="18"/>
                    <w:szCs w:val="18"/>
                  </w:rPr>
                  <w:t>environments</w:t>
                </w:r>
              </w:p>
              <w:p w14:paraId="664BEDD8" w14:textId="77777777" w:rsidR="00F36284" w:rsidRDefault="00F3496A"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Mandatory usage of privacy preserving identity </w:t>
                </w:r>
                <w:r w:rsidR="00F0543F">
                  <w:rPr>
                    <w:rFonts w:asciiTheme="minorHAnsi" w:hAnsiTheme="minorHAnsi"/>
                    <w:sz w:val="18"/>
                    <w:szCs w:val="18"/>
                  </w:rPr>
                  <w:t>standards / protocols</w:t>
                </w:r>
                <w:r w:rsidR="00EB273A">
                  <w:rPr>
                    <w:rFonts w:asciiTheme="minorHAnsi" w:hAnsiTheme="minorHAnsi"/>
                    <w:sz w:val="18"/>
                    <w:szCs w:val="18"/>
                  </w:rPr>
                  <w:t xml:space="preserve"> such as </w:t>
                </w:r>
                <w:r w:rsidR="00EB273A" w:rsidRPr="00EB273A">
                  <w:rPr>
                    <w:rFonts w:asciiTheme="minorHAnsi" w:hAnsiTheme="minorHAnsi"/>
                    <w:sz w:val="18"/>
                    <w:szCs w:val="18"/>
                  </w:rPr>
                  <w:t>OAuth 2.0, PKCE, OIDC</w:t>
                </w:r>
              </w:p>
              <w:p w14:paraId="100E9A33" w14:textId="1515EF42" w:rsidR="00993A39" w:rsidRDefault="00AD2D84"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Regular configuration and </w:t>
                </w:r>
                <w:r w:rsidR="005E14FD">
                  <w:rPr>
                    <w:rFonts w:asciiTheme="minorHAnsi" w:hAnsiTheme="minorHAnsi"/>
                    <w:sz w:val="18"/>
                    <w:szCs w:val="18"/>
                  </w:rPr>
                  <w:t>data backups</w:t>
                </w:r>
                <w:r w:rsidR="00A866AF">
                  <w:rPr>
                    <w:rFonts w:asciiTheme="minorHAnsi" w:hAnsiTheme="minorHAnsi"/>
                    <w:sz w:val="18"/>
                    <w:szCs w:val="18"/>
                  </w:rPr>
                  <w:t xml:space="preserve"> (</w:t>
                </w:r>
                <w:r w:rsidR="00C203F5">
                  <w:rPr>
                    <w:rFonts w:asciiTheme="minorHAnsi" w:hAnsiTheme="minorHAnsi"/>
                    <w:sz w:val="18"/>
                    <w:szCs w:val="18"/>
                  </w:rPr>
                  <w:t>Encrypted</w:t>
                </w:r>
                <w:r w:rsidR="00A866AF">
                  <w:rPr>
                    <w:rFonts w:asciiTheme="minorHAnsi" w:hAnsiTheme="minorHAnsi"/>
                    <w:sz w:val="18"/>
                    <w:szCs w:val="18"/>
                  </w:rPr>
                  <w:t>)</w:t>
                </w:r>
              </w:p>
            </w:tc>
          </w:tr>
          <w:tr w:rsidR="00162C7E" w:rsidRPr="00BB5816" w14:paraId="0B3A82B4"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9CBEA94" w14:textId="2B449DD0" w:rsidR="00162C7E" w:rsidRPr="0080149F" w:rsidRDefault="009F744A" w:rsidP="00162C7E">
                <w:pPr>
                  <w:pStyle w:val="TableSubHeading"/>
                  <w:tabs>
                    <w:tab w:val="left" w:pos="954"/>
                  </w:tabs>
                </w:pPr>
                <w:r>
                  <w:t>Application</w:t>
                </w:r>
                <w:r w:rsidR="00162C7E">
                  <w:t xml:space="preserve"> Security</w:t>
                </w:r>
              </w:p>
            </w:tc>
            <w:tc>
              <w:tcPr>
                <w:tcW w:w="4961" w:type="dxa"/>
                <w:tcBorders>
                  <w:top w:val="nil"/>
                  <w:bottom w:val="nil"/>
                </w:tcBorders>
                <w:vAlign w:val="top"/>
              </w:tcPr>
              <w:p w14:paraId="74D7F815" w14:textId="77777777" w:rsidR="007361E8" w:rsidRDefault="0008661B"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SaaS responsibility model applies</w:t>
                </w:r>
                <w:r w:rsidR="007361E8">
                  <w:rPr>
                    <w:rFonts w:asciiTheme="minorHAnsi" w:hAnsiTheme="minorHAnsi"/>
                    <w:sz w:val="18"/>
                    <w:szCs w:val="18"/>
                  </w:rPr>
                  <w:t>.</w:t>
                </w:r>
              </w:p>
              <w:p w14:paraId="7B2097AD" w14:textId="54D119CF" w:rsidR="00162C7E" w:rsidRDefault="009139AC"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Auth0 CIAM </w:t>
                </w:r>
                <w:r w:rsidR="00162C7E">
                  <w:rPr>
                    <w:rFonts w:asciiTheme="minorHAnsi" w:hAnsiTheme="minorHAnsi"/>
                    <w:sz w:val="18"/>
                    <w:szCs w:val="18"/>
                  </w:rPr>
                  <w:t xml:space="preserve">SaaS </w:t>
                </w:r>
                <w:r w:rsidR="00355381">
                  <w:rPr>
                    <w:rFonts w:asciiTheme="minorHAnsi" w:hAnsiTheme="minorHAnsi"/>
                    <w:sz w:val="18"/>
                    <w:szCs w:val="18"/>
                  </w:rPr>
                  <w:t xml:space="preserve">platform </w:t>
                </w:r>
                <w:r w:rsidR="00162C7E">
                  <w:rPr>
                    <w:rFonts w:asciiTheme="minorHAnsi" w:hAnsiTheme="minorHAnsi"/>
                    <w:sz w:val="18"/>
                    <w:szCs w:val="18"/>
                  </w:rPr>
                  <w:t xml:space="preserve">security </w:t>
                </w:r>
                <w:r w:rsidR="00823641">
                  <w:rPr>
                    <w:rFonts w:asciiTheme="minorHAnsi" w:hAnsiTheme="minorHAnsi"/>
                    <w:sz w:val="18"/>
                    <w:szCs w:val="18"/>
                  </w:rPr>
                  <w:t xml:space="preserve">– Auth0 vendor </w:t>
                </w:r>
                <w:r w:rsidR="002044B7">
                  <w:rPr>
                    <w:rFonts w:asciiTheme="minorHAnsi" w:hAnsiTheme="minorHAnsi"/>
                    <w:sz w:val="18"/>
                    <w:szCs w:val="18"/>
                  </w:rPr>
                  <w:t xml:space="preserve">responsibility. This was assessed during the procurement </w:t>
                </w:r>
                <w:r w:rsidR="00F07EF0">
                  <w:rPr>
                    <w:rFonts w:asciiTheme="minorHAnsi" w:hAnsiTheme="minorHAnsi"/>
                    <w:sz w:val="18"/>
                    <w:szCs w:val="18"/>
                  </w:rPr>
                  <w:t>process,</w:t>
                </w:r>
                <w:r w:rsidR="002044B7">
                  <w:rPr>
                    <w:rFonts w:asciiTheme="minorHAnsi" w:hAnsiTheme="minorHAnsi"/>
                    <w:sz w:val="18"/>
                    <w:szCs w:val="18"/>
                  </w:rPr>
                  <w:t xml:space="preserve"> and attestations are provided </w:t>
                </w:r>
                <w:r w:rsidR="007C1DF1">
                  <w:rPr>
                    <w:rFonts w:asciiTheme="minorHAnsi" w:hAnsiTheme="minorHAnsi"/>
                    <w:sz w:val="18"/>
                    <w:szCs w:val="18"/>
                  </w:rPr>
                  <w:t xml:space="preserve">on the vendor </w:t>
                </w:r>
                <w:hyperlink r:id="rId31" w:history="1">
                  <w:r w:rsidR="007C1DF1" w:rsidRPr="007C1DF1">
                    <w:rPr>
                      <w:rStyle w:val="Hyperlink"/>
                      <w:rFonts w:asciiTheme="minorHAnsi" w:hAnsiTheme="minorHAnsi" w:cstheme="minorBidi"/>
                      <w:sz w:val="18"/>
                      <w:szCs w:val="18"/>
                    </w:rPr>
                    <w:t>website</w:t>
                  </w:r>
                </w:hyperlink>
                <w:r w:rsidR="00EB273A">
                  <w:rPr>
                    <w:rFonts w:asciiTheme="minorHAnsi" w:hAnsiTheme="minorHAnsi"/>
                    <w:sz w:val="18"/>
                    <w:szCs w:val="18"/>
                  </w:rPr>
                  <w:t xml:space="preserve"> </w:t>
                </w:r>
                <w:r w:rsidR="003C109B">
                  <w:rPr>
                    <w:rFonts w:asciiTheme="minorHAnsi" w:hAnsiTheme="minorHAnsi"/>
                    <w:sz w:val="18"/>
                    <w:szCs w:val="18"/>
                  </w:rPr>
                  <w:t xml:space="preserve">and </w:t>
                </w:r>
                <w:r w:rsidR="00BC54D3">
                  <w:rPr>
                    <w:rFonts w:asciiTheme="minorHAnsi" w:hAnsiTheme="minorHAnsi"/>
                    <w:sz w:val="18"/>
                    <w:szCs w:val="18"/>
                  </w:rPr>
                  <w:t>sighted by WCQ.</w:t>
                </w:r>
              </w:p>
              <w:p w14:paraId="3E55B376" w14:textId="0C26E64A" w:rsidR="00F07EF0" w:rsidRDefault="00BE3798"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WCQ responsible for </w:t>
                </w:r>
                <w:r w:rsidR="00F076A5">
                  <w:rPr>
                    <w:rFonts w:asciiTheme="minorHAnsi" w:hAnsiTheme="minorHAnsi"/>
                    <w:sz w:val="18"/>
                    <w:szCs w:val="18"/>
                  </w:rPr>
                  <w:t>end-to-end</w:t>
                </w:r>
                <w:r w:rsidR="00E54CCA">
                  <w:rPr>
                    <w:rFonts w:asciiTheme="minorHAnsi" w:hAnsiTheme="minorHAnsi"/>
                    <w:sz w:val="18"/>
                    <w:szCs w:val="18"/>
                  </w:rPr>
                  <w:t xml:space="preserve"> security of CIAM integrated applications </w:t>
                </w:r>
                <w:r w:rsidR="00521C36">
                  <w:rPr>
                    <w:rFonts w:asciiTheme="minorHAnsi" w:hAnsiTheme="minorHAnsi"/>
                    <w:sz w:val="18"/>
                    <w:szCs w:val="18"/>
                  </w:rPr>
                  <w:t xml:space="preserve">using applicable security </w:t>
                </w:r>
                <w:r w:rsidR="00F076A5">
                  <w:rPr>
                    <w:rFonts w:asciiTheme="minorHAnsi" w:hAnsiTheme="minorHAnsi"/>
                    <w:sz w:val="18"/>
                    <w:szCs w:val="18"/>
                  </w:rPr>
                  <w:t xml:space="preserve">and application integration </w:t>
                </w:r>
                <w:r w:rsidR="00521C36">
                  <w:rPr>
                    <w:rFonts w:asciiTheme="minorHAnsi" w:hAnsiTheme="minorHAnsi"/>
                    <w:sz w:val="18"/>
                    <w:szCs w:val="18"/>
                  </w:rPr>
                  <w:t>standards</w:t>
                </w:r>
                <w:r w:rsidR="00412FAC">
                  <w:rPr>
                    <w:rFonts w:asciiTheme="minorHAnsi" w:hAnsiTheme="minorHAnsi"/>
                    <w:sz w:val="18"/>
                    <w:szCs w:val="18"/>
                  </w:rPr>
                  <w:t>, i.e. Safe coding standards (OWASP)</w:t>
                </w:r>
                <w:r w:rsidR="009A780A">
                  <w:rPr>
                    <w:rFonts w:asciiTheme="minorHAnsi" w:hAnsiTheme="minorHAnsi"/>
                    <w:sz w:val="18"/>
                    <w:szCs w:val="18"/>
                  </w:rPr>
                  <w:t>, code vulnerability management, 3</w:t>
                </w:r>
                <w:r w:rsidR="009A780A" w:rsidRPr="009A780A">
                  <w:rPr>
                    <w:rFonts w:asciiTheme="minorHAnsi" w:hAnsiTheme="minorHAnsi"/>
                    <w:sz w:val="18"/>
                    <w:szCs w:val="18"/>
                    <w:vertAlign w:val="superscript"/>
                  </w:rPr>
                  <w:t>rd</w:t>
                </w:r>
                <w:r w:rsidR="009A780A">
                  <w:rPr>
                    <w:rFonts w:asciiTheme="minorHAnsi" w:hAnsiTheme="minorHAnsi"/>
                    <w:sz w:val="18"/>
                    <w:szCs w:val="18"/>
                  </w:rPr>
                  <w:t xml:space="preserve"> party reviews</w:t>
                </w:r>
                <w:r w:rsidR="00566BB9">
                  <w:rPr>
                    <w:rFonts w:asciiTheme="minorHAnsi" w:hAnsiTheme="minorHAnsi"/>
                    <w:sz w:val="18"/>
                    <w:szCs w:val="18"/>
                  </w:rPr>
                  <w:t>, testing.</w:t>
                </w:r>
              </w:p>
              <w:p w14:paraId="59D0F389" w14:textId="2997B14A" w:rsidR="00566BB9" w:rsidRDefault="00566BB9"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Vulnerability management and threat </w:t>
                </w:r>
                <w:r w:rsidR="00CF13E8">
                  <w:rPr>
                    <w:rFonts w:asciiTheme="minorHAnsi" w:hAnsiTheme="minorHAnsi"/>
                    <w:sz w:val="18"/>
                    <w:szCs w:val="18"/>
                  </w:rPr>
                  <w:t xml:space="preserve">mitigation </w:t>
                </w:r>
              </w:p>
              <w:p w14:paraId="3EF2FF57" w14:textId="4558A312" w:rsidR="00F076A5" w:rsidRPr="00DA0DE5" w:rsidRDefault="00F076A5"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162C7E" w:rsidRPr="00BB5816" w14:paraId="0709E0B5"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22A081BE" w14:textId="657A76FE" w:rsidR="00162C7E" w:rsidRPr="0080149F" w:rsidRDefault="00100EC1" w:rsidP="00162C7E">
                <w:pPr>
                  <w:pStyle w:val="TableSubHeading"/>
                  <w:tabs>
                    <w:tab w:val="left" w:pos="954"/>
                  </w:tabs>
                </w:pPr>
                <w:r>
                  <w:t xml:space="preserve">Infrastructure and </w:t>
                </w:r>
                <w:r w:rsidR="00C50313">
                  <w:t>platform security</w:t>
                </w:r>
              </w:p>
            </w:tc>
            <w:tc>
              <w:tcPr>
                <w:tcW w:w="4961" w:type="dxa"/>
                <w:tcBorders>
                  <w:top w:val="nil"/>
                  <w:bottom w:val="nil"/>
                </w:tcBorders>
                <w:vAlign w:val="top"/>
              </w:tcPr>
              <w:p w14:paraId="59D196BE" w14:textId="406CEDD6" w:rsidR="00B50D80" w:rsidRDefault="00B50D80"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0D80">
                  <w:rPr>
                    <w:rFonts w:asciiTheme="minorHAnsi" w:hAnsiTheme="minorHAnsi"/>
                    <w:sz w:val="18"/>
                    <w:szCs w:val="18"/>
                  </w:rPr>
                  <w:t>SaaS security</w:t>
                </w:r>
                <w:r w:rsidR="008E7B1A">
                  <w:rPr>
                    <w:rFonts w:asciiTheme="minorHAnsi" w:hAnsiTheme="minorHAnsi"/>
                    <w:sz w:val="18"/>
                    <w:szCs w:val="18"/>
                  </w:rPr>
                  <w:t xml:space="preserve"> is a</w:t>
                </w:r>
                <w:r w:rsidRPr="00B50D80">
                  <w:rPr>
                    <w:rFonts w:asciiTheme="minorHAnsi" w:hAnsiTheme="minorHAnsi"/>
                    <w:sz w:val="18"/>
                    <w:szCs w:val="18"/>
                  </w:rPr>
                  <w:t xml:space="preserve"> shared responsibility model, the vendor </w:t>
                </w:r>
                <w:r w:rsidR="00D667D4">
                  <w:rPr>
                    <w:rFonts w:asciiTheme="minorHAnsi" w:hAnsiTheme="minorHAnsi"/>
                    <w:sz w:val="18"/>
                    <w:szCs w:val="18"/>
                  </w:rPr>
                  <w:t xml:space="preserve">Auth0 </w:t>
                </w:r>
                <w:r w:rsidRPr="00B50D80">
                  <w:rPr>
                    <w:rFonts w:asciiTheme="minorHAnsi" w:hAnsiTheme="minorHAnsi"/>
                    <w:sz w:val="18"/>
                    <w:szCs w:val="18"/>
                  </w:rPr>
                  <w:t xml:space="preserve">secures the underlying cloud infrastructure, physical data </w:t>
                </w:r>
                <w:r w:rsidR="00D667D4" w:rsidRPr="00B50D80">
                  <w:rPr>
                    <w:rFonts w:asciiTheme="minorHAnsi" w:hAnsiTheme="minorHAnsi"/>
                    <w:sz w:val="18"/>
                    <w:szCs w:val="18"/>
                  </w:rPr>
                  <w:t>centres</w:t>
                </w:r>
                <w:r w:rsidRPr="00B50D80">
                  <w:rPr>
                    <w:rFonts w:asciiTheme="minorHAnsi" w:hAnsiTheme="minorHAnsi"/>
                    <w:sz w:val="18"/>
                    <w:szCs w:val="18"/>
                  </w:rPr>
                  <w:t xml:space="preserve">, core platform code, and uptime. The customer </w:t>
                </w:r>
                <w:r w:rsidR="00D667D4">
                  <w:rPr>
                    <w:rFonts w:asciiTheme="minorHAnsi" w:hAnsiTheme="minorHAnsi"/>
                    <w:sz w:val="18"/>
                    <w:szCs w:val="18"/>
                  </w:rPr>
                  <w:t xml:space="preserve">WCQ, </w:t>
                </w:r>
                <w:r w:rsidRPr="00B50D80">
                  <w:rPr>
                    <w:rFonts w:asciiTheme="minorHAnsi" w:hAnsiTheme="minorHAnsi"/>
                    <w:sz w:val="18"/>
                    <w:szCs w:val="18"/>
                  </w:rPr>
                  <w:t xml:space="preserve">retains full responsibility for protecting </w:t>
                </w:r>
                <w:r w:rsidR="00D667D4">
                  <w:rPr>
                    <w:rFonts w:asciiTheme="minorHAnsi" w:hAnsiTheme="minorHAnsi"/>
                    <w:sz w:val="18"/>
                    <w:szCs w:val="18"/>
                  </w:rPr>
                  <w:t>our</w:t>
                </w:r>
                <w:r w:rsidRPr="00B50D80">
                  <w:rPr>
                    <w:rFonts w:asciiTheme="minorHAnsi" w:hAnsiTheme="minorHAnsi"/>
                    <w:sz w:val="18"/>
                    <w:szCs w:val="18"/>
                  </w:rPr>
                  <w:t xml:space="preserve"> own data, managing user access/identities, configuring application security settings, and monitoring activity</w:t>
                </w:r>
                <w:r w:rsidR="008E40B9">
                  <w:rPr>
                    <w:rFonts w:asciiTheme="minorHAnsi" w:hAnsiTheme="minorHAnsi"/>
                    <w:sz w:val="18"/>
                    <w:szCs w:val="18"/>
                  </w:rPr>
                  <w:t>.</w:t>
                </w:r>
              </w:p>
              <w:p w14:paraId="4A606464" w14:textId="78EF451C" w:rsidR="00CA6B0F" w:rsidRDefault="00CA6B0F"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The platform runs </w:t>
                </w:r>
                <w:r w:rsidR="00810528">
                  <w:rPr>
                    <w:rFonts w:asciiTheme="minorHAnsi" w:hAnsiTheme="minorHAnsi"/>
                    <w:sz w:val="18"/>
                    <w:szCs w:val="18"/>
                  </w:rPr>
                  <w:t>o</w:t>
                </w:r>
                <w:r>
                  <w:rPr>
                    <w:rFonts w:asciiTheme="minorHAnsi" w:hAnsiTheme="minorHAnsi"/>
                    <w:sz w:val="18"/>
                    <w:szCs w:val="18"/>
                  </w:rPr>
                  <w:t xml:space="preserve">n the Australian AWS cloud and </w:t>
                </w:r>
                <w:r w:rsidR="00207A4D">
                  <w:rPr>
                    <w:rFonts w:asciiTheme="minorHAnsi" w:hAnsiTheme="minorHAnsi"/>
                    <w:sz w:val="18"/>
                    <w:szCs w:val="18"/>
                  </w:rPr>
                  <w:t>leverages</w:t>
                </w:r>
                <w:r>
                  <w:rPr>
                    <w:rFonts w:asciiTheme="minorHAnsi" w:hAnsiTheme="minorHAnsi"/>
                    <w:sz w:val="18"/>
                    <w:szCs w:val="18"/>
                  </w:rPr>
                  <w:t xml:space="preserve"> AWS </w:t>
                </w:r>
                <w:r w:rsidR="00207A4D">
                  <w:rPr>
                    <w:rFonts w:asciiTheme="minorHAnsi" w:hAnsiTheme="minorHAnsi"/>
                    <w:sz w:val="18"/>
                    <w:szCs w:val="18"/>
                  </w:rPr>
                  <w:t>security capabilities.</w:t>
                </w:r>
              </w:p>
              <w:p w14:paraId="029E1EA2" w14:textId="6E773D2D" w:rsidR="00A932D6" w:rsidRPr="00DA0DE5" w:rsidRDefault="00D95DA6"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The security controls are audited </w:t>
                </w:r>
                <w:r w:rsidR="009B4977">
                  <w:rPr>
                    <w:rFonts w:asciiTheme="minorHAnsi" w:hAnsiTheme="minorHAnsi"/>
                    <w:sz w:val="18"/>
                    <w:szCs w:val="18"/>
                  </w:rPr>
                  <w:t xml:space="preserve">for compliance purposes </w:t>
                </w:r>
                <w:r w:rsidR="00D53392">
                  <w:rPr>
                    <w:rFonts w:asciiTheme="minorHAnsi" w:hAnsiTheme="minorHAnsi"/>
                    <w:sz w:val="18"/>
                    <w:szCs w:val="18"/>
                  </w:rPr>
                  <w:t xml:space="preserve">which </w:t>
                </w:r>
                <w:r>
                  <w:rPr>
                    <w:rFonts w:asciiTheme="minorHAnsi" w:hAnsiTheme="minorHAnsi"/>
                    <w:sz w:val="18"/>
                    <w:szCs w:val="18"/>
                  </w:rPr>
                  <w:t xml:space="preserve">Auth0 </w:t>
                </w:r>
                <w:r w:rsidR="00C27A4D">
                  <w:rPr>
                    <w:rFonts w:asciiTheme="minorHAnsi" w:hAnsiTheme="minorHAnsi"/>
                    <w:sz w:val="18"/>
                    <w:szCs w:val="18"/>
                  </w:rPr>
                  <w:t xml:space="preserve">make available on their </w:t>
                </w:r>
                <w:hyperlink r:id="rId32" w:history="1">
                  <w:r w:rsidR="00C27A4D" w:rsidRPr="00C27A4D">
                    <w:rPr>
                      <w:rStyle w:val="Hyperlink"/>
                      <w:rFonts w:asciiTheme="minorHAnsi" w:hAnsiTheme="minorHAnsi" w:cstheme="minorBidi"/>
                      <w:sz w:val="18"/>
                      <w:szCs w:val="18"/>
                    </w:rPr>
                    <w:t>website</w:t>
                  </w:r>
                </w:hyperlink>
                <w:r w:rsidR="00C27A4D">
                  <w:rPr>
                    <w:rFonts w:asciiTheme="minorHAnsi" w:hAnsiTheme="minorHAnsi"/>
                    <w:sz w:val="18"/>
                    <w:szCs w:val="18"/>
                  </w:rPr>
                  <w:t>.</w:t>
                </w:r>
              </w:p>
            </w:tc>
          </w:tr>
          <w:tr w:rsidR="00162C7E" w:rsidRPr="00BB5816" w14:paraId="101555B0"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6351A7F" w14:textId="45324D75" w:rsidR="00162C7E" w:rsidRPr="0080149F" w:rsidRDefault="00162C7E" w:rsidP="00162C7E">
                <w:pPr>
                  <w:pStyle w:val="TableSubHeading"/>
                  <w:tabs>
                    <w:tab w:val="left" w:pos="954"/>
                  </w:tabs>
                </w:pPr>
                <w:r>
                  <w:t>Communications and network security</w:t>
                </w:r>
              </w:p>
            </w:tc>
            <w:tc>
              <w:tcPr>
                <w:tcW w:w="4961" w:type="dxa"/>
                <w:tcBorders>
                  <w:top w:val="nil"/>
                  <w:bottom w:val="nil"/>
                </w:tcBorders>
                <w:vAlign w:val="top"/>
              </w:tcPr>
              <w:p w14:paraId="03EA9257" w14:textId="13331C56" w:rsidR="00162C7E" w:rsidRDefault="007551FD"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Whilst </w:t>
                </w:r>
                <w:r w:rsidR="001877AF">
                  <w:rPr>
                    <w:rFonts w:asciiTheme="minorHAnsi" w:hAnsiTheme="minorHAnsi"/>
                    <w:sz w:val="18"/>
                    <w:szCs w:val="18"/>
                  </w:rPr>
                  <w:t>d</w:t>
                </w:r>
                <w:r w:rsidR="00177196">
                  <w:rPr>
                    <w:rFonts w:asciiTheme="minorHAnsi" w:hAnsiTheme="minorHAnsi"/>
                    <w:sz w:val="18"/>
                    <w:szCs w:val="18"/>
                  </w:rPr>
                  <w:t xml:space="preserve">edicated point to point networking is </w:t>
                </w:r>
                <w:r>
                  <w:rPr>
                    <w:rFonts w:asciiTheme="minorHAnsi" w:hAnsiTheme="minorHAnsi"/>
                    <w:sz w:val="18"/>
                    <w:szCs w:val="18"/>
                  </w:rPr>
                  <w:t>only applicable in certain circumstances</w:t>
                </w:r>
                <w:r w:rsidR="001877AF">
                  <w:rPr>
                    <w:rFonts w:asciiTheme="minorHAnsi" w:hAnsiTheme="minorHAnsi"/>
                    <w:sz w:val="18"/>
                    <w:szCs w:val="18"/>
                  </w:rPr>
                  <w:t>, CIAM communications traverse the public internet</w:t>
                </w:r>
                <w:r w:rsidR="002177F5">
                  <w:rPr>
                    <w:rFonts w:asciiTheme="minorHAnsi" w:hAnsiTheme="minorHAnsi"/>
                    <w:sz w:val="18"/>
                    <w:szCs w:val="18"/>
                  </w:rPr>
                  <w:t>, hence strict encryption standards must be followed</w:t>
                </w:r>
                <w:r w:rsidR="00CC4CC0">
                  <w:rPr>
                    <w:rFonts w:asciiTheme="minorHAnsi" w:hAnsiTheme="minorHAnsi"/>
                    <w:sz w:val="18"/>
                    <w:szCs w:val="18"/>
                  </w:rPr>
                  <w:t xml:space="preserve"> for example: </w:t>
                </w:r>
                <w:r w:rsidR="00162C7E" w:rsidRPr="00F1621F">
                  <w:rPr>
                    <w:rFonts w:asciiTheme="minorHAnsi" w:hAnsiTheme="minorHAnsi"/>
                    <w:sz w:val="18"/>
                    <w:szCs w:val="18"/>
                  </w:rPr>
                  <w:t>Encryption</w:t>
                </w:r>
                <w:r w:rsidR="00045ED9">
                  <w:rPr>
                    <w:rFonts w:asciiTheme="minorHAnsi" w:hAnsiTheme="minorHAnsi"/>
                    <w:sz w:val="18"/>
                    <w:szCs w:val="18"/>
                  </w:rPr>
                  <w:t xml:space="preserve"> in</w:t>
                </w:r>
                <w:r w:rsidR="00162C7E" w:rsidRPr="00F1621F">
                  <w:rPr>
                    <w:rFonts w:asciiTheme="minorHAnsi" w:hAnsiTheme="minorHAnsi"/>
                    <w:sz w:val="18"/>
                    <w:szCs w:val="18"/>
                  </w:rPr>
                  <w:t xml:space="preserve"> transit</w:t>
                </w:r>
                <w:r w:rsidR="00CC4CC0">
                  <w:rPr>
                    <w:rFonts w:asciiTheme="minorHAnsi" w:hAnsiTheme="minorHAnsi"/>
                    <w:sz w:val="18"/>
                    <w:szCs w:val="18"/>
                  </w:rPr>
                  <w:t xml:space="preserve"> to utilise</w:t>
                </w:r>
                <w:r w:rsidR="00FC2FBE">
                  <w:rPr>
                    <w:rFonts w:asciiTheme="minorHAnsi" w:hAnsiTheme="minorHAnsi"/>
                    <w:sz w:val="18"/>
                    <w:szCs w:val="18"/>
                  </w:rPr>
                  <w:t xml:space="preserve"> HTTPS / TLS 1.3</w:t>
                </w:r>
                <w:r w:rsidR="00CC4CC0">
                  <w:rPr>
                    <w:rFonts w:asciiTheme="minorHAnsi" w:hAnsiTheme="minorHAnsi"/>
                    <w:sz w:val="18"/>
                    <w:szCs w:val="18"/>
                  </w:rPr>
                  <w:t>.</w:t>
                </w:r>
              </w:p>
              <w:p w14:paraId="3F86A101" w14:textId="77777777" w:rsidR="002E62D4" w:rsidRDefault="00D71286"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API security</w:t>
                </w:r>
                <w:r w:rsidR="008205C9">
                  <w:rPr>
                    <w:rFonts w:asciiTheme="minorHAnsi" w:hAnsiTheme="minorHAnsi"/>
                    <w:sz w:val="18"/>
                    <w:szCs w:val="18"/>
                  </w:rPr>
                  <w:t xml:space="preserve"> </w:t>
                </w:r>
                <w:r w:rsidR="0038687F">
                  <w:rPr>
                    <w:rFonts w:asciiTheme="minorHAnsi" w:hAnsiTheme="minorHAnsi"/>
                    <w:sz w:val="18"/>
                    <w:szCs w:val="18"/>
                  </w:rPr>
                  <w:t xml:space="preserve">is critical for CIAM communications and </w:t>
                </w:r>
                <w:r w:rsidR="00E83ACC">
                  <w:rPr>
                    <w:rFonts w:asciiTheme="minorHAnsi" w:hAnsiTheme="minorHAnsi"/>
                    <w:sz w:val="18"/>
                    <w:szCs w:val="18"/>
                  </w:rPr>
                  <w:t xml:space="preserve">must </w:t>
                </w:r>
                <w:r w:rsidR="006801ED">
                  <w:rPr>
                    <w:rFonts w:asciiTheme="minorHAnsi" w:hAnsiTheme="minorHAnsi"/>
                    <w:sz w:val="18"/>
                    <w:szCs w:val="18"/>
                  </w:rPr>
                  <w:t xml:space="preserve">ensure the </w:t>
                </w:r>
                <w:r w:rsidR="008205C9">
                  <w:rPr>
                    <w:rFonts w:asciiTheme="minorHAnsi" w:hAnsiTheme="minorHAnsi"/>
                    <w:sz w:val="18"/>
                    <w:szCs w:val="18"/>
                  </w:rPr>
                  <w:t>protect</w:t>
                </w:r>
                <w:r w:rsidR="006801ED">
                  <w:rPr>
                    <w:rFonts w:asciiTheme="minorHAnsi" w:hAnsiTheme="minorHAnsi"/>
                    <w:sz w:val="18"/>
                    <w:szCs w:val="18"/>
                  </w:rPr>
                  <w:t>ion of</w:t>
                </w:r>
                <w:r w:rsidR="00007593">
                  <w:rPr>
                    <w:rFonts w:asciiTheme="minorHAnsi" w:hAnsiTheme="minorHAnsi"/>
                    <w:sz w:val="18"/>
                    <w:szCs w:val="18"/>
                  </w:rPr>
                  <w:t xml:space="preserve"> </w:t>
                </w:r>
                <w:r w:rsidR="0038687F">
                  <w:rPr>
                    <w:rFonts w:asciiTheme="minorHAnsi" w:hAnsiTheme="minorHAnsi"/>
                    <w:sz w:val="18"/>
                    <w:szCs w:val="18"/>
                  </w:rPr>
                  <w:t xml:space="preserve">data </w:t>
                </w:r>
                <w:r w:rsidR="002E62D4">
                  <w:rPr>
                    <w:rFonts w:asciiTheme="minorHAnsi" w:hAnsiTheme="minorHAnsi"/>
                    <w:sz w:val="18"/>
                    <w:szCs w:val="18"/>
                  </w:rPr>
                  <w:t xml:space="preserve">payloads </w:t>
                </w:r>
                <w:r w:rsidR="00007593">
                  <w:rPr>
                    <w:rFonts w:asciiTheme="minorHAnsi" w:hAnsiTheme="minorHAnsi"/>
                    <w:sz w:val="18"/>
                    <w:szCs w:val="18"/>
                  </w:rPr>
                  <w:t xml:space="preserve">and mitigate against threats such as JSON hijacking, injection, </w:t>
                </w:r>
                <w:r w:rsidR="00E50E36">
                  <w:rPr>
                    <w:rFonts w:asciiTheme="minorHAnsi" w:hAnsiTheme="minorHAnsi"/>
                    <w:sz w:val="18"/>
                    <w:szCs w:val="18"/>
                  </w:rPr>
                  <w:t xml:space="preserve">pollution and unauthorised access. </w:t>
                </w:r>
              </w:p>
              <w:p w14:paraId="7451F7EF" w14:textId="675EEBBD" w:rsidR="00FC2FBE" w:rsidRDefault="00E82238"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Developers must enforce </w:t>
                </w:r>
                <w:r w:rsidR="000C6DE5">
                  <w:rPr>
                    <w:rFonts w:asciiTheme="minorHAnsi" w:hAnsiTheme="minorHAnsi"/>
                    <w:sz w:val="18"/>
                    <w:szCs w:val="18"/>
                  </w:rPr>
                  <w:t>strict validation</w:t>
                </w:r>
                <w:r w:rsidR="00CC1890">
                  <w:rPr>
                    <w:rFonts w:asciiTheme="minorHAnsi" w:hAnsiTheme="minorHAnsi"/>
                    <w:sz w:val="18"/>
                    <w:szCs w:val="18"/>
                  </w:rPr>
                  <w:t>, safe parsing and proper transport encryption</w:t>
                </w:r>
                <w:r w:rsidR="005F1A42">
                  <w:rPr>
                    <w:rFonts w:asciiTheme="minorHAnsi" w:hAnsiTheme="minorHAnsi"/>
                    <w:sz w:val="18"/>
                    <w:szCs w:val="18"/>
                  </w:rPr>
                  <w:t>.</w:t>
                </w:r>
              </w:p>
              <w:p w14:paraId="04C7EDCE" w14:textId="77777777" w:rsidR="00FF4602" w:rsidRDefault="005722C3"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Developers and integration teams must follow </w:t>
                </w:r>
                <w:r w:rsidR="00A50641">
                  <w:rPr>
                    <w:rFonts w:asciiTheme="minorHAnsi" w:hAnsiTheme="minorHAnsi"/>
                    <w:sz w:val="18"/>
                    <w:szCs w:val="18"/>
                  </w:rPr>
                  <w:t xml:space="preserve">JSON Web Token Best Current practices </w:t>
                </w:r>
                <w:r w:rsidR="00DA0BEA">
                  <w:rPr>
                    <w:rFonts w:asciiTheme="minorHAnsi" w:hAnsiTheme="minorHAnsi"/>
                    <w:sz w:val="18"/>
                    <w:szCs w:val="18"/>
                  </w:rPr>
                  <w:t>RFC</w:t>
                </w:r>
                <w:r w:rsidR="00FF4602">
                  <w:rPr>
                    <w:rFonts w:asciiTheme="minorHAnsi" w:hAnsiTheme="minorHAnsi"/>
                    <w:sz w:val="18"/>
                    <w:szCs w:val="18"/>
                  </w:rPr>
                  <w:t xml:space="preserve">: </w:t>
                </w:r>
              </w:p>
              <w:p w14:paraId="1E467579" w14:textId="65527366" w:rsidR="005722C3" w:rsidRPr="00DA0DE5" w:rsidRDefault="00FF4602"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hyperlink r:id="rId33" w:history="1">
                  <w:r w:rsidRPr="001D3121">
                    <w:rPr>
                      <w:rStyle w:val="Hyperlink"/>
                      <w:rFonts w:asciiTheme="minorHAnsi" w:hAnsiTheme="minorHAnsi"/>
                      <w:sz w:val="18"/>
                      <w:szCs w:val="18"/>
                    </w:rPr>
                    <w:t>https://www.rfc-editor.org/info/rfc8725/</w:t>
                  </w:r>
                </w:hyperlink>
                <w:r>
                  <w:rPr>
                    <w:rFonts w:asciiTheme="minorHAnsi" w:hAnsiTheme="minorHAnsi"/>
                    <w:sz w:val="18"/>
                    <w:szCs w:val="18"/>
                  </w:rPr>
                  <w:t xml:space="preserve"> </w:t>
                </w:r>
              </w:p>
            </w:tc>
          </w:tr>
          <w:tr w:rsidR="00162C7E" w:rsidRPr="00BB5816" w14:paraId="2F2A90D1" w14:textId="77777777" w:rsidTr="5D632E3F">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40C4C885" w14:textId="5FB03F58" w:rsidR="00162C7E" w:rsidRPr="00B44420" w:rsidRDefault="005F1A42" w:rsidP="00162C7E">
                <w:pPr>
                  <w:pStyle w:val="TableSubHeading"/>
                  <w:tabs>
                    <w:tab w:val="left" w:pos="954"/>
                  </w:tabs>
                </w:pPr>
                <w:r>
                  <w:t>Security operations and monitoring</w:t>
                </w:r>
              </w:p>
            </w:tc>
            <w:tc>
              <w:tcPr>
                <w:tcW w:w="4961" w:type="dxa"/>
                <w:tcBorders>
                  <w:top w:val="nil"/>
                  <w:bottom w:val="nil"/>
                </w:tcBorders>
                <w:vAlign w:val="top"/>
              </w:tcPr>
              <w:p w14:paraId="7C6F1CA2" w14:textId="77777777" w:rsidR="00162C7E" w:rsidRDefault="005F1A42"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1621F">
                  <w:rPr>
                    <w:rFonts w:asciiTheme="minorHAnsi" w:hAnsiTheme="minorHAnsi"/>
                    <w:sz w:val="18"/>
                    <w:szCs w:val="18"/>
                  </w:rPr>
                  <w:t>Centralised security logging and alerting</w:t>
                </w:r>
                <w:r>
                  <w:rPr>
                    <w:rFonts w:asciiTheme="minorHAnsi" w:hAnsiTheme="minorHAnsi"/>
                    <w:sz w:val="18"/>
                    <w:szCs w:val="18"/>
                  </w:rPr>
                  <w:t xml:space="preserve"> will be configured to </w:t>
                </w:r>
                <w:r w:rsidR="00AD038A">
                  <w:rPr>
                    <w:rFonts w:asciiTheme="minorHAnsi" w:hAnsiTheme="minorHAnsi"/>
                    <w:sz w:val="18"/>
                    <w:szCs w:val="18"/>
                  </w:rPr>
                  <w:t xml:space="preserve">pull </w:t>
                </w:r>
                <w:r w:rsidR="00F85F06">
                  <w:rPr>
                    <w:rFonts w:asciiTheme="minorHAnsi" w:hAnsiTheme="minorHAnsi"/>
                    <w:sz w:val="18"/>
                    <w:szCs w:val="18"/>
                  </w:rPr>
                  <w:t>logs from Auth0 ten</w:t>
                </w:r>
                <w:r w:rsidR="00173774">
                  <w:rPr>
                    <w:rFonts w:asciiTheme="minorHAnsi" w:hAnsiTheme="minorHAnsi"/>
                    <w:sz w:val="18"/>
                    <w:szCs w:val="18"/>
                  </w:rPr>
                  <w:t xml:space="preserve">ants securely for Secruity </w:t>
                </w:r>
                <w:r w:rsidR="000A6E69">
                  <w:rPr>
                    <w:rFonts w:asciiTheme="minorHAnsi" w:hAnsiTheme="minorHAnsi"/>
                    <w:sz w:val="18"/>
                    <w:szCs w:val="18"/>
                  </w:rPr>
                  <w:t>O</w:t>
                </w:r>
                <w:r w:rsidR="00173774">
                  <w:rPr>
                    <w:rFonts w:asciiTheme="minorHAnsi" w:hAnsiTheme="minorHAnsi"/>
                    <w:sz w:val="18"/>
                    <w:szCs w:val="18"/>
                  </w:rPr>
                  <w:t>perations, monitoring</w:t>
                </w:r>
                <w:r w:rsidR="000A6E69">
                  <w:rPr>
                    <w:rFonts w:asciiTheme="minorHAnsi" w:hAnsiTheme="minorHAnsi"/>
                    <w:sz w:val="18"/>
                    <w:szCs w:val="18"/>
                  </w:rPr>
                  <w:t xml:space="preserve">, Alerting, platform Observability and log </w:t>
                </w:r>
                <w:r w:rsidR="00A068D3">
                  <w:rPr>
                    <w:rFonts w:asciiTheme="minorHAnsi" w:hAnsiTheme="minorHAnsi"/>
                    <w:sz w:val="18"/>
                    <w:szCs w:val="18"/>
                  </w:rPr>
                  <w:t>preservation.</w:t>
                </w:r>
              </w:p>
              <w:p w14:paraId="25F0FF0F" w14:textId="77777777" w:rsidR="00A068D3" w:rsidRDefault="00A068D3"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Security Operation logs will be made available in the WCQ Microsoft Sentinel SIEM</w:t>
                </w:r>
              </w:p>
              <w:p w14:paraId="584D7912" w14:textId="5FAA6B48" w:rsidR="00A068D3" w:rsidRPr="00B44420" w:rsidRDefault="00A068D3" w:rsidP="00162C7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Monitoring and observability logs will be made available in WCQ Datadog</w:t>
                </w:r>
                <w:r w:rsidR="0027686A">
                  <w:rPr>
                    <w:rFonts w:asciiTheme="minorHAnsi" w:hAnsiTheme="minorHAnsi"/>
                    <w:sz w:val="18"/>
                    <w:szCs w:val="18"/>
                  </w:rPr>
                  <w:t xml:space="preserve"> instance.</w:t>
                </w:r>
              </w:p>
            </w:tc>
          </w:tr>
          <w:tr w:rsidR="00162C7E" w:rsidRPr="007E5415" w14:paraId="4D711444"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F025D46" w14:textId="61C84CDA" w:rsidR="00162C7E" w:rsidRPr="00EF1989" w:rsidRDefault="00162C7E" w:rsidP="00162C7E">
                <w:pPr>
                  <w:pStyle w:val="TableSubHeading"/>
                  <w:tabs>
                    <w:tab w:val="left" w:pos="938"/>
                  </w:tabs>
                </w:pPr>
                <w:r>
                  <w:t>Security assessment and testing</w:t>
                </w:r>
              </w:p>
            </w:tc>
            <w:tc>
              <w:tcPr>
                <w:tcW w:w="4961" w:type="dxa"/>
                <w:tcBorders>
                  <w:top w:val="single" w:sz="4" w:space="0" w:color="F2F2F2" w:themeColor="background1" w:themeShade="F2"/>
                  <w:bottom w:val="single" w:sz="4" w:space="0" w:color="F2F2F2" w:themeColor="background1" w:themeShade="F2"/>
                </w:tcBorders>
                <w:vAlign w:val="top"/>
              </w:tcPr>
              <w:p w14:paraId="68C0F482" w14:textId="0818078D" w:rsidR="00162C7E" w:rsidRPr="003B66D0" w:rsidRDefault="00162C7E" w:rsidP="00162C7E">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Pre-production release penetration testing and remediation, </w:t>
                </w:r>
                <w:r w:rsidRPr="00F1621F">
                  <w:rPr>
                    <w:rFonts w:asciiTheme="minorHAnsi" w:hAnsiTheme="minorHAnsi"/>
                    <w:sz w:val="18"/>
                    <w:szCs w:val="18"/>
                  </w:rPr>
                  <w:t xml:space="preserve">vulnerability </w:t>
                </w:r>
                <w:r>
                  <w:rPr>
                    <w:rFonts w:asciiTheme="minorHAnsi" w:hAnsiTheme="minorHAnsi"/>
                    <w:sz w:val="18"/>
                    <w:szCs w:val="18"/>
                  </w:rPr>
                  <w:t xml:space="preserve">management, </w:t>
                </w:r>
                <w:r w:rsidR="002F65A2">
                  <w:rPr>
                    <w:rFonts w:asciiTheme="minorHAnsi" w:hAnsiTheme="minorHAnsi"/>
                    <w:sz w:val="18"/>
                    <w:szCs w:val="18"/>
                  </w:rPr>
                  <w:t>r</w:t>
                </w:r>
                <w:r w:rsidRPr="00F1621F">
                  <w:rPr>
                    <w:rFonts w:asciiTheme="minorHAnsi" w:hAnsiTheme="minorHAnsi"/>
                    <w:sz w:val="18"/>
                    <w:szCs w:val="18"/>
                  </w:rPr>
                  <w:t xml:space="preserve">egular </w:t>
                </w:r>
                <w:r>
                  <w:rPr>
                    <w:rFonts w:asciiTheme="minorHAnsi" w:hAnsiTheme="minorHAnsi"/>
                    <w:sz w:val="18"/>
                    <w:szCs w:val="18"/>
                  </w:rPr>
                  <w:t>patching</w:t>
                </w:r>
                <w:r w:rsidR="004A6D06">
                  <w:rPr>
                    <w:rFonts w:asciiTheme="minorHAnsi" w:hAnsiTheme="minorHAnsi"/>
                    <w:sz w:val="18"/>
                    <w:szCs w:val="18"/>
                  </w:rPr>
                  <w:t>, code scanning and remediation</w:t>
                </w:r>
                <w:r w:rsidR="002B1F22">
                  <w:rPr>
                    <w:rFonts w:asciiTheme="minorHAnsi" w:hAnsiTheme="minorHAnsi"/>
                    <w:sz w:val="18"/>
                    <w:szCs w:val="18"/>
                  </w:rPr>
                  <w:t>.</w:t>
                </w:r>
              </w:p>
            </w:tc>
          </w:tr>
          <w:tr w:rsidR="00162C7E" w:rsidRPr="007E5415" w14:paraId="5E301A89"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62343E8" w14:textId="4FC98B1F" w:rsidR="00162C7E" w:rsidRPr="001F578E" w:rsidRDefault="0027686A" w:rsidP="00162C7E">
                <w:pPr>
                  <w:pStyle w:val="TableSubHeading"/>
                </w:pPr>
                <w:r>
                  <w:t xml:space="preserve">Risk and Compliance management </w:t>
                </w:r>
              </w:p>
            </w:tc>
            <w:tc>
              <w:tcPr>
                <w:tcW w:w="4961" w:type="dxa"/>
                <w:tcBorders>
                  <w:top w:val="single" w:sz="4" w:space="0" w:color="F2F2F2" w:themeColor="background1" w:themeShade="F2"/>
                  <w:bottom w:val="single" w:sz="4" w:space="0" w:color="F2F2F2" w:themeColor="background1" w:themeShade="F2"/>
                </w:tcBorders>
                <w:vAlign w:val="top"/>
              </w:tcPr>
              <w:p w14:paraId="11F0CE89" w14:textId="14967B52" w:rsidR="00162C7E" w:rsidRPr="00027926" w:rsidRDefault="0007548D"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Adherence</w:t>
                </w:r>
                <w:r w:rsidR="005E6553">
                  <w:rPr>
                    <w:rFonts w:asciiTheme="minorHAnsi" w:hAnsiTheme="minorHAnsi"/>
                    <w:sz w:val="18"/>
                    <w:szCs w:val="18"/>
                  </w:rPr>
                  <w:t xml:space="preserve"> to </w:t>
                </w:r>
                <w:r w:rsidR="00DC4BC6">
                  <w:rPr>
                    <w:rFonts w:asciiTheme="minorHAnsi" w:hAnsiTheme="minorHAnsi"/>
                    <w:sz w:val="18"/>
                    <w:szCs w:val="18"/>
                  </w:rPr>
                  <w:t xml:space="preserve">the WCQ </w:t>
                </w:r>
                <w:r w:rsidR="001B729B">
                  <w:rPr>
                    <w:rFonts w:asciiTheme="minorHAnsi" w:hAnsiTheme="minorHAnsi"/>
                    <w:sz w:val="18"/>
                    <w:szCs w:val="18"/>
                  </w:rPr>
                  <w:t xml:space="preserve">Cyber </w:t>
                </w:r>
                <w:hyperlink r:id="rId34" w:history="1">
                  <w:r w:rsidR="001B729B" w:rsidRPr="001B729B">
                    <w:rPr>
                      <w:rStyle w:val="Hyperlink"/>
                      <w:rFonts w:asciiTheme="minorHAnsi" w:hAnsiTheme="minorHAnsi" w:cstheme="minorBidi"/>
                      <w:sz w:val="18"/>
                      <w:szCs w:val="18"/>
                    </w:rPr>
                    <w:t>Security Risk management policy</w:t>
                  </w:r>
                </w:hyperlink>
                <w:r w:rsidR="001B729B">
                  <w:rPr>
                    <w:rFonts w:asciiTheme="minorHAnsi" w:hAnsiTheme="minorHAnsi"/>
                    <w:sz w:val="18"/>
                    <w:szCs w:val="18"/>
                  </w:rPr>
                  <w:t xml:space="preserve"> to manage </w:t>
                </w:r>
                <w:r w:rsidR="001E4E45" w:rsidRPr="001E4E45">
                  <w:rPr>
                    <w:rFonts w:asciiTheme="minorHAnsi" w:hAnsiTheme="minorHAnsi"/>
                    <w:sz w:val="18"/>
                    <w:szCs w:val="18"/>
                  </w:rPr>
                  <w:t>the loss of confidentiality, integrity, or availability of information, data, or information systems and the potential adverse impacts to organisational operations and assets, individuals, other organisations.</w:t>
                </w:r>
              </w:p>
            </w:tc>
          </w:tr>
          <w:tr w:rsidR="00162C7E" w:rsidRPr="007E5415" w14:paraId="7E7AA30C" w14:textId="77777777" w:rsidTr="005F1A42">
            <w:trPr>
              <w:trHeight w:val="17"/>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676DF85" w14:textId="14DFF311" w:rsidR="00162C7E" w:rsidRPr="00DF4627" w:rsidRDefault="00B541A9" w:rsidP="00162C7E">
                <w:pPr>
                  <w:pStyle w:val="TableSubHeading"/>
                </w:pPr>
                <w:r>
                  <w:t>Business continuity and resilience</w:t>
                </w:r>
              </w:p>
            </w:tc>
            <w:tc>
              <w:tcPr>
                <w:tcW w:w="4961" w:type="dxa"/>
                <w:tcBorders>
                  <w:top w:val="single" w:sz="4" w:space="0" w:color="F2F2F2" w:themeColor="background1" w:themeShade="F2"/>
                  <w:bottom w:val="single" w:sz="4" w:space="0" w:color="F2F2F2" w:themeColor="background1" w:themeShade="F2"/>
                </w:tcBorders>
                <w:vAlign w:val="top"/>
              </w:tcPr>
              <w:p w14:paraId="0C38F8EC" w14:textId="77777777" w:rsidR="00162C7E" w:rsidRDefault="00AB5E27"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B5E27">
                  <w:rPr>
                    <w:rFonts w:asciiTheme="minorHAnsi" w:hAnsiTheme="minorHAnsi"/>
                    <w:b/>
                    <w:bCs/>
                    <w:sz w:val="18"/>
                    <w:szCs w:val="18"/>
                  </w:rPr>
                  <w:t>R</w:t>
                </w:r>
                <w:r w:rsidR="005007FF" w:rsidRPr="00AB5E27">
                  <w:rPr>
                    <w:rFonts w:asciiTheme="minorHAnsi" w:hAnsiTheme="minorHAnsi"/>
                    <w:b/>
                    <w:bCs/>
                    <w:sz w:val="18"/>
                    <w:szCs w:val="18"/>
                  </w:rPr>
                  <w:t>esilience</w:t>
                </w:r>
                <w:r>
                  <w:rPr>
                    <w:rFonts w:asciiTheme="minorHAnsi" w:hAnsiTheme="minorHAnsi"/>
                    <w:sz w:val="18"/>
                    <w:szCs w:val="18"/>
                  </w:rPr>
                  <w:t xml:space="preserve"> - </w:t>
                </w:r>
                <w:r w:rsidR="00126845">
                  <w:rPr>
                    <w:rFonts w:asciiTheme="minorHAnsi" w:hAnsiTheme="minorHAnsi"/>
                    <w:sz w:val="18"/>
                    <w:szCs w:val="18"/>
                  </w:rPr>
                  <w:t>The Auth</w:t>
                </w:r>
                <w:r w:rsidR="00DB0A61">
                  <w:rPr>
                    <w:rFonts w:asciiTheme="minorHAnsi" w:hAnsiTheme="minorHAnsi"/>
                    <w:sz w:val="18"/>
                    <w:szCs w:val="18"/>
                  </w:rPr>
                  <w:t>0 SaaS platform is deployed in AWS Sydney</w:t>
                </w:r>
                <w:r w:rsidR="004B220A">
                  <w:rPr>
                    <w:rFonts w:asciiTheme="minorHAnsi" w:hAnsiTheme="minorHAnsi"/>
                    <w:sz w:val="18"/>
                    <w:szCs w:val="18"/>
                  </w:rPr>
                  <w:t xml:space="preserve"> region</w:t>
                </w:r>
                <w:r w:rsidR="00DB0A61">
                  <w:rPr>
                    <w:rFonts w:asciiTheme="minorHAnsi" w:hAnsiTheme="minorHAnsi"/>
                    <w:sz w:val="18"/>
                    <w:szCs w:val="18"/>
                  </w:rPr>
                  <w:t xml:space="preserve"> across two </w:t>
                </w:r>
                <w:r w:rsidR="004B220A">
                  <w:rPr>
                    <w:rFonts w:asciiTheme="minorHAnsi" w:hAnsiTheme="minorHAnsi"/>
                    <w:sz w:val="18"/>
                    <w:szCs w:val="18"/>
                  </w:rPr>
                  <w:t>separate availability zones</w:t>
                </w:r>
                <w:r w:rsidR="00716A9A">
                  <w:rPr>
                    <w:rFonts w:asciiTheme="minorHAnsi" w:hAnsiTheme="minorHAnsi"/>
                    <w:sz w:val="18"/>
                    <w:szCs w:val="18"/>
                  </w:rPr>
                  <w:t xml:space="preserve">. A warm standby </w:t>
                </w:r>
                <w:r w:rsidR="002338F4">
                  <w:rPr>
                    <w:rFonts w:asciiTheme="minorHAnsi" w:hAnsiTheme="minorHAnsi"/>
                    <w:sz w:val="18"/>
                    <w:szCs w:val="18"/>
                  </w:rPr>
                  <w:t xml:space="preserve">site </w:t>
                </w:r>
                <w:r>
                  <w:rPr>
                    <w:rFonts w:asciiTheme="minorHAnsi" w:hAnsiTheme="minorHAnsi"/>
                    <w:sz w:val="18"/>
                    <w:szCs w:val="18"/>
                  </w:rPr>
                  <w:t>is in</w:t>
                </w:r>
                <w:r w:rsidR="002338F4">
                  <w:rPr>
                    <w:rFonts w:asciiTheme="minorHAnsi" w:hAnsiTheme="minorHAnsi"/>
                    <w:sz w:val="18"/>
                    <w:szCs w:val="18"/>
                  </w:rPr>
                  <w:t xml:space="preserve"> the AWS Melbourne region</w:t>
                </w:r>
                <w:r w:rsidR="005007FF">
                  <w:rPr>
                    <w:rFonts w:asciiTheme="minorHAnsi" w:hAnsiTheme="minorHAnsi"/>
                    <w:sz w:val="18"/>
                    <w:szCs w:val="18"/>
                  </w:rPr>
                  <w:t xml:space="preserve"> for emergency failover should the need arise.</w:t>
                </w:r>
              </w:p>
              <w:p w14:paraId="4969E4C8" w14:textId="02BCD4EB" w:rsidR="00AB5E27" w:rsidRPr="00027926" w:rsidRDefault="00AB5E27"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A4B55">
                  <w:rPr>
                    <w:rFonts w:asciiTheme="minorHAnsi" w:hAnsiTheme="minorHAnsi"/>
                    <w:b/>
                    <w:bCs/>
                    <w:sz w:val="18"/>
                    <w:szCs w:val="18"/>
                  </w:rPr>
                  <w:t>Business continuity</w:t>
                </w:r>
                <w:r>
                  <w:rPr>
                    <w:rFonts w:asciiTheme="minorHAnsi" w:hAnsiTheme="minorHAnsi"/>
                    <w:sz w:val="18"/>
                    <w:szCs w:val="18"/>
                  </w:rPr>
                  <w:t xml:space="preserve"> plan will be developed as part o</w:t>
                </w:r>
                <w:r w:rsidR="00090BB0">
                  <w:rPr>
                    <w:rFonts w:asciiTheme="minorHAnsi" w:hAnsiTheme="minorHAnsi"/>
                    <w:sz w:val="18"/>
                    <w:szCs w:val="18"/>
                  </w:rPr>
                  <w:t>f the production handover to support process</w:t>
                </w:r>
                <w:r w:rsidR="00FF526F">
                  <w:rPr>
                    <w:rFonts w:asciiTheme="minorHAnsi" w:hAnsiTheme="minorHAnsi"/>
                    <w:sz w:val="18"/>
                    <w:szCs w:val="18"/>
                  </w:rPr>
                  <w:t xml:space="preserve"> in accordance with </w:t>
                </w:r>
                <w:r w:rsidR="00B238BC">
                  <w:rPr>
                    <w:rFonts w:asciiTheme="minorHAnsi" w:hAnsiTheme="minorHAnsi"/>
                    <w:sz w:val="18"/>
                    <w:szCs w:val="18"/>
                  </w:rPr>
                  <w:t xml:space="preserve">the WCQ </w:t>
                </w:r>
                <w:hyperlink r:id="rId35" w:history="1">
                  <w:r w:rsidR="00B238BC" w:rsidRPr="00B238BC">
                    <w:rPr>
                      <w:rStyle w:val="Hyperlink"/>
                      <w:rFonts w:asciiTheme="minorHAnsi" w:hAnsiTheme="minorHAnsi" w:cstheme="minorBidi"/>
                      <w:sz w:val="18"/>
                      <w:szCs w:val="18"/>
                    </w:rPr>
                    <w:t>ICT Service Continuity and Disaster Recovery Policy.</w:t>
                  </w:r>
                </w:hyperlink>
              </w:p>
            </w:tc>
          </w:tr>
          <w:tr w:rsidR="00162C7E" w:rsidRPr="007E5415" w14:paraId="379C4AC1" w14:textId="77777777" w:rsidTr="5D632E3F">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1CDEDC2" w14:textId="2F24A0D6" w:rsidR="00162C7E" w:rsidRPr="00283B8A" w:rsidRDefault="00B541A9" w:rsidP="00162C7E">
                <w:pPr>
                  <w:pStyle w:val="TableSubHeading"/>
                </w:pPr>
                <w:r>
                  <w:t>Third party and Supply Chain Security</w:t>
                </w:r>
              </w:p>
            </w:tc>
            <w:tc>
              <w:tcPr>
                <w:tcW w:w="4961" w:type="dxa"/>
                <w:tcBorders>
                  <w:top w:val="single" w:sz="4" w:space="0" w:color="F2F2F2" w:themeColor="background1" w:themeShade="F2"/>
                  <w:bottom w:val="single" w:sz="4" w:space="0" w:color="F2F2F2" w:themeColor="background1" w:themeShade="F2"/>
                </w:tcBorders>
                <w:vAlign w:val="top"/>
              </w:tcPr>
              <w:p w14:paraId="5DD6B553" w14:textId="43042D62" w:rsidR="00162C7E" w:rsidRDefault="00880416"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80416">
                  <w:rPr>
                    <w:rFonts w:asciiTheme="minorHAnsi" w:hAnsiTheme="minorHAnsi"/>
                    <w:sz w:val="18"/>
                    <w:szCs w:val="18"/>
                  </w:rPr>
                  <w:t>Third party and Supply Chain Security</w:t>
                </w:r>
                <w:r w:rsidR="00651221">
                  <w:rPr>
                    <w:rFonts w:asciiTheme="minorHAnsi" w:hAnsiTheme="minorHAnsi"/>
                    <w:sz w:val="18"/>
                    <w:szCs w:val="18"/>
                  </w:rPr>
                  <w:t xml:space="preserve"> assessments are carried out during procurement processes</w:t>
                </w:r>
                <w:r w:rsidR="000A48C2">
                  <w:rPr>
                    <w:rFonts w:asciiTheme="minorHAnsi" w:hAnsiTheme="minorHAnsi"/>
                    <w:sz w:val="18"/>
                    <w:szCs w:val="18"/>
                  </w:rPr>
                  <w:t xml:space="preserve"> to mitigate </w:t>
                </w:r>
                <w:r w:rsidR="00F041B6">
                  <w:rPr>
                    <w:rFonts w:asciiTheme="minorHAnsi" w:hAnsiTheme="minorHAnsi"/>
                    <w:sz w:val="18"/>
                    <w:szCs w:val="18"/>
                  </w:rPr>
                  <w:t>associated risks</w:t>
                </w:r>
              </w:p>
              <w:p w14:paraId="3E7A04AD" w14:textId="6436D35C" w:rsidR="00B02476" w:rsidRDefault="00B02476"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Third party software components including </w:t>
                </w:r>
                <w:r w:rsidR="00F041B6">
                  <w:rPr>
                    <w:rFonts w:asciiTheme="minorHAnsi" w:hAnsiTheme="minorHAnsi"/>
                    <w:sz w:val="18"/>
                    <w:szCs w:val="18"/>
                  </w:rPr>
                  <w:t>open-source</w:t>
                </w:r>
                <w:r w:rsidR="00AD7D64">
                  <w:rPr>
                    <w:rFonts w:asciiTheme="minorHAnsi" w:hAnsiTheme="minorHAnsi"/>
                    <w:sz w:val="18"/>
                    <w:szCs w:val="18"/>
                  </w:rPr>
                  <w:t xml:space="preserve"> software should be assessed with alignment to WCQ policies to mitigate </w:t>
                </w:r>
                <w:r w:rsidR="009D23C2">
                  <w:rPr>
                    <w:rFonts w:asciiTheme="minorHAnsi" w:hAnsiTheme="minorHAnsi"/>
                    <w:sz w:val="18"/>
                    <w:szCs w:val="18"/>
                  </w:rPr>
                  <w:t>associated risks</w:t>
                </w:r>
                <w:r w:rsidR="00F041B6">
                  <w:rPr>
                    <w:rFonts w:asciiTheme="minorHAnsi" w:hAnsiTheme="minorHAnsi"/>
                    <w:sz w:val="18"/>
                    <w:szCs w:val="18"/>
                  </w:rPr>
                  <w:t>.</w:t>
                </w:r>
              </w:p>
              <w:p w14:paraId="1427029F" w14:textId="510DFF55" w:rsidR="00F041B6" w:rsidRPr="00027926" w:rsidRDefault="00F041B6"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Risk assessments may be carried out on an ongoing </w:t>
                </w:r>
                <w:r w:rsidR="001F6C23">
                  <w:rPr>
                    <w:rFonts w:asciiTheme="minorHAnsi" w:hAnsiTheme="minorHAnsi"/>
                    <w:sz w:val="18"/>
                    <w:szCs w:val="18"/>
                  </w:rPr>
                  <w:t>basis subject to WCQ’s policies and risk management framework.</w:t>
                </w:r>
              </w:p>
            </w:tc>
          </w:tr>
          <w:tr w:rsidR="00162C7E" w:rsidRPr="007E5415" w14:paraId="6C3CB511" w14:textId="77777777" w:rsidTr="001C3AF9">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56C2F4F" w14:textId="2372C958" w:rsidR="00162C7E" w:rsidRPr="00DA0DE5" w:rsidRDefault="00162C7E" w:rsidP="00162C7E">
                <w:pPr>
                  <w:pStyle w:val="TableSubHeading"/>
                </w:pPr>
                <w:r>
                  <w:t xml:space="preserve">Governance </w:t>
                </w:r>
                <w:r w:rsidR="00B541A9">
                  <w:t>and security assurance</w:t>
                </w:r>
              </w:p>
            </w:tc>
            <w:tc>
              <w:tcPr>
                <w:tcW w:w="4961" w:type="dxa"/>
                <w:tcBorders>
                  <w:top w:val="single" w:sz="4" w:space="0" w:color="F2F2F2" w:themeColor="background1" w:themeShade="F2"/>
                  <w:bottom w:val="single" w:sz="4" w:space="0" w:color="F2F2F2" w:themeColor="background1" w:themeShade="F2"/>
                </w:tcBorders>
                <w:vAlign w:val="top"/>
              </w:tcPr>
              <w:p w14:paraId="36382AB7" w14:textId="5D4EC8AB" w:rsidR="00D860DF" w:rsidRDefault="00D860DF"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The WCQ </w:t>
                </w:r>
                <w:hyperlink r:id="rId36" w:history="1">
                  <w:r w:rsidRPr="001E644E">
                    <w:rPr>
                      <w:rStyle w:val="Hyperlink"/>
                      <w:rFonts w:asciiTheme="minorHAnsi" w:hAnsiTheme="minorHAnsi" w:cstheme="minorBidi"/>
                      <w:sz w:val="18"/>
                      <w:szCs w:val="18"/>
                    </w:rPr>
                    <w:t xml:space="preserve">ICT </w:t>
                  </w:r>
                  <w:r w:rsidRPr="001E644E">
                    <w:rPr>
                      <w:rStyle w:val="Hyperlink"/>
                      <w:rFonts w:asciiTheme="minorHAnsi" w:hAnsiTheme="minorHAnsi"/>
                      <w:sz w:val="18"/>
                      <w:szCs w:val="18"/>
                    </w:rPr>
                    <w:t>Governance policy</w:t>
                  </w:r>
                </w:hyperlink>
                <w:r>
                  <w:rPr>
                    <w:rFonts w:asciiTheme="minorHAnsi" w:hAnsiTheme="minorHAnsi"/>
                    <w:sz w:val="18"/>
                    <w:szCs w:val="18"/>
                  </w:rPr>
                  <w:t xml:space="preserve"> applies</w:t>
                </w:r>
                <w:r w:rsidR="001E644E">
                  <w:rPr>
                    <w:rFonts w:asciiTheme="minorHAnsi" w:hAnsiTheme="minorHAnsi"/>
                    <w:sz w:val="18"/>
                    <w:szCs w:val="18"/>
                  </w:rPr>
                  <w:t>.</w:t>
                </w:r>
              </w:p>
              <w:p w14:paraId="5E2F430B" w14:textId="51048A3D" w:rsidR="00162C7E" w:rsidRDefault="00AD67F5"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The CIA</w:t>
                </w:r>
                <w:r w:rsidR="00254578">
                  <w:rPr>
                    <w:rFonts w:asciiTheme="minorHAnsi" w:hAnsiTheme="minorHAnsi"/>
                    <w:sz w:val="18"/>
                    <w:szCs w:val="18"/>
                  </w:rPr>
                  <w:t>M</w:t>
                </w:r>
                <w:r>
                  <w:rPr>
                    <w:rFonts w:asciiTheme="minorHAnsi" w:hAnsiTheme="minorHAnsi"/>
                    <w:sz w:val="18"/>
                    <w:szCs w:val="18"/>
                  </w:rPr>
                  <w:t xml:space="preserve"> platform, integrations an</w:t>
                </w:r>
                <w:r w:rsidR="00254578">
                  <w:rPr>
                    <w:rFonts w:asciiTheme="minorHAnsi" w:hAnsiTheme="minorHAnsi"/>
                    <w:sz w:val="18"/>
                    <w:szCs w:val="18"/>
                  </w:rPr>
                  <w:t xml:space="preserve">d associated applications and business processes are subject to </w:t>
                </w:r>
                <w:r w:rsidR="00704FF6">
                  <w:rPr>
                    <w:rFonts w:asciiTheme="minorHAnsi" w:hAnsiTheme="minorHAnsi"/>
                    <w:sz w:val="18"/>
                    <w:szCs w:val="18"/>
                  </w:rPr>
                  <w:t xml:space="preserve">the WCQ </w:t>
                </w:r>
                <w:r w:rsidR="00704FF6" w:rsidRPr="00704FF6">
                  <w:rPr>
                    <w:rFonts w:asciiTheme="minorHAnsi" w:hAnsiTheme="minorHAnsi"/>
                    <w:sz w:val="18"/>
                    <w:szCs w:val="18"/>
                  </w:rPr>
                  <w:t>risk strategy, policies, and leadership accountability, ensuring cyber risk is treated as a core business risk</w:t>
                </w:r>
                <w:r w:rsidR="00A47BED">
                  <w:rPr>
                    <w:rFonts w:asciiTheme="minorHAnsi" w:hAnsiTheme="minorHAnsi"/>
                    <w:sz w:val="18"/>
                    <w:szCs w:val="18"/>
                  </w:rPr>
                  <w:t>.</w:t>
                </w:r>
              </w:p>
              <w:p w14:paraId="24887A2F" w14:textId="77777777" w:rsidR="00141600" w:rsidRDefault="00141600"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p w14:paraId="425FB201" w14:textId="543DDBA6" w:rsidR="00A47BED" w:rsidRPr="00027926" w:rsidRDefault="00D407E7" w:rsidP="00162C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07E7">
                  <w:rPr>
                    <w:rFonts w:asciiTheme="minorHAnsi" w:hAnsiTheme="minorHAnsi"/>
                    <w:sz w:val="18"/>
                    <w:szCs w:val="18"/>
                  </w:rPr>
                  <w:t>The CIAM platform, integrations and associated applications and business processes are subject</w:t>
                </w:r>
                <w:r>
                  <w:rPr>
                    <w:rFonts w:asciiTheme="minorHAnsi" w:hAnsiTheme="minorHAnsi"/>
                    <w:sz w:val="18"/>
                    <w:szCs w:val="18"/>
                  </w:rPr>
                  <w:t xml:space="preserve"> to audit </w:t>
                </w:r>
                <w:r w:rsidR="00774A25">
                  <w:rPr>
                    <w:rFonts w:asciiTheme="minorHAnsi" w:hAnsiTheme="minorHAnsi"/>
                    <w:sz w:val="18"/>
                    <w:szCs w:val="18"/>
                  </w:rPr>
                  <w:t>to measure control effectiveness</w:t>
                </w:r>
                <w:r w:rsidR="00A444B4">
                  <w:rPr>
                    <w:rFonts w:asciiTheme="minorHAnsi" w:hAnsiTheme="minorHAnsi"/>
                    <w:sz w:val="18"/>
                    <w:szCs w:val="18"/>
                  </w:rPr>
                  <w:t xml:space="preserve"> to </w:t>
                </w:r>
                <w:r w:rsidR="00350EBB">
                  <w:rPr>
                    <w:rFonts w:asciiTheme="minorHAnsi" w:hAnsiTheme="minorHAnsi"/>
                    <w:sz w:val="18"/>
                    <w:szCs w:val="18"/>
                  </w:rPr>
                  <w:t xml:space="preserve">ensure </w:t>
                </w:r>
                <w:r w:rsidR="004331EC" w:rsidRPr="004331EC">
                  <w:rPr>
                    <w:rFonts w:asciiTheme="minorHAnsi" w:hAnsiTheme="minorHAnsi"/>
                    <w:sz w:val="18"/>
                    <w:szCs w:val="18"/>
                  </w:rPr>
                  <w:t>protect</w:t>
                </w:r>
                <w:r w:rsidR="004331EC">
                  <w:rPr>
                    <w:rFonts w:asciiTheme="minorHAnsi" w:hAnsiTheme="minorHAnsi"/>
                    <w:sz w:val="18"/>
                    <w:szCs w:val="18"/>
                  </w:rPr>
                  <w:t xml:space="preserve">ion </w:t>
                </w:r>
                <w:r w:rsidR="004E3040">
                  <w:rPr>
                    <w:rFonts w:asciiTheme="minorHAnsi" w:hAnsiTheme="minorHAnsi"/>
                    <w:sz w:val="18"/>
                    <w:szCs w:val="18"/>
                  </w:rPr>
                  <w:t xml:space="preserve">of </w:t>
                </w:r>
                <w:r w:rsidR="004331EC" w:rsidRPr="004331EC">
                  <w:rPr>
                    <w:rFonts w:asciiTheme="minorHAnsi" w:hAnsiTheme="minorHAnsi"/>
                    <w:sz w:val="18"/>
                    <w:szCs w:val="18"/>
                  </w:rPr>
                  <w:t>confidentiality, integrity, and availability</w:t>
                </w:r>
                <w:r w:rsidR="004E3040">
                  <w:rPr>
                    <w:rFonts w:asciiTheme="minorHAnsi" w:hAnsiTheme="minorHAnsi"/>
                    <w:sz w:val="18"/>
                    <w:szCs w:val="18"/>
                  </w:rPr>
                  <w:t xml:space="preserve"> meet regulatory requirements.</w:t>
                </w:r>
              </w:p>
            </w:tc>
          </w:tr>
        </w:tbl>
        <w:p w14:paraId="74D3B22B" w14:textId="25544CA5" w:rsidR="0012787A" w:rsidRDefault="00E32128" w:rsidP="00E32128">
          <w:pPr>
            <w:pStyle w:val="Caption"/>
          </w:pPr>
          <w:bookmarkStart w:id="122" w:name="_Toc242170489"/>
          <w:r>
            <w:t xml:space="preserve">Table </w:t>
          </w:r>
          <w:r>
            <w:fldChar w:fldCharType="begin"/>
          </w:r>
          <w:r>
            <w:instrText xml:space="preserve"> SEQ Table \* ARABIC </w:instrText>
          </w:r>
          <w:r>
            <w:fldChar w:fldCharType="separate"/>
          </w:r>
          <w:r w:rsidR="00D2291F">
            <w:t>21</w:t>
          </w:r>
          <w:r>
            <w:fldChar w:fldCharType="end"/>
          </w:r>
          <w:r>
            <w:t xml:space="preserve"> - </w:t>
          </w:r>
          <w:r w:rsidRPr="002E1B25">
            <w:t>Information Security Controls</w:t>
          </w:r>
          <w:bookmarkEnd w:id="122"/>
        </w:p>
        <w:p w14:paraId="23BAC0D2" w14:textId="77777777" w:rsidR="0012787A" w:rsidRDefault="0012787A" w:rsidP="0012787A">
          <w:pPr>
            <w:spacing w:after="0" w:line="240" w:lineRule="auto"/>
          </w:pPr>
        </w:p>
        <w:p w14:paraId="0C47A29E" w14:textId="32C5B61D" w:rsidR="00B35804" w:rsidRDefault="00B35804" w:rsidP="00E21E3F">
          <w:pPr>
            <w:pStyle w:val="Heading2-NumberedList"/>
          </w:pPr>
          <w:bookmarkStart w:id="123" w:name="_Toc242170590"/>
          <w:commentRangeStart w:id="124"/>
          <w:r>
            <w:t>Threats, Risks and Mitigations</w:t>
          </w:r>
          <w:bookmarkEnd w:id="123"/>
          <w:commentRangeEnd w:id="124"/>
          <w:r>
            <w:rPr>
              <w:rStyle w:val="CommentReference"/>
              <w:sz w:val="28"/>
              <w:szCs w:val="32"/>
            </w:rPr>
            <w:commentReference w:id="124"/>
          </w:r>
        </w:p>
        <w:p w14:paraId="1486DE37" w14:textId="77777777" w:rsidR="00E32128" w:rsidRDefault="00E32128" w:rsidP="00E32128">
          <w:pPr>
            <w:spacing w:after="0" w:line="240" w:lineRule="auto"/>
          </w:pPr>
          <w:r>
            <w:t>Identifies key security threats and risks that may affect the solution and the controls implemented to reduce those risks.</w:t>
          </w:r>
        </w:p>
        <w:p w14:paraId="1507AFBC" w14:textId="77777777" w:rsidR="00E32128" w:rsidRDefault="00E32128" w:rsidP="00E32128">
          <w:pPr>
            <w:spacing w:after="0" w:line="240" w:lineRule="auto"/>
          </w:pPr>
        </w:p>
        <w:p w14:paraId="33364E6E" w14:textId="52ADE7CC" w:rsidR="00B35804" w:rsidRPr="00E32128" w:rsidRDefault="00E32128" w:rsidP="00E32128">
          <w:pPr>
            <w:spacing w:after="0" w:line="240" w:lineRule="auto"/>
            <w:rPr>
              <w:b/>
              <w:bCs/>
            </w:rPr>
          </w:pPr>
          <w:r w:rsidRPr="00E32128">
            <w:rPr>
              <w:b/>
              <w:bCs/>
            </w:rPr>
            <w:t>Example</w:t>
          </w:r>
        </w:p>
        <w:tbl>
          <w:tblPr>
            <w:tblStyle w:val="WorkCoverTableStyle1"/>
            <w:tblW w:w="9072" w:type="dxa"/>
            <w:tblLayout w:type="fixed"/>
            <w:tblCellMar>
              <w:top w:w="57" w:type="dxa"/>
              <w:bottom w:w="57" w:type="dxa"/>
            </w:tblCellMar>
            <w:tblLook w:val="06A0" w:firstRow="1" w:lastRow="0" w:firstColumn="1" w:lastColumn="0" w:noHBand="1" w:noVBand="1"/>
          </w:tblPr>
          <w:tblGrid>
            <w:gridCol w:w="3024"/>
            <w:gridCol w:w="3024"/>
            <w:gridCol w:w="3024"/>
          </w:tblGrid>
          <w:tr w:rsidR="00311B25" w:rsidRPr="00CF5342" w14:paraId="58A92DF5" w14:textId="77777777" w:rsidTr="00E32128">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024" w:type="dxa"/>
                <w:vAlign w:val="top"/>
              </w:tcPr>
              <w:p w14:paraId="45992039" w14:textId="304E3D92" w:rsidR="00311B25" w:rsidRPr="00CF5342" w:rsidRDefault="00311B25" w:rsidP="00311B25">
                <w:pPr>
                  <w:pStyle w:val="TableHeading"/>
                  <w:tabs>
                    <w:tab w:val="left" w:pos="1055"/>
                  </w:tabs>
                </w:pPr>
                <w:r w:rsidRPr="00311B25">
                  <w:t>Threat / Risk</w:t>
                </w:r>
              </w:p>
            </w:tc>
            <w:tc>
              <w:tcPr>
                <w:tcW w:w="3024" w:type="dxa"/>
                <w:vAlign w:val="top"/>
              </w:tcPr>
              <w:p w14:paraId="1E761016" w14:textId="53761DF6" w:rsidR="00311B25" w:rsidRPr="005D6863" w:rsidRDefault="00311B25" w:rsidP="00311B25">
                <w:pPr>
                  <w:pStyle w:val="TableHeading"/>
                  <w:cnfStyle w:val="100000000000" w:firstRow="1" w:lastRow="0" w:firstColumn="0" w:lastColumn="0" w:oddVBand="0" w:evenVBand="0" w:oddHBand="0" w:evenHBand="0" w:firstRowFirstColumn="0" w:firstRowLastColumn="0" w:lastRowFirstColumn="0" w:lastRowLastColumn="0"/>
                </w:pPr>
                <w:r w:rsidRPr="006E76FA">
                  <w:t>Impact</w:t>
                </w:r>
              </w:p>
            </w:tc>
            <w:tc>
              <w:tcPr>
                <w:tcW w:w="3024" w:type="dxa"/>
                <w:vAlign w:val="top"/>
              </w:tcPr>
              <w:p w14:paraId="3253EC9E" w14:textId="24515222" w:rsidR="00311B25" w:rsidRPr="005D6863" w:rsidRDefault="00311B25" w:rsidP="00311B25">
                <w:pPr>
                  <w:pStyle w:val="TableHeading"/>
                  <w:cnfStyle w:val="100000000000" w:firstRow="1" w:lastRow="0" w:firstColumn="0" w:lastColumn="0" w:oddVBand="0" w:evenVBand="0" w:oddHBand="0" w:evenHBand="0" w:firstRowFirstColumn="0" w:firstRowLastColumn="0" w:lastRowFirstColumn="0" w:lastRowLastColumn="0"/>
                </w:pPr>
                <w:r w:rsidRPr="00311B25">
                  <w:t>Mitigation</w:t>
                </w:r>
              </w:p>
            </w:tc>
          </w:tr>
          <w:tr w:rsidR="00311B25" w:rsidRPr="00BB5816" w14:paraId="0045B1A7" w14:textId="77777777" w:rsidTr="00E32128">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6D54F18F" w14:textId="4B3B4F37" w:rsidR="00311B25" w:rsidRPr="00B44420" w:rsidRDefault="00311B25" w:rsidP="00311B25">
                <w:pPr>
                  <w:pStyle w:val="TableSubHeading"/>
                  <w:tabs>
                    <w:tab w:val="left" w:pos="954"/>
                  </w:tabs>
                </w:pPr>
                <w:r w:rsidRPr="00311B25">
                  <w:t>Unauthorised access</w:t>
                </w:r>
              </w:p>
            </w:tc>
            <w:tc>
              <w:tcPr>
                <w:tcW w:w="3024" w:type="dxa"/>
                <w:vAlign w:val="top"/>
              </w:tcPr>
              <w:p w14:paraId="6EC3E7D1" w14:textId="4F434DFF" w:rsidR="00311B25" w:rsidRPr="00B44420" w:rsidRDefault="00C40F1E" w:rsidP="00311B2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40F1E">
                  <w:rPr>
                    <w:rFonts w:asciiTheme="minorHAnsi" w:hAnsiTheme="minorHAnsi"/>
                    <w:sz w:val="18"/>
                    <w:szCs w:val="18"/>
                  </w:rPr>
                  <w:t>Data breach or service misuse</w:t>
                </w:r>
              </w:p>
            </w:tc>
            <w:tc>
              <w:tcPr>
                <w:tcW w:w="3024" w:type="dxa"/>
                <w:vAlign w:val="top"/>
              </w:tcPr>
              <w:p w14:paraId="6CA13A47" w14:textId="33C28750" w:rsidR="00311B25" w:rsidRPr="00B44420" w:rsidRDefault="007029BB" w:rsidP="00311B2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29BB">
                  <w:rPr>
                    <w:rFonts w:asciiTheme="minorHAnsi" w:hAnsiTheme="minorHAnsi"/>
                    <w:sz w:val="18"/>
                    <w:szCs w:val="18"/>
                  </w:rPr>
                  <w:t>MFA, RBAC</w:t>
                </w:r>
                <w:r w:rsidR="00D155D5">
                  <w:rPr>
                    <w:rFonts w:asciiTheme="minorHAnsi" w:hAnsiTheme="minorHAnsi"/>
                    <w:sz w:val="18"/>
                    <w:szCs w:val="18"/>
                  </w:rPr>
                  <w:t>,</w:t>
                </w:r>
                <w:r w:rsidRPr="007029BB">
                  <w:rPr>
                    <w:rFonts w:asciiTheme="minorHAnsi" w:hAnsiTheme="minorHAnsi"/>
                    <w:sz w:val="18"/>
                    <w:szCs w:val="18"/>
                  </w:rPr>
                  <w:t xml:space="preserve"> access reviews</w:t>
                </w:r>
                <w:r w:rsidR="00D155D5">
                  <w:rPr>
                    <w:rFonts w:asciiTheme="minorHAnsi" w:hAnsiTheme="minorHAnsi"/>
                    <w:sz w:val="18"/>
                    <w:szCs w:val="18"/>
                  </w:rPr>
                  <w:t xml:space="preserve"> and data encryption</w:t>
                </w:r>
              </w:p>
            </w:tc>
          </w:tr>
          <w:tr w:rsidR="00311B25" w:rsidRPr="007E5415" w14:paraId="11DA8CD8" w14:textId="77777777" w:rsidTr="00E32128">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0CBD10E3" w14:textId="2DC9D4A8" w:rsidR="00311B25" w:rsidRPr="001F578E" w:rsidRDefault="00311B25" w:rsidP="00311B25">
                <w:pPr>
                  <w:pStyle w:val="TableSubHeading"/>
                </w:pPr>
                <w:r w:rsidRPr="00311B25">
                  <w:t>Credential compromise</w:t>
                </w:r>
              </w:p>
            </w:tc>
            <w:tc>
              <w:tcPr>
                <w:tcW w:w="3024" w:type="dxa"/>
                <w:vAlign w:val="top"/>
              </w:tcPr>
              <w:p w14:paraId="4C3D974D" w14:textId="179BBBD0" w:rsidR="00311B25" w:rsidRPr="00027926" w:rsidRDefault="00C40F1E"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40F1E">
                  <w:rPr>
                    <w:rFonts w:asciiTheme="minorHAnsi" w:hAnsiTheme="minorHAnsi"/>
                    <w:sz w:val="18"/>
                    <w:szCs w:val="18"/>
                  </w:rPr>
                  <w:t>Identity takeover</w:t>
                </w:r>
              </w:p>
            </w:tc>
            <w:tc>
              <w:tcPr>
                <w:tcW w:w="3024" w:type="dxa"/>
                <w:vAlign w:val="top"/>
              </w:tcPr>
              <w:p w14:paraId="71E24E16" w14:textId="3DDB1414" w:rsidR="00311B25" w:rsidRPr="00027926" w:rsidRDefault="007029BB"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29BB">
                  <w:rPr>
                    <w:rFonts w:asciiTheme="minorHAnsi" w:hAnsiTheme="minorHAnsi"/>
                    <w:sz w:val="18"/>
                    <w:szCs w:val="18"/>
                  </w:rPr>
                  <w:t>Conditional Access and MFA</w:t>
                </w:r>
                <w:r w:rsidR="00B85600">
                  <w:rPr>
                    <w:rFonts w:asciiTheme="minorHAnsi" w:hAnsiTheme="minorHAnsi"/>
                    <w:sz w:val="18"/>
                    <w:szCs w:val="18"/>
                  </w:rPr>
                  <w:t xml:space="preserve">. </w:t>
                </w:r>
                <w:r w:rsidR="008D07FC">
                  <w:rPr>
                    <w:rFonts w:asciiTheme="minorHAnsi" w:hAnsiTheme="minorHAnsi"/>
                    <w:sz w:val="18"/>
                    <w:szCs w:val="18"/>
                  </w:rPr>
                  <w:t>SIE</w:t>
                </w:r>
                <w:r w:rsidR="00AB79C0">
                  <w:rPr>
                    <w:rFonts w:asciiTheme="minorHAnsi" w:hAnsiTheme="minorHAnsi"/>
                    <w:sz w:val="18"/>
                    <w:szCs w:val="18"/>
                  </w:rPr>
                  <w:t xml:space="preserve">M </w:t>
                </w:r>
                <w:r w:rsidR="008D07FC">
                  <w:rPr>
                    <w:rFonts w:asciiTheme="minorHAnsi" w:hAnsiTheme="minorHAnsi"/>
                    <w:sz w:val="18"/>
                    <w:szCs w:val="18"/>
                  </w:rPr>
                  <w:t xml:space="preserve">log interrogation and </w:t>
                </w:r>
                <w:r w:rsidR="00B85600">
                  <w:rPr>
                    <w:rFonts w:asciiTheme="minorHAnsi" w:hAnsiTheme="minorHAnsi"/>
                    <w:sz w:val="18"/>
                    <w:szCs w:val="18"/>
                  </w:rPr>
                  <w:t xml:space="preserve">Fraud </w:t>
                </w:r>
                <w:r w:rsidR="0096727D">
                  <w:rPr>
                    <w:rFonts w:asciiTheme="minorHAnsi" w:hAnsiTheme="minorHAnsi"/>
                    <w:sz w:val="18"/>
                    <w:szCs w:val="18"/>
                  </w:rPr>
                  <w:t>investigations</w:t>
                </w:r>
              </w:p>
            </w:tc>
          </w:tr>
          <w:tr w:rsidR="00311B25" w:rsidRPr="007E5415" w14:paraId="5FDDB3D5" w14:textId="77777777" w:rsidTr="00E32128">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0859EED9" w14:textId="5F5C10D3" w:rsidR="00311B25" w:rsidRPr="00DF4627" w:rsidRDefault="00311B25" w:rsidP="00311B25">
                <w:pPr>
                  <w:pStyle w:val="TableSubHeading"/>
                </w:pPr>
                <w:r w:rsidRPr="00311B25">
                  <w:t>Malware or ransomware</w:t>
                </w:r>
              </w:p>
            </w:tc>
            <w:tc>
              <w:tcPr>
                <w:tcW w:w="3024" w:type="dxa"/>
                <w:vAlign w:val="top"/>
              </w:tcPr>
              <w:p w14:paraId="7D2CAD08" w14:textId="6FD2E490" w:rsidR="00311B25" w:rsidRPr="00027926" w:rsidRDefault="00C40F1E"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40F1E">
                  <w:rPr>
                    <w:rFonts w:asciiTheme="minorHAnsi" w:hAnsiTheme="minorHAnsi"/>
                    <w:sz w:val="18"/>
                    <w:szCs w:val="18"/>
                  </w:rPr>
                  <w:t>Service disruption and data loss</w:t>
                </w:r>
              </w:p>
            </w:tc>
            <w:tc>
              <w:tcPr>
                <w:tcW w:w="3024" w:type="dxa"/>
                <w:vAlign w:val="top"/>
              </w:tcPr>
              <w:p w14:paraId="35F70092" w14:textId="3107FDD6" w:rsidR="00311B25" w:rsidRPr="00027926" w:rsidRDefault="007029BB"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29BB">
                  <w:rPr>
                    <w:rFonts w:asciiTheme="minorHAnsi" w:hAnsiTheme="minorHAnsi"/>
                    <w:sz w:val="18"/>
                    <w:szCs w:val="18"/>
                  </w:rPr>
                  <w:t>Endpoint protection and backups</w:t>
                </w:r>
              </w:p>
            </w:tc>
          </w:tr>
          <w:tr w:rsidR="00311B25" w:rsidRPr="007E5415" w14:paraId="101B52B5" w14:textId="77777777" w:rsidTr="00311B25">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5748E791" w14:textId="31E8613A" w:rsidR="00311B25" w:rsidRPr="00283B8A" w:rsidRDefault="00311B25" w:rsidP="00311B25">
                <w:pPr>
                  <w:pStyle w:val="TableSubHeading"/>
                </w:pPr>
                <w:r w:rsidRPr="00311B25">
                  <w:t>Data leakage</w:t>
                </w:r>
              </w:p>
            </w:tc>
            <w:tc>
              <w:tcPr>
                <w:tcW w:w="3024" w:type="dxa"/>
                <w:vAlign w:val="top"/>
              </w:tcPr>
              <w:p w14:paraId="22E882D0" w14:textId="09E1CB90" w:rsidR="00311B25" w:rsidRPr="00027926" w:rsidRDefault="00C40F1E"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40F1E">
                  <w:rPr>
                    <w:rFonts w:asciiTheme="minorHAnsi" w:hAnsiTheme="minorHAnsi"/>
                    <w:sz w:val="18"/>
                    <w:szCs w:val="18"/>
                  </w:rPr>
                  <w:t>Regulatory and reputational impact</w:t>
                </w:r>
              </w:p>
            </w:tc>
            <w:tc>
              <w:tcPr>
                <w:tcW w:w="3024" w:type="dxa"/>
                <w:vAlign w:val="top"/>
              </w:tcPr>
              <w:p w14:paraId="4CEF36EF" w14:textId="1F8DF9DB" w:rsidR="00311B25" w:rsidRPr="00027926" w:rsidRDefault="007029BB"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29BB">
                  <w:rPr>
                    <w:rFonts w:asciiTheme="minorHAnsi" w:hAnsiTheme="minorHAnsi"/>
                    <w:sz w:val="18"/>
                    <w:szCs w:val="18"/>
                  </w:rPr>
                  <w:t>Encryption and data loss prevention controls</w:t>
                </w:r>
              </w:p>
            </w:tc>
          </w:tr>
          <w:tr w:rsidR="00311B25" w:rsidRPr="007E5415" w14:paraId="3138C40E" w14:textId="77777777" w:rsidTr="00E32128">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tcBorders>
                <w:vAlign w:val="top"/>
              </w:tcPr>
              <w:p w14:paraId="4FD38916" w14:textId="28575C18" w:rsidR="00311B25" w:rsidRPr="00311B25" w:rsidRDefault="00C40F1E" w:rsidP="00311B25">
                <w:pPr>
                  <w:pStyle w:val="TableSubHeading"/>
                </w:pPr>
                <w:r w:rsidRPr="00C40F1E">
                  <w:t>Privilege misuse</w:t>
                </w:r>
              </w:p>
            </w:tc>
            <w:tc>
              <w:tcPr>
                <w:tcW w:w="3024" w:type="dxa"/>
                <w:tcBorders>
                  <w:bottom w:val="single" w:sz="12" w:space="0" w:color="003E8F"/>
                </w:tcBorders>
                <w:vAlign w:val="top"/>
              </w:tcPr>
              <w:p w14:paraId="013EECEF" w14:textId="61607EEC" w:rsidR="00311B25" w:rsidRPr="00027926" w:rsidRDefault="00C40F1E" w:rsidP="00311B2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40F1E">
                  <w:rPr>
                    <w:rFonts w:asciiTheme="minorHAnsi" w:hAnsiTheme="minorHAnsi"/>
                    <w:sz w:val="18"/>
                    <w:szCs w:val="18"/>
                  </w:rPr>
                  <w:t>Unauthorised activity</w:t>
                </w:r>
              </w:p>
            </w:tc>
            <w:tc>
              <w:tcPr>
                <w:tcW w:w="3024" w:type="dxa"/>
                <w:tcBorders>
                  <w:bottom w:val="single" w:sz="12" w:space="0" w:color="003E8F"/>
                </w:tcBorders>
                <w:vAlign w:val="top"/>
              </w:tcPr>
              <w:p w14:paraId="66143B6D" w14:textId="7362A38E" w:rsidR="00311B25" w:rsidRPr="00027926" w:rsidRDefault="007029BB" w:rsidP="007029BB">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29BB">
                  <w:rPr>
                    <w:rFonts w:asciiTheme="minorHAnsi" w:hAnsiTheme="minorHAnsi"/>
                    <w:sz w:val="18"/>
                    <w:szCs w:val="18"/>
                  </w:rPr>
                  <w:t>Privileged access management and monitoring</w:t>
                </w:r>
              </w:p>
            </w:tc>
          </w:tr>
        </w:tbl>
        <w:p w14:paraId="64F2F1E2" w14:textId="6A15ACE6" w:rsidR="00E32128" w:rsidRDefault="007029BB" w:rsidP="007029BB">
          <w:pPr>
            <w:pStyle w:val="Caption"/>
          </w:pPr>
          <w:bookmarkStart w:id="125" w:name="_Toc242170490"/>
          <w:r>
            <w:t xml:space="preserve">Table </w:t>
          </w:r>
          <w:r>
            <w:fldChar w:fldCharType="begin"/>
          </w:r>
          <w:r>
            <w:instrText xml:space="preserve"> SEQ Table \* ARABIC </w:instrText>
          </w:r>
          <w:r>
            <w:fldChar w:fldCharType="separate"/>
          </w:r>
          <w:r w:rsidR="00D2291F">
            <w:t>22</w:t>
          </w:r>
          <w:r>
            <w:fldChar w:fldCharType="end"/>
          </w:r>
          <w:r>
            <w:t xml:space="preserve"> - </w:t>
          </w:r>
          <w:r w:rsidRPr="008E3891">
            <w:t>Security Risks and Mitigations</w:t>
          </w:r>
          <w:bookmarkEnd w:id="125"/>
        </w:p>
        <w:p w14:paraId="5B133FC9" w14:textId="77777777" w:rsidR="00E32128" w:rsidRDefault="00E32128" w:rsidP="00E32128">
          <w:pPr>
            <w:spacing w:after="0" w:line="240" w:lineRule="auto"/>
          </w:pPr>
        </w:p>
        <w:p w14:paraId="456BB34B" w14:textId="6B6EB722" w:rsidR="00B35804" w:rsidRDefault="00B35804" w:rsidP="00E21E3F">
          <w:pPr>
            <w:pStyle w:val="Heading2-NumberedList"/>
          </w:pPr>
          <w:bookmarkStart w:id="126" w:name="_Toc242170591"/>
          <w:r>
            <w:t>Security Compliance Requirements</w:t>
          </w:r>
          <w:bookmarkEnd w:id="126"/>
        </w:p>
        <w:p w14:paraId="6BAD6233" w14:textId="77777777" w:rsidR="00D5247C" w:rsidRDefault="00D5247C" w:rsidP="00D5247C">
          <w:pPr>
            <w:spacing w:after="0" w:line="240" w:lineRule="auto"/>
          </w:pPr>
          <w:r>
            <w:t>Defines the security,</w:t>
          </w:r>
          <w:commentRangeStart w:id="127"/>
          <w:r>
            <w:t xml:space="preserve"> regulatory and compliance obligations</w:t>
          </w:r>
          <w:commentRangeEnd w:id="127"/>
          <w:r>
            <w:rPr>
              <w:rStyle w:val="CommentReference"/>
              <w:sz w:val="20"/>
              <w:szCs w:val="20"/>
            </w:rPr>
            <w:commentReference w:id="127"/>
          </w:r>
          <w:r>
            <w:t xml:space="preserve"> that must be satisfied by the solution.</w:t>
          </w:r>
        </w:p>
        <w:p w14:paraId="759D24BA" w14:textId="77777777" w:rsidR="00D5247C" w:rsidRDefault="00D5247C" w:rsidP="00D5247C">
          <w:pPr>
            <w:spacing w:after="0" w:line="240" w:lineRule="auto"/>
          </w:pPr>
        </w:p>
        <w:p w14:paraId="4FCA1C36" w14:textId="6EE9856C" w:rsidR="00B35804" w:rsidRPr="00DD2D90" w:rsidRDefault="00B35804" w:rsidP="00D5247C">
          <w:pPr>
            <w:spacing w:after="0" w:line="240" w:lineRule="auto"/>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3402"/>
            <w:gridCol w:w="5670"/>
          </w:tblGrid>
          <w:tr w:rsidR="00DD2D90" w:rsidRPr="00CF5342" w14:paraId="5D597327" w14:textId="77777777" w:rsidTr="00D2291F">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402" w:type="dxa"/>
                <w:vAlign w:val="top"/>
              </w:tcPr>
              <w:p w14:paraId="67B230BC" w14:textId="0951357A" w:rsidR="00DD2D90" w:rsidRPr="00CF5342" w:rsidRDefault="00D33052">
                <w:pPr>
                  <w:pStyle w:val="TableHeading"/>
                  <w:tabs>
                    <w:tab w:val="left" w:pos="1055"/>
                  </w:tabs>
                </w:pPr>
                <w:r w:rsidRPr="00D33052">
                  <w:t>Requirement</w:t>
                </w:r>
              </w:p>
            </w:tc>
            <w:tc>
              <w:tcPr>
                <w:tcW w:w="5670" w:type="dxa"/>
                <w:vAlign w:val="top"/>
              </w:tcPr>
              <w:p w14:paraId="3A049874" w14:textId="0268B249" w:rsidR="00DD2D90" w:rsidRPr="005D6863" w:rsidRDefault="00D33052">
                <w:pPr>
                  <w:pStyle w:val="TableHeading"/>
                  <w:cnfStyle w:val="100000000000" w:firstRow="1" w:lastRow="0" w:firstColumn="0" w:lastColumn="0" w:oddVBand="0" w:evenVBand="0" w:oddHBand="0" w:evenHBand="0" w:firstRowFirstColumn="0" w:firstRowLastColumn="0" w:lastRowFirstColumn="0" w:lastRowLastColumn="0"/>
                </w:pPr>
                <w:r w:rsidRPr="00D33052">
                  <w:t>Compliance Approach</w:t>
                </w:r>
              </w:p>
            </w:tc>
          </w:tr>
          <w:tr w:rsidR="00DD2D90" w:rsidRPr="00BB5816" w14:paraId="43222546" w14:textId="77777777" w:rsidTr="00D2291F">
            <w:trPr>
              <w:trHeight w:val="93"/>
            </w:trPr>
            <w:tc>
              <w:tcPr>
                <w:cnfStyle w:val="001000000000" w:firstRow="0" w:lastRow="0" w:firstColumn="1" w:lastColumn="0" w:oddVBand="0" w:evenVBand="0" w:oddHBand="0" w:evenHBand="0" w:firstRowFirstColumn="0" w:firstRowLastColumn="0" w:lastRowFirstColumn="0" w:lastRowLastColumn="0"/>
                <w:tcW w:w="3402" w:type="dxa"/>
                <w:tcBorders>
                  <w:bottom w:val="single" w:sz="4" w:space="0" w:color="FFFFFF" w:themeColor="background1"/>
                </w:tcBorders>
                <w:vAlign w:val="top"/>
              </w:tcPr>
              <w:p w14:paraId="4BA39747" w14:textId="1871D86D" w:rsidR="00DD2D90" w:rsidRPr="00B44420" w:rsidRDefault="00D33052">
                <w:pPr>
                  <w:pStyle w:val="TableSubHeading"/>
                  <w:tabs>
                    <w:tab w:val="left" w:pos="954"/>
                  </w:tabs>
                </w:pPr>
                <w:r w:rsidRPr="00D33052">
                  <w:t>Privacy Obligations</w:t>
                </w:r>
              </w:p>
            </w:tc>
            <w:tc>
              <w:tcPr>
                <w:tcW w:w="5670" w:type="dxa"/>
                <w:tcBorders>
                  <w:top w:val="nil"/>
                  <w:bottom w:val="nil"/>
                </w:tcBorders>
                <w:vAlign w:val="top"/>
              </w:tcPr>
              <w:p w14:paraId="5DEF5F26" w14:textId="44F32C87" w:rsidR="00DD2D90" w:rsidRPr="00B44420" w:rsidRDefault="004E5B11">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E5B11">
                  <w:rPr>
                    <w:rFonts w:asciiTheme="minorHAnsi" w:hAnsiTheme="minorHAnsi"/>
                    <w:sz w:val="18"/>
                    <w:szCs w:val="18"/>
                  </w:rPr>
                  <w:t>Personal information protected through access controls and encryption</w:t>
                </w:r>
              </w:p>
            </w:tc>
          </w:tr>
          <w:tr w:rsidR="00DD2D90" w:rsidRPr="007E5415" w14:paraId="734E0A0E" w14:textId="77777777" w:rsidTr="00D2291F">
            <w:trPr>
              <w:trHeight w:val="20"/>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FFFFFF" w:themeColor="background1"/>
                  <w:bottom w:val="single" w:sz="4" w:space="0" w:color="FFFFFF" w:themeColor="background1"/>
                </w:tcBorders>
                <w:vAlign w:val="top"/>
              </w:tcPr>
              <w:p w14:paraId="0FFCBA8F" w14:textId="7BFCF3D8" w:rsidR="00DD2D90" w:rsidRPr="00EF1989" w:rsidRDefault="00D33052">
                <w:pPr>
                  <w:pStyle w:val="TableSubHeading"/>
                  <w:tabs>
                    <w:tab w:val="left" w:pos="938"/>
                  </w:tabs>
                </w:pPr>
                <w:r w:rsidRPr="00D33052">
                  <w:t>Security Monitoring</w:t>
                </w:r>
              </w:p>
            </w:tc>
            <w:tc>
              <w:tcPr>
                <w:tcW w:w="5670" w:type="dxa"/>
                <w:tcBorders>
                  <w:top w:val="single" w:sz="4" w:space="0" w:color="F2F2F2" w:themeColor="background1" w:themeShade="F2"/>
                  <w:bottom w:val="single" w:sz="4" w:space="0" w:color="F2F2F2" w:themeColor="background1" w:themeShade="F2"/>
                </w:tcBorders>
                <w:vAlign w:val="top"/>
              </w:tcPr>
              <w:p w14:paraId="6D8DC867" w14:textId="01E77907" w:rsidR="00DD2D90" w:rsidRPr="003B66D0" w:rsidRDefault="004E5B11">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E5B11">
                  <w:rPr>
                    <w:rFonts w:asciiTheme="minorHAnsi" w:hAnsiTheme="minorHAnsi"/>
                    <w:sz w:val="18"/>
                    <w:szCs w:val="18"/>
                  </w:rPr>
                  <w:t>Security events collected and monitored</w:t>
                </w:r>
              </w:p>
            </w:tc>
          </w:tr>
          <w:tr w:rsidR="00DD2D90" w:rsidRPr="007E5415" w14:paraId="0CCFE8A9" w14:textId="77777777" w:rsidTr="00D2291F">
            <w:trPr>
              <w:trHeight w:val="20"/>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FFFFFF" w:themeColor="background1"/>
                  <w:bottom w:val="single" w:sz="4" w:space="0" w:color="FFFFFF" w:themeColor="background1"/>
                </w:tcBorders>
                <w:vAlign w:val="top"/>
              </w:tcPr>
              <w:p w14:paraId="13E4B7FF" w14:textId="71D2BF25" w:rsidR="00DD2D90" w:rsidRPr="001F578E" w:rsidRDefault="00D33052">
                <w:pPr>
                  <w:pStyle w:val="TableSubHeading"/>
                </w:pPr>
                <w:r w:rsidRPr="00D33052">
                  <w:t>Audit Requirements</w:t>
                </w:r>
              </w:p>
            </w:tc>
            <w:tc>
              <w:tcPr>
                <w:tcW w:w="5670" w:type="dxa"/>
                <w:tcBorders>
                  <w:top w:val="single" w:sz="4" w:space="0" w:color="F2F2F2" w:themeColor="background1" w:themeShade="F2"/>
                  <w:bottom w:val="single" w:sz="4" w:space="0" w:color="F2F2F2" w:themeColor="background1" w:themeShade="F2"/>
                </w:tcBorders>
                <w:vAlign w:val="top"/>
              </w:tcPr>
              <w:p w14:paraId="48735D52" w14:textId="7D800647" w:rsidR="00DD2D90" w:rsidRPr="00027926" w:rsidRDefault="004E5B11">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E5B11">
                  <w:rPr>
                    <w:rFonts w:asciiTheme="minorHAnsi" w:hAnsiTheme="minorHAnsi"/>
                    <w:sz w:val="18"/>
                    <w:szCs w:val="18"/>
                  </w:rPr>
                  <w:t>Audit trails retained in accordance with policy</w:t>
                </w:r>
              </w:p>
            </w:tc>
          </w:tr>
          <w:tr w:rsidR="00DD2D90" w:rsidRPr="007E5415" w14:paraId="1CC2EB87" w14:textId="77777777" w:rsidTr="00D2291F">
            <w:trPr>
              <w:trHeight w:val="20"/>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FFFFFF" w:themeColor="background1"/>
                  <w:bottom w:val="single" w:sz="4" w:space="0" w:color="FFFFFF" w:themeColor="background1"/>
                </w:tcBorders>
                <w:vAlign w:val="top"/>
              </w:tcPr>
              <w:p w14:paraId="5B9CAE95" w14:textId="6948A7CC" w:rsidR="00DD2D90" w:rsidRPr="00283B8A" w:rsidRDefault="00D33052">
                <w:pPr>
                  <w:pStyle w:val="TableSubHeading"/>
                </w:pPr>
                <w:r w:rsidRPr="00D33052">
                  <w:t>Data Retention Requirements</w:t>
                </w:r>
              </w:p>
            </w:tc>
            <w:tc>
              <w:tcPr>
                <w:tcW w:w="5670" w:type="dxa"/>
                <w:tcBorders>
                  <w:top w:val="single" w:sz="4" w:space="0" w:color="F2F2F2" w:themeColor="background1" w:themeShade="F2"/>
                  <w:bottom w:val="single" w:sz="4" w:space="0" w:color="F2F2F2" w:themeColor="background1" w:themeShade="F2"/>
                </w:tcBorders>
                <w:vAlign w:val="top"/>
              </w:tcPr>
              <w:p w14:paraId="24E2682A" w14:textId="18B1F6B9" w:rsidR="00DD2D90" w:rsidRPr="00027926" w:rsidRDefault="004E5B11" w:rsidP="004E5B11">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E5B11">
                  <w:rPr>
                    <w:rFonts w:asciiTheme="minorHAnsi" w:hAnsiTheme="minorHAnsi"/>
                    <w:sz w:val="18"/>
                    <w:szCs w:val="18"/>
                  </w:rPr>
                  <w:t>Information retained and disposed of according to approved schedules</w:t>
                </w:r>
              </w:p>
            </w:tc>
          </w:tr>
          <w:tr w:rsidR="00DD2D90" w:rsidRPr="007E5415" w14:paraId="018FD0D6" w14:textId="77777777" w:rsidTr="00D2291F">
            <w:trPr>
              <w:trHeight w:val="20"/>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FFFFFF" w:themeColor="background1"/>
                </w:tcBorders>
                <w:vAlign w:val="top"/>
              </w:tcPr>
              <w:p w14:paraId="7CD24C77" w14:textId="42091DEC" w:rsidR="00DD2D90" w:rsidRPr="00DA0DE5" w:rsidRDefault="004E5B11">
                <w:pPr>
                  <w:pStyle w:val="TableSubHeading"/>
                </w:pPr>
                <w:r w:rsidRPr="004E5B11">
                  <w:t>Access Reviews</w:t>
                </w:r>
              </w:p>
            </w:tc>
            <w:tc>
              <w:tcPr>
                <w:tcW w:w="5670" w:type="dxa"/>
                <w:tcBorders>
                  <w:top w:val="single" w:sz="4" w:space="0" w:color="F2F2F2" w:themeColor="background1" w:themeShade="F2"/>
                  <w:bottom w:val="single" w:sz="12" w:space="0" w:color="003E8F"/>
                </w:tcBorders>
                <w:vAlign w:val="top"/>
              </w:tcPr>
              <w:p w14:paraId="2ACC7ACD" w14:textId="057A86E0" w:rsidR="00DD2D90" w:rsidRPr="00027926" w:rsidRDefault="00D2291F" w:rsidP="00D2291F">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2291F">
                  <w:rPr>
                    <w:rFonts w:asciiTheme="minorHAnsi" w:hAnsiTheme="minorHAnsi"/>
                    <w:sz w:val="18"/>
                    <w:szCs w:val="18"/>
                  </w:rPr>
                  <w:t>Periodic review and certification of access rights</w:t>
                </w:r>
              </w:p>
            </w:tc>
          </w:tr>
        </w:tbl>
        <w:p w14:paraId="5E6995BD" w14:textId="4FD3320A" w:rsidR="00D5247C" w:rsidRDefault="00D2291F" w:rsidP="00D2291F">
          <w:pPr>
            <w:pStyle w:val="Caption"/>
          </w:pPr>
          <w:bookmarkStart w:id="128" w:name="_Toc242170491"/>
          <w:r>
            <w:t xml:space="preserve">Table </w:t>
          </w:r>
          <w:r>
            <w:fldChar w:fldCharType="begin"/>
          </w:r>
          <w:r>
            <w:instrText xml:space="preserve"> SEQ Table \* ARABIC </w:instrText>
          </w:r>
          <w:r>
            <w:fldChar w:fldCharType="separate"/>
          </w:r>
          <w:r>
            <w:t>23</w:t>
          </w:r>
          <w:r>
            <w:fldChar w:fldCharType="end"/>
          </w:r>
          <w:r>
            <w:t xml:space="preserve"> - </w:t>
          </w:r>
          <w:r w:rsidRPr="002D40A9">
            <w:t>Security Compliance Requirements</w:t>
          </w:r>
          <w:bookmarkEnd w:id="128"/>
        </w:p>
        <w:p w14:paraId="56ABE057" w14:textId="77777777" w:rsidR="00D5247C" w:rsidRDefault="00D5247C" w:rsidP="00D5247C">
          <w:pPr>
            <w:spacing w:after="0" w:line="240" w:lineRule="auto"/>
          </w:pPr>
        </w:p>
        <w:p w14:paraId="227A573E" w14:textId="77777777" w:rsidR="00973685" w:rsidRPr="00973685" w:rsidRDefault="00B35804" w:rsidP="00D5247C">
          <w:pPr>
            <w:pStyle w:val="Heading2-NumberedList"/>
          </w:pPr>
          <w:bookmarkStart w:id="129" w:name="_Toc242170592"/>
          <w:r>
            <w:t>Information Security Checklist</w:t>
          </w:r>
          <w:bookmarkEnd w:id="129"/>
        </w:p>
        <w:p w14:paraId="4046AE29" w14:textId="0D26820A" w:rsidR="00973685" w:rsidRDefault="00973685" w:rsidP="00973685">
          <w:r>
            <w:t>Before completing this section, confirm that:</w:t>
          </w:r>
        </w:p>
        <w:p w14:paraId="38CF37F4" w14:textId="77777777" w:rsidR="00973685" w:rsidRPr="00973685" w:rsidRDefault="00973685" w:rsidP="00973685">
          <w:pPr>
            <w:rPr>
              <w:b/>
              <w:bCs/>
            </w:rPr>
          </w:pPr>
          <w:r w:rsidRPr="00973685">
            <w:rPr>
              <w:b/>
              <w:bCs/>
            </w:rPr>
            <w:t>Security Architecture</w:t>
          </w:r>
        </w:p>
        <w:p w14:paraId="00A26F13" w14:textId="77777777" w:rsidR="00973685" w:rsidRDefault="00973685">
          <w:pPr>
            <w:pStyle w:val="ListParagraph"/>
            <w:numPr>
              <w:ilvl w:val="0"/>
              <w:numId w:val="21"/>
            </w:numPr>
          </w:pPr>
          <w:r>
            <w:t>Security objectives have been defined.</w:t>
          </w:r>
        </w:p>
        <w:p w14:paraId="728BE0CD" w14:textId="77777777" w:rsidR="00973685" w:rsidRDefault="00973685">
          <w:pPr>
            <w:pStyle w:val="ListParagraph"/>
            <w:numPr>
              <w:ilvl w:val="0"/>
              <w:numId w:val="21"/>
            </w:numPr>
          </w:pPr>
          <w:r>
            <w:t>Security responsibilities are understood.</w:t>
          </w:r>
        </w:p>
        <w:p w14:paraId="7B3BFB73" w14:textId="77777777" w:rsidR="00973685" w:rsidRDefault="00973685">
          <w:pPr>
            <w:pStyle w:val="ListParagraph"/>
            <w:numPr>
              <w:ilvl w:val="0"/>
              <w:numId w:val="21"/>
            </w:numPr>
          </w:pPr>
          <w:r>
            <w:t>Security principles and standards have been identified.</w:t>
          </w:r>
        </w:p>
        <w:p w14:paraId="472A7492" w14:textId="77777777" w:rsidR="00973685" w:rsidRDefault="00973685">
          <w:pPr>
            <w:pStyle w:val="ListParagraph"/>
            <w:numPr>
              <w:ilvl w:val="0"/>
              <w:numId w:val="21"/>
            </w:numPr>
          </w:pPr>
          <w:r>
            <w:t>Security requirements have been incorporated into the solution architecture.</w:t>
          </w:r>
        </w:p>
        <w:p w14:paraId="42C6E060" w14:textId="77777777" w:rsidR="00973685" w:rsidRPr="00973685" w:rsidRDefault="00973685" w:rsidP="00973685">
          <w:pPr>
            <w:rPr>
              <w:b/>
              <w:bCs/>
            </w:rPr>
          </w:pPr>
          <w:r w:rsidRPr="00973685">
            <w:rPr>
              <w:b/>
              <w:bCs/>
            </w:rPr>
            <w:t>Information Protection</w:t>
          </w:r>
        </w:p>
        <w:p w14:paraId="629AACD2" w14:textId="77777777" w:rsidR="00973685" w:rsidRDefault="00973685">
          <w:pPr>
            <w:pStyle w:val="ListParagraph"/>
            <w:numPr>
              <w:ilvl w:val="0"/>
              <w:numId w:val="22"/>
            </w:numPr>
          </w:pPr>
          <w:r>
            <w:t>Information classifications have been identified.</w:t>
          </w:r>
        </w:p>
        <w:p w14:paraId="62E4EE58" w14:textId="77777777" w:rsidR="00973685" w:rsidRDefault="00973685">
          <w:pPr>
            <w:pStyle w:val="ListParagraph"/>
            <w:numPr>
              <w:ilvl w:val="0"/>
              <w:numId w:val="22"/>
            </w:numPr>
          </w:pPr>
          <w:r>
            <w:t>Handling requirements are defined.</w:t>
          </w:r>
        </w:p>
        <w:p w14:paraId="0398A20E" w14:textId="77777777" w:rsidR="00973685" w:rsidRDefault="00973685">
          <w:pPr>
            <w:pStyle w:val="ListParagraph"/>
            <w:numPr>
              <w:ilvl w:val="0"/>
              <w:numId w:val="22"/>
            </w:numPr>
          </w:pPr>
          <w:r>
            <w:t>Data protection controls are documented.</w:t>
          </w:r>
        </w:p>
        <w:p w14:paraId="118D9EC6" w14:textId="77777777" w:rsidR="00973685" w:rsidRDefault="00973685">
          <w:pPr>
            <w:pStyle w:val="ListParagraph"/>
            <w:numPr>
              <w:ilvl w:val="0"/>
              <w:numId w:val="22"/>
            </w:numPr>
          </w:pPr>
          <w:r>
            <w:t>Information lifecycle considerations have been addressed.</w:t>
          </w:r>
        </w:p>
        <w:p w14:paraId="0110C170" w14:textId="77777777" w:rsidR="00973685" w:rsidRPr="00973685" w:rsidRDefault="00973685" w:rsidP="00973685">
          <w:pPr>
            <w:rPr>
              <w:b/>
              <w:bCs/>
            </w:rPr>
          </w:pPr>
          <w:r w:rsidRPr="00973685">
            <w:rPr>
              <w:b/>
              <w:bCs/>
            </w:rPr>
            <w:t>Security Controls</w:t>
          </w:r>
        </w:p>
        <w:p w14:paraId="7AD99F4E" w14:textId="77777777" w:rsidR="00973685" w:rsidRDefault="00973685">
          <w:pPr>
            <w:pStyle w:val="ListParagraph"/>
            <w:numPr>
              <w:ilvl w:val="0"/>
              <w:numId w:val="23"/>
            </w:numPr>
          </w:pPr>
          <w:r>
            <w:t>Appropriate preventative, detective and corrective controls are implemented.</w:t>
          </w:r>
        </w:p>
        <w:p w14:paraId="09C16754" w14:textId="77777777" w:rsidR="00973685" w:rsidRDefault="00973685">
          <w:pPr>
            <w:pStyle w:val="ListParagraph"/>
            <w:numPr>
              <w:ilvl w:val="0"/>
              <w:numId w:val="23"/>
            </w:numPr>
          </w:pPr>
          <w:r>
            <w:t>Identity and access management requirements are defined.</w:t>
          </w:r>
        </w:p>
        <w:p w14:paraId="5BA5C76C" w14:textId="77777777" w:rsidR="00973685" w:rsidRDefault="00973685">
          <w:pPr>
            <w:pStyle w:val="ListParagraph"/>
            <w:numPr>
              <w:ilvl w:val="0"/>
              <w:numId w:val="23"/>
            </w:numPr>
          </w:pPr>
          <w:r>
            <w:t>Monitoring and audit controls are documented.</w:t>
          </w:r>
        </w:p>
        <w:p w14:paraId="01E06623" w14:textId="77777777" w:rsidR="00973685" w:rsidRDefault="00973685">
          <w:pPr>
            <w:pStyle w:val="ListParagraph"/>
            <w:numPr>
              <w:ilvl w:val="0"/>
              <w:numId w:val="23"/>
            </w:numPr>
          </w:pPr>
          <w:r>
            <w:t>Incident response requirements have been considered.</w:t>
          </w:r>
        </w:p>
        <w:p w14:paraId="18BAEF69" w14:textId="77777777" w:rsidR="00973685" w:rsidRPr="00973685" w:rsidRDefault="00973685" w:rsidP="00973685">
          <w:pPr>
            <w:rPr>
              <w:b/>
              <w:bCs/>
            </w:rPr>
          </w:pPr>
          <w:r w:rsidRPr="00973685">
            <w:rPr>
              <w:b/>
              <w:bCs/>
            </w:rPr>
            <w:t>Security Risk and Compliance</w:t>
          </w:r>
        </w:p>
        <w:p w14:paraId="567F4671" w14:textId="77777777" w:rsidR="00973685" w:rsidRDefault="00973685">
          <w:pPr>
            <w:pStyle w:val="ListParagraph"/>
            <w:numPr>
              <w:ilvl w:val="0"/>
              <w:numId w:val="24"/>
            </w:numPr>
          </w:pPr>
          <w:r>
            <w:t>Security threats and risks have been assessed.</w:t>
          </w:r>
        </w:p>
        <w:p w14:paraId="6BBE4FD7" w14:textId="77777777" w:rsidR="00973685" w:rsidRDefault="00973685">
          <w:pPr>
            <w:pStyle w:val="ListParagraph"/>
            <w:numPr>
              <w:ilvl w:val="0"/>
              <w:numId w:val="24"/>
            </w:numPr>
          </w:pPr>
          <w:r>
            <w:t>Mitigation controls are documented.</w:t>
          </w:r>
        </w:p>
        <w:p w14:paraId="7F09CF6E" w14:textId="77777777" w:rsidR="00973685" w:rsidRDefault="00973685">
          <w:pPr>
            <w:pStyle w:val="ListParagraph"/>
            <w:numPr>
              <w:ilvl w:val="0"/>
              <w:numId w:val="24"/>
            </w:numPr>
          </w:pPr>
          <w:r>
            <w:t>Regulatory and compliance obligations have been identified.</w:t>
          </w:r>
        </w:p>
        <w:p w14:paraId="3667B78E" w14:textId="77777777" w:rsidR="00973685" w:rsidRDefault="00973685">
          <w:pPr>
            <w:pStyle w:val="ListParagraph"/>
            <w:numPr>
              <w:ilvl w:val="0"/>
              <w:numId w:val="24"/>
            </w:numPr>
          </w:pPr>
          <w:r>
            <w:t>Residual risks are understood and accepted.</w:t>
          </w:r>
        </w:p>
        <w:p w14:paraId="23092D2A" w14:textId="1E53F806" w:rsidR="00A94263" w:rsidRPr="00870B4E" w:rsidRDefault="00973685" w:rsidP="00973685">
          <w:pPr>
            <w:rPr>
              <w:rFonts w:eastAsiaTheme="majorEastAsia" w:cs="Times New Roman (Headings CS)"/>
              <w:b/>
              <w:bCs/>
              <w:color w:val="0E2841" w:themeColor="text1"/>
              <w:sz w:val="36"/>
              <w:szCs w:val="40"/>
            </w:rPr>
          </w:pPr>
          <w:r w:rsidRPr="00870B4E">
            <w:rPr>
              <w:b/>
              <w:bCs/>
            </w:rPr>
            <w:t xml:space="preserve">A reader should be able to understand how information is protected, which security principles and controls have been applied, what threats and risks exist, and how the solution satisfies organisational security and compliance requirements. </w:t>
          </w:r>
          <w:r w:rsidR="00A94263" w:rsidRPr="00870B4E">
            <w:rPr>
              <w:b/>
              <w:bCs/>
            </w:rPr>
            <w:br w:type="page"/>
          </w:r>
        </w:p>
        <w:p w14:paraId="157E9643" w14:textId="5A1CEEFC" w:rsidR="00EE7BCA" w:rsidRDefault="00EE7BCA" w:rsidP="00EE7BCA">
          <w:pPr>
            <w:pStyle w:val="Heading1-NumberedList"/>
          </w:pPr>
          <w:bookmarkStart w:id="130" w:name="_Toc242170593"/>
          <w:r>
            <w:t>Security Architecture</w:t>
          </w:r>
          <w:bookmarkEnd w:id="130"/>
        </w:p>
        <w:p w14:paraId="34573BAB" w14:textId="77777777" w:rsidR="00EE7BCA" w:rsidRDefault="00EE7BCA" w:rsidP="00EE7BCA">
          <w:pPr>
            <w:tabs>
              <w:tab w:val="left" w:pos="1055"/>
            </w:tabs>
          </w:pPr>
          <w:r w:rsidRPr="009808AA">
            <w:rPr>
              <w:b/>
              <w:bCs/>
            </w:rPr>
            <w:t>Purpose</w:t>
          </w:r>
          <w:r>
            <w:t>: Describes how security requirements are addressed within the solution to protect information, systems, services and users. This section defines the security architecture, controls, principles and services required to manage risks, meet compliance obligations and support secure business operations.</w:t>
          </w:r>
        </w:p>
        <w:p w14:paraId="648B08CF" w14:textId="52C011A4" w:rsidR="005D7A0C" w:rsidRDefault="00BE13B5" w:rsidP="004C5EDC">
          <w:pPr>
            <w:keepNext/>
            <w:tabs>
              <w:tab w:val="left" w:pos="1055"/>
            </w:tabs>
            <w:jc w:val="center"/>
            <w:rPr>
              <w:b/>
              <w:bCs/>
              <w:color w:val="FF0000"/>
            </w:rPr>
          </w:pPr>
          <w:r>
            <w:rPr>
              <w:b/>
              <w:bCs/>
              <w:noProof/>
              <w:color w:val="FF0000"/>
            </w:rPr>
            <w:drawing>
              <wp:inline distT="0" distB="0" distL="0" distR="0" wp14:anchorId="3D44CC92" wp14:editId="3D326E59">
                <wp:extent cx="5761355" cy="4925695"/>
                <wp:effectExtent l="0" t="0" r="0" b="8255"/>
                <wp:docPr id="856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1355" cy="4925695"/>
                        </a:xfrm>
                        <a:prstGeom prst="rect">
                          <a:avLst/>
                        </a:prstGeom>
                        <a:noFill/>
                      </pic:spPr>
                    </pic:pic>
                  </a:graphicData>
                </a:graphic>
              </wp:inline>
            </w:drawing>
          </w:r>
        </w:p>
        <w:p w14:paraId="0E097B33" w14:textId="77777777" w:rsidR="005D7A0C" w:rsidRDefault="005D7A0C" w:rsidP="004C5EDC">
          <w:pPr>
            <w:keepNext/>
            <w:tabs>
              <w:tab w:val="left" w:pos="1055"/>
            </w:tabs>
            <w:jc w:val="center"/>
            <w:rPr>
              <w:b/>
              <w:bCs/>
              <w:color w:val="FF0000"/>
            </w:rPr>
          </w:pPr>
        </w:p>
        <w:p w14:paraId="65A10DB3" w14:textId="0FAB67E4" w:rsidR="004C5EDC" w:rsidRDefault="004C5EDC" w:rsidP="004C5EDC">
          <w:pPr>
            <w:pStyle w:val="Caption"/>
          </w:pPr>
          <w:bookmarkStart w:id="131" w:name="_Toc242170538"/>
          <w:bookmarkStart w:id="132" w:name="_Toc237962131"/>
          <w:r>
            <w:t xml:space="preserve">Figure </w:t>
          </w:r>
          <w:r>
            <w:fldChar w:fldCharType="begin"/>
          </w:r>
          <w:r>
            <w:instrText xml:space="preserve"> SEQ Figure \* ARABIC </w:instrText>
          </w:r>
          <w:r>
            <w:fldChar w:fldCharType="separate"/>
          </w:r>
          <w:r w:rsidR="001B50FC">
            <w:t>15</w:t>
          </w:r>
          <w:r>
            <w:fldChar w:fldCharType="end"/>
          </w:r>
          <w:r>
            <w:t xml:space="preserve"> - </w:t>
          </w:r>
          <w:commentRangeStart w:id="133"/>
          <w:r w:rsidRPr="005D6AEC">
            <w:t>Security Architecture Diagram</w:t>
          </w:r>
          <w:bookmarkEnd w:id="131"/>
          <w:commentRangeEnd w:id="133"/>
          <w:r w:rsidR="006046E3">
            <w:rPr>
              <w:rStyle w:val="CommentReference"/>
              <w:sz w:val="18"/>
              <w:szCs w:val="18"/>
            </w:rPr>
            <w:commentReference w:id="133"/>
          </w:r>
        </w:p>
        <w:p w14:paraId="15470E48" w14:textId="77777777" w:rsidR="00EE7BCA" w:rsidRDefault="00EE7BCA" w:rsidP="00EE7BCA">
          <w:pPr>
            <w:pStyle w:val="Heading2-NumberedList"/>
          </w:pPr>
          <w:bookmarkStart w:id="134" w:name="_Toc242170594"/>
          <w:bookmarkEnd w:id="132"/>
          <w:r>
            <w:t>Security Architecture Overview</w:t>
          </w:r>
          <w:bookmarkEnd w:id="134"/>
        </w:p>
        <w:p w14:paraId="61FB8C96" w14:textId="77777777" w:rsidR="00EE7BCA" w:rsidRDefault="00EE7BCA" w:rsidP="00EE7BCA">
          <w:pPr>
            <w:tabs>
              <w:tab w:val="left" w:pos="1055"/>
            </w:tabs>
          </w:pPr>
          <w:r>
            <w:t>Describes how security requirements are addressed within the solution and provides an overview of the security architecture approach.</w:t>
          </w:r>
        </w:p>
        <w:p w14:paraId="5DBABEA9" w14:textId="77777777" w:rsidR="00EC4DBC" w:rsidRDefault="00EC4DBC" w:rsidP="00EC4DBC">
          <w:pPr>
            <w:tabs>
              <w:tab w:val="left" w:pos="1055"/>
            </w:tabs>
          </w:pPr>
          <w:r>
            <w:t>Figure 15 illustrates the comprehensive Security Architecture model, structured across three operational tiers:</w:t>
          </w:r>
        </w:p>
        <w:p w14:paraId="60314883" w14:textId="525593EF" w:rsidR="00EC4DBC" w:rsidRDefault="00EC4DBC">
          <w:pPr>
            <w:pStyle w:val="ListParagraph"/>
            <w:numPr>
              <w:ilvl w:val="0"/>
              <w:numId w:val="34"/>
            </w:numPr>
            <w:tabs>
              <w:tab w:val="left" w:pos="1055"/>
            </w:tabs>
          </w:pPr>
          <w:r>
            <w:t>Security Configurations (Admin time): Establishes foundational security policies and administrative controls, encompassing baseline tenant configurations, network Access Control Lists (ACLs), application and API authorization settings, and Attack Protection Suite rules.</w:t>
          </w:r>
        </w:p>
        <w:p w14:paraId="5DB7B1BD" w14:textId="6BBEBCD6" w:rsidR="00EC4DBC" w:rsidRDefault="00EC4DBC">
          <w:pPr>
            <w:pStyle w:val="ListParagraph"/>
            <w:numPr>
              <w:ilvl w:val="0"/>
              <w:numId w:val="34"/>
            </w:numPr>
            <w:tabs>
              <w:tab w:val="left" w:pos="1055"/>
            </w:tabs>
          </w:pPr>
          <w:r>
            <w:t>Secure Experience (Request time): Governs dynamic runtime protection across user interaction stages: defending against automated high-velocity attacks and account creation fraud for unknown customers before login; safeguarding against credential targeting and password attacks for known customers at login; and protecting against MFA bypass, session hijacking, and token replay for repeat, trusted customers after login.</w:t>
          </w:r>
        </w:p>
        <w:p w14:paraId="6FDEB9B3" w14:textId="63CE5BE2" w:rsidR="00B556E3" w:rsidRDefault="00EC4DBC">
          <w:pPr>
            <w:pStyle w:val="ListParagraph"/>
            <w:numPr>
              <w:ilvl w:val="0"/>
              <w:numId w:val="34"/>
            </w:numPr>
            <w:tabs>
              <w:tab w:val="left" w:pos="1055"/>
            </w:tabs>
          </w:pPr>
          <w:r>
            <w:t>Security Operations (Ops time): Provides operational oversight through threat detection analytics and automated incident response capabilities. Auth0 will stream tenant audit logs to SIEM systems like Datadog and Sentinel. Downstream thresholds, alerts &amp; dashboards may be configured there.</w:t>
          </w:r>
        </w:p>
        <w:p w14:paraId="28BBE627" w14:textId="77777777" w:rsidR="00B556E3" w:rsidRDefault="00B556E3" w:rsidP="00EE7BCA">
          <w:pPr>
            <w:tabs>
              <w:tab w:val="left" w:pos="1055"/>
            </w:tabs>
          </w:pPr>
        </w:p>
        <w:p w14:paraId="2350B03F" w14:textId="123A4273" w:rsidR="00EE7BCA" w:rsidRDefault="00EE7BCA" w:rsidP="00EE7BCA">
          <w:pPr>
            <w:tabs>
              <w:tab w:val="left" w:pos="1055"/>
            </w:tabs>
          </w:pPr>
          <w:r>
            <w:t xml:space="preserve">The </w:t>
          </w:r>
          <w:r w:rsidR="00DB746B">
            <w:t xml:space="preserve">Auth0 </w:t>
          </w:r>
          <w:r w:rsidR="00DF24A6">
            <w:t xml:space="preserve">SaaS </w:t>
          </w:r>
          <w:r>
            <w:t>solution adopts a security-by-design approach that incorporates identity management, access control, data protection, monitoring and audit capabilities throughout the solution lifecycle. Security controls are aligned to enterprise security standards, regulatory obligations and risk management requirements.</w:t>
          </w:r>
        </w:p>
        <w:p w14:paraId="75A362E5" w14:textId="43918AB9" w:rsidR="00DF24A6" w:rsidRDefault="00DF24A6" w:rsidP="00EE7BCA">
          <w:pPr>
            <w:tabs>
              <w:tab w:val="left" w:pos="1055"/>
            </w:tabs>
          </w:pPr>
          <w:r>
            <w:t>From a compliance point of view, Okta</w:t>
          </w:r>
          <w:r w:rsidR="00FC5608">
            <w:t xml:space="preserve">, the parent company of Auth0 </w:t>
          </w:r>
          <w:r w:rsidR="002B7072">
            <w:t xml:space="preserve">has comprehensive </w:t>
          </w:r>
          <w:r w:rsidR="000333DC">
            <w:t>certification information and document</w:t>
          </w:r>
          <w:r w:rsidR="003E4BB9">
            <w:t>ation</w:t>
          </w:r>
          <w:r w:rsidR="000333DC">
            <w:t xml:space="preserve"> available </w:t>
          </w:r>
          <w:r w:rsidR="00D26BDB">
            <w:t xml:space="preserve">at the </w:t>
          </w:r>
          <w:r w:rsidR="000D714F">
            <w:t>following links:</w:t>
          </w:r>
        </w:p>
        <w:p w14:paraId="76590B95" w14:textId="06D8467A" w:rsidR="000D714F" w:rsidRDefault="000D714F">
          <w:pPr>
            <w:pStyle w:val="ListParagraph"/>
            <w:numPr>
              <w:ilvl w:val="0"/>
              <w:numId w:val="33"/>
            </w:numPr>
            <w:tabs>
              <w:tab w:val="left" w:pos="1055"/>
            </w:tabs>
          </w:pPr>
          <w:hyperlink r:id="rId38" w:history="1">
            <w:r w:rsidRPr="00D213D5">
              <w:rPr>
                <w:rStyle w:val="Hyperlink"/>
              </w:rPr>
              <w:t>Okta Security Trust Centre</w:t>
            </w:r>
          </w:hyperlink>
        </w:p>
        <w:p w14:paraId="1AA326F2" w14:textId="43E859E4" w:rsidR="000D714F" w:rsidRDefault="008D5D1B">
          <w:pPr>
            <w:pStyle w:val="ListParagraph"/>
            <w:numPr>
              <w:ilvl w:val="0"/>
              <w:numId w:val="33"/>
            </w:numPr>
            <w:tabs>
              <w:tab w:val="left" w:pos="1055"/>
            </w:tabs>
          </w:pPr>
          <w:hyperlink r:id="rId39" w:history="1">
            <w:r w:rsidRPr="00D213D5">
              <w:rPr>
                <w:rStyle w:val="Hyperlink"/>
              </w:rPr>
              <w:t>Okta threat intelligence research and advisories</w:t>
            </w:r>
          </w:hyperlink>
        </w:p>
        <w:p w14:paraId="385F4589" w14:textId="76B9A93C" w:rsidR="00D213D5" w:rsidRDefault="00D213D5">
          <w:pPr>
            <w:pStyle w:val="ListParagraph"/>
            <w:numPr>
              <w:ilvl w:val="0"/>
              <w:numId w:val="33"/>
            </w:numPr>
            <w:tabs>
              <w:tab w:val="left" w:pos="1055"/>
            </w:tabs>
          </w:pPr>
          <w:hyperlink r:id="rId40" w:history="1">
            <w:r w:rsidRPr="0070063C">
              <w:rPr>
                <w:rStyle w:val="Hyperlink"/>
              </w:rPr>
              <w:t>Okta Security Blog</w:t>
            </w:r>
          </w:hyperlink>
        </w:p>
        <w:p w14:paraId="69861629" w14:textId="77777777" w:rsidR="00EE7BCA" w:rsidRDefault="00EE7BCA" w:rsidP="00EE7BCA">
          <w:pPr>
            <w:tabs>
              <w:tab w:val="left" w:pos="1055"/>
            </w:tabs>
          </w:pPr>
        </w:p>
        <w:p w14:paraId="580D025A" w14:textId="77777777" w:rsidR="00EE7BCA" w:rsidRDefault="00EE7BCA" w:rsidP="00EE7BCA">
          <w:pPr>
            <w:pStyle w:val="Heading2-NumberedList"/>
          </w:pPr>
          <w:bookmarkStart w:id="135" w:name="_Toc242170595"/>
          <w:r>
            <w:t>Security Architecture Principles and Standards</w:t>
          </w:r>
          <w:bookmarkEnd w:id="135"/>
        </w:p>
        <w:p w14:paraId="06202046" w14:textId="77777777" w:rsidR="00EE7BCA" w:rsidRDefault="00EE7BCA" w:rsidP="00EE7BCA">
          <w:pPr>
            <w:tabs>
              <w:tab w:val="left" w:pos="1055"/>
            </w:tabs>
          </w:pPr>
          <w:r>
            <w:t>Defines the security principles, standards and policies that govern security architecture and implementation.</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75127C66"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78408819" w14:textId="77777777" w:rsidR="00EE7BCA" w:rsidRPr="00CF5342" w:rsidRDefault="00EE7BCA">
                <w:pPr>
                  <w:pStyle w:val="TableHeading"/>
                  <w:tabs>
                    <w:tab w:val="left" w:pos="1055"/>
                  </w:tabs>
                </w:pPr>
                <w:r w:rsidRPr="007D07DB">
                  <w:t>Principle</w:t>
                </w:r>
              </w:p>
            </w:tc>
            <w:tc>
              <w:tcPr>
                <w:tcW w:w="4961" w:type="dxa"/>
                <w:vAlign w:val="top"/>
              </w:tcPr>
              <w:p w14:paraId="5EB23119"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7D07DB">
                  <w:t>Application</w:t>
                </w:r>
              </w:p>
            </w:tc>
          </w:tr>
          <w:tr w:rsidR="00EE7BCA" w:rsidRPr="00BB5816" w14:paraId="6E2155C7"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13B399B" w14:textId="77777777" w:rsidR="00EE7BCA" w:rsidRPr="00B44420" w:rsidRDefault="00EE7BCA">
                <w:pPr>
                  <w:pStyle w:val="TableSubHeading"/>
                  <w:tabs>
                    <w:tab w:val="left" w:pos="954"/>
                  </w:tabs>
                </w:pPr>
                <w:r w:rsidRPr="007D07DB">
                  <w:t>Security by Design</w:t>
                </w:r>
              </w:p>
            </w:tc>
            <w:tc>
              <w:tcPr>
                <w:tcW w:w="4961" w:type="dxa"/>
                <w:tcBorders>
                  <w:top w:val="nil"/>
                  <w:bottom w:val="nil"/>
                </w:tcBorders>
                <w:vAlign w:val="top"/>
              </w:tcPr>
              <w:p w14:paraId="381DE685"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10236">
                  <w:rPr>
                    <w:rFonts w:asciiTheme="minorHAnsi" w:hAnsiTheme="minorHAnsi"/>
                    <w:sz w:val="18"/>
                    <w:szCs w:val="18"/>
                  </w:rPr>
                  <w:t>Security requirements incorporated from project inception</w:t>
                </w:r>
              </w:p>
            </w:tc>
          </w:tr>
          <w:tr w:rsidR="00EE7BCA" w:rsidRPr="007E5415" w14:paraId="5AA0793D"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FE4AEDA" w14:textId="77777777" w:rsidR="00EE7BCA" w:rsidRPr="00EF1989" w:rsidRDefault="00EE7BCA">
                <w:pPr>
                  <w:pStyle w:val="TableSubHeading"/>
                  <w:tabs>
                    <w:tab w:val="left" w:pos="938"/>
                  </w:tabs>
                </w:pPr>
                <w:r w:rsidRPr="00410236">
                  <w:t>Zero Trust</w:t>
                </w:r>
              </w:p>
            </w:tc>
            <w:tc>
              <w:tcPr>
                <w:tcW w:w="4961" w:type="dxa"/>
                <w:tcBorders>
                  <w:top w:val="single" w:sz="4" w:space="0" w:color="F2F2F2" w:themeColor="background1" w:themeShade="F2"/>
                  <w:bottom w:val="single" w:sz="4" w:space="0" w:color="F2F2F2" w:themeColor="background1" w:themeShade="F2"/>
                </w:tcBorders>
                <w:vAlign w:val="top"/>
              </w:tcPr>
              <w:p w14:paraId="5314A8E7" w14:textId="77777777" w:rsidR="00EE7BCA" w:rsidRPr="003B66D0" w:rsidRDefault="00EE7BCA">
                <w:pPr>
                  <w:keepNext/>
                  <w:tabs>
                    <w:tab w:val="left" w:pos="1139"/>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10236">
                  <w:rPr>
                    <w:rFonts w:asciiTheme="minorHAnsi" w:hAnsiTheme="minorHAnsi"/>
                    <w:sz w:val="18"/>
                    <w:szCs w:val="18"/>
                  </w:rPr>
                  <w:t>All users and services are verified before access is granted</w:t>
                </w:r>
              </w:p>
            </w:tc>
          </w:tr>
          <w:tr w:rsidR="00EE7BCA" w:rsidRPr="007E5415" w14:paraId="451608C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957F266" w14:textId="77777777" w:rsidR="00EE7BCA" w:rsidRPr="001F578E" w:rsidRDefault="00EE7BCA">
                <w:pPr>
                  <w:pStyle w:val="TableSubHeading"/>
                </w:pPr>
                <w:r w:rsidRPr="00410236">
                  <w:t>Least Privilege</w:t>
                </w:r>
              </w:p>
            </w:tc>
            <w:tc>
              <w:tcPr>
                <w:tcW w:w="4961" w:type="dxa"/>
                <w:tcBorders>
                  <w:top w:val="single" w:sz="4" w:space="0" w:color="F2F2F2" w:themeColor="background1" w:themeShade="F2"/>
                  <w:bottom w:val="single" w:sz="4" w:space="0" w:color="F2F2F2" w:themeColor="background1" w:themeShade="F2"/>
                </w:tcBorders>
                <w:vAlign w:val="top"/>
              </w:tcPr>
              <w:p w14:paraId="1DFB19B5"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B3A53">
                  <w:rPr>
                    <w:rFonts w:asciiTheme="minorHAnsi" w:hAnsiTheme="minorHAnsi"/>
                    <w:sz w:val="18"/>
                    <w:szCs w:val="18"/>
                  </w:rPr>
                  <w:t>Access is restricted to the minimum required permissions</w:t>
                </w:r>
              </w:p>
            </w:tc>
          </w:tr>
          <w:tr w:rsidR="00EE7BCA" w:rsidRPr="007E5415" w14:paraId="1109D4D5"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95A78FA" w14:textId="77777777" w:rsidR="00EE7BCA" w:rsidRPr="00DF4627" w:rsidRDefault="00EE7BCA">
                <w:pPr>
                  <w:pStyle w:val="TableSubHeading"/>
                </w:pPr>
                <w:r w:rsidRPr="00410236">
                  <w:t>Defence in Depth</w:t>
                </w:r>
              </w:p>
            </w:tc>
            <w:tc>
              <w:tcPr>
                <w:tcW w:w="4961" w:type="dxa"/>
                <w:tcBorders>
                  <w:top w:val="single" w:sz="4" w:space="0" w:color="F2F2F2" w:themeColor="background1" w:themeShade="F2"/>
                  <w:bottom w:val="single" w:sz="4" w:space="0" w:color="F2F2F2" w:themeColor="background1" w:themeShade="F2"/>
                </w:tcBorders>
                <w:vAlign w:val="top"/>
              </w:tcPr>
              <w:p w14:paraId="1EDFF6C0"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B3A53">
                  <w:rPr>
                    <w:rFonts w:asciiTheme="minorHAnsi" w:hAnsiTheme="minorHAnsi"/>
                    <w:sz w:val="18"/>
                    <w:szCs w:val="18"/>
                  </w:rPr>
                  <w:t>Multiple layers of security controls are implemented</w:t>
                </w:r>
              </w:p>
            </w:tc>
          </w:tr>
          <w:tr w:rsidR="00EE7BCA" w:rsidRPr="007E5415" w14:paraId="0EC7B93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136A1E1" w14:textId="77777777" w:rsidR="00EE7BCA" w:rsidRPr="00EC5077" w:rsidRDefault="00EE7BCA">
                <w:pPr>
                  <w:pStyle w:val="TableSubHeading"/>
                </w:pPr>
                <w:r w:rsidRPr="00410236">
                  <w:t>Secure by Default</w:t>
                </w:r>
              </w:p>
            </w:tc>
            <w:tc>
              <w:tcPr>
                <w:tcW w:w="4961" w:type="dxa"/>
                <w:tcBorders>
                  <w:top w:val="single" w:sz="4" w:space="0" w:color="F2F2F2" w:themeColor="background1" w:themeShade="F2"/>
                  <w:bottom w:val="single" w:sz="12" w:space="0" w:color="003E8F"/>
                </w:tcBorders>
                <w:vAlign w:val="top"/>
              </w:tcPr>
              <w:p w14:paraId="67ED1EE9" w14:textId="77777777" w:rsidR="00EE7BCA" w:rsidRPr="00027926" w:rsidRDefault="00EE7BCA" w:rsidP="004D3AF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B3A53">
                  <w:rPr>
                    <w:rFonts w:asciiTheme="minorHAnsi" w:hAnsiTheme="minorHAnsi"/>
                    <w:sz w:val="18"/>
                    <w:szCs w:val="18"/>
                  </w:rPr>
                  <w:t>Systems are configured with secure default settings</w:t>
                </w:r>
              </w:p>
            </w:tc>
          </w:tr>
        </w:tbl>
        <w:p w14:paraId="69EC375B" w14:textId="41A53303" w:rsidR="004D3AFD" w:rsidRDefault="004D3AFD">
          <w:pPr>
            <w:pStyle w:val="Caption"/>
          </w:pPr>
          <w:bookmarkStart w:id="136" w:name="_Toc242170492"/>
          <w:r>
            <w:t xml:space="preserve">Table </w:t>
          </w:r>
          <w:r w:rsidR="0012787A">
            <w:fldChar w:fldCharType="begin"/>
          </w:r>
          <w:r w:rsidR="0012787A">
            <w:instrText xml:space="preserve"> SEQ Table \* ARABIC </w:instrText>
          </w:r>
          <w:r w:rsidR="0012787A">
            <w:fldChar w:fldCharType="separate"/>
          </w:r>
          <w:r w:rsidR="00D2291F">
            <w:t>24</w:t>
          </w:r>
          <w:r w:rsidR="0012787A">
            <w:fldChar w:fldCharType="end"/>
          </w:r>
          <w:r>
            <w:t xml:space="preserve"> - </w:t>
          </w:r>
          <w:r w:rsidRPr="00F50542">
            <w:t>Security Architecture Principles and Standards</w:t>
          </w:r>
          <w:bookmarkEnd w:id="136"/>
        </w:p>
        <w:p w14:paraId="542A70B1" w14:textId="77777777" w:rsidR="00EE7BCA" w:rsidRPr="00F83223" w:rsidRDefault="00EE7BCA" w:rsidP="00EE7BCA">
          <w:pPr>
            <w:rPr>
              <w:lang w:val="en-US"/>
            </w:rPr>
          </w:pPr>
        </w:p>
        <w:p w14:paraId="7B3227F7" w14:textId="77777777" w:rsidR="00EE7BCA" w:rsidRDefault="00EE7BCA" w:rsidP="00EE7BCA">
          <w:pPr>
            <w:pStyle w:val="Heading2-NumberedList"/>
          </w:pPr>
          <w:bookmarkStart w:id="137" w:name="_Toc242170596"/>
          <w:r>
            <w:t>Security Architecture Components</w:t>
          </w:r>
          <w:bookmarkEnd w:id="137"/>
        </w:p>
        <w:p w14:paraId="4E341DA0" w14:textId="77777777" w:rsidR="00EE7BCA" w:rsidRDefault="00EE7BCA" w:rsidP="00EE7BCA">
          <w:pPr>
            <w:tabs>
              <w:tab w:val="left" w:pos="1055"/>
            </w:tabs>
          </w:pPr>
          <w:r>
            <w:t>Identifies the security services, controls and platforms used to protect the solution.</w:t>
          </w:r>
        </w:p>
        <w:p w14:paraId="4061565F" w14:textId="77777777" w:rsidR="00EE7BCA" w:rsidRPr="00741890" w:rsidRDefault="00EE7BCA" w:rsidP="004C5EDC">
          <w:pPr>
            <w:keepNext/>
            <w:tabs>
              <w:tab w:val="left" w:pos="1055"/>
            </w:tabs>
            <w:jc w:val="center"/>
            <w:rPr>
              <w:b/>
              <w:bCs/>
              <w:color w:val="FF0000"/>
            </w:rPr>
          </w:pPr>
          <w:commentRangeStart w:id="138"/>
          <w:r w:rsidRPr="00741890">
            <w:rPr>
              <w:b/>
              <w:bCs/>
              <w:color w:val="FF0000"/>
            </w:rPr>
            <w:t>[PLACEHOLDER]</w:t>
          </w:r>
          <w:commentRangeEnd w:id="138"/>
          <w:r w:rsidR="006046E3" w:rsidRPr="00741890">
            <w:rPr>
              <w:rStyle w:val="CommentReference"/>
              <w:b/>
              <w:bCs/>
              <w:color w:val="FF0000"/>
              <w:sz w:val="20"/>
              <w:szCs w:val="20"/>
            </w:rPr>
            <w:commentReference w:id="138"/>
          </w:r>
        </w:p>
        <w:p w14:paraId="6C309BAF" w14:textId="5B9C2723" w:rsidR="004C5EDC" w:rsidRDefault="004C5EDC" w:rsidP="004C5EDC">
          <w:pPr>
            <w:pStyle w:val="Caption"/>
          </w:pPr>
          <w:bookmarkStart w:id="139" w:name="_Toc242170539"/>
          <w:bookmarkStart w:id="140" w:name="_Toc237962132"/>
          <w:r>
            <w:t xml:space="preserve">Figure </w:t>
          </w:r>
          <w:r>
            <w:fldChar w:fldCharType="begin"/>
          </w:r>
          <w:r>
            <w:instrText xml:space="preserve"> SEQ Figure \* ARABIC </w:instrText>
          </w:r>
          <w:r>
            <w:fldChar w:fldCharType="separate"/>
          </w:r>
          <w:r w:rsidR="001B50FC">
            <w:t>16</w:t>
          </w:r>
          <w:r>
            <w:fldChar w:fldCharType="end"/>
          </w:r>
          <w:r>
            <w:t xml:space="preserve"> - </w:t>
          </w:r>
          <w:r w:rsidRPr="00DE0118">
            <w:t>Security Controls Model</w:t>
          </w:r>
          <w:bookmarkEnd w:id="139"/>
        </w:p>
        <w:bookmarkEnd w:id="140"/>
        <w:p w14:paraId="7BF73399" w14:textId="368F8FAD" w:rsidR="00EE7BCA" w:rsidRPr="00FE5A67"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41687D46"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5837A8E" w14:textId="77777777" w:rsidR="00EE7BCA" w:rsidRPr="00CF5342" w:rsidRDefault="00EE7BCA">
                <w:pPr>
                  <w:pStyle w:val="TableHeading"/>
                  <w:tabs>
                    <w:tab w:val="left" w:pos="1055"/>
                  </w:tabs>
                </w:pPr>
                <w:r w:rsidRPr="001B1B4C">
                  <w:t>Security Component</w:t>
                </w:r>
              </w:p>
            </w:tc>
            <w:tc>
              <w:tcPr>
                <w:tcW w:w="4961" w:type="dxa"/>
                <w:vAlign w:val="top"/>
              </w:tcPr>
              <w:p w14:paraId="30016ABC"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1B1B4C">
                  <w:t>Responsibility</w:t>
                </w:r>
              </w:p>
            </w:tc>
          </w:tr>
          <w:tr w:rsidR="00EE7BCA" w:rsidRPr="00BB5816" w14:paraId="4232CEE2"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09AAB23" w14:textId="77777777" w:rsidR="00EE7BCA" w:rsidRPr="00B44420" w:rsidRDefault="00EE7BCA">
                <w:pPr>
                  <w:pStyle w:val="TableSubHeading"/>
                  <w:tabs>
                    <w:tab w:val="left" w:pos="954"/>
                  </w:tabs>
                </w:pPr>
                <w:r w:rsidRPr="001B1B4C">
                  <w:t>Identity Provider</w:t>
                </w:r>
              </w:p>
            </w:tc>
            <w:tc>
              <w:tcPr>
                <w:tcW w:w="4961" w:type="dxa"/>
                <w:tcBorders>
                  <w:top w:val="nil"/>
                  <w:bottom w:val="nil"/>
                </w:tcBorders>
                <w:vAlign w:val="top"/>
              </w:tcPr>
              <w:p w14:paraId="28A44D36"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C0F60">
                  <w:rPr>
                    <w:rFonts w:asciiTheme="minorHAnsi" w:hAnsiTheme="minorHAnsi"/>
                    <w:sz w:val="18"/>
                    <w:szCs w:val="18"/>
                  </w:rPr>
                  <w:t>Authentication and identity management</w:t>
                </w:r>
              </w:p>
            </w:tc>
          </w:tr>
          <w:tr w:rsidR="00EE7BCA" w:rsidRPr="007E5415" w14:paraId="6512ED4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2378BC5" w14:textId="77777777" w:rsidR="00EE7BCA" w:rsidRPr="00EF1989" w:rsidRDefault="00EE7BCA">
                <w:pPr>
                  <w:pStyle w:val="TableSubHeading"/>
                  <w:tabs>
                    <w:tab w:val="left" w:pos="938"/>
                  </w:tabs>
                </w:pPr>
                <w:r w:rsidRPr="001B1B4C">
                  <w:t>Access Management Service</w:t>
                </w:r>
              </w:p>
            </w:tc>
            <w:tc>
              <w:tcPr>
                <w:tcW w:w="4961" w:type="dxa"/>
                <w:tcBorders>
                  <w:top w:val="single" w:sz="4" w:space="0" w:color="F2F2F2" w:themeColor="background1" w:themeShade="F2"/>
                  <w:bottom w:val="single" w:sz="4" w:space="0" w:color="F2F2F2" w:themeColor="background1" w:themeShade="F2"/>
                </w:tcBorders>
                <w:vAlign w:val="top"/>
              </w:tcPr>
              <w:p w14:paraId="17F9CBFA" w14:textId="77777777" w:rsidR="00EE7BCA" w:rsidRPr="003B66D0" w:rsidRDefault="00EE7BCA">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C0F60">
                  <w:rPr>
                    <w:rFonts w:asciiTheme="minorHAnsi" w:hAnsiTheme="minorHAnsi"/>
                    <w:sz w:val="18"/>
                    <w:szCs w:val="18"/>
                  </w:rPr>
                  <w:t>Role and permission management</w:t>
                </w:r>
              </w:p>
            </w:tc>
          </w:tr>
          <w:tr w:rsidR="00EE7BCA" w:rsidRPr="007E5415" w14:paraId="1E3FC4D5"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225336E" w14:textId="77777777" w:rsidR="00EE7BCA" w:rsidRPr="001F578E" w:rsidRDefault="00EE7BCA">
                <w:pPr>
                  <w:pStyle w:val="TableSubHeading"/>
                </w:pPr>
                <w:r w:rsidRPr="009C0F60">
                  <w:t>Multi-Factor Authentication Service</w:t>
                </w:r>
              </w:p>
            </w:tc>
            <w:tc>
              <w:tcPr>
                <w:tcW w:w="4961" w:type="dxa"/>
                <w:tcBorders>
                  <w:top w:val="single" w:sz="4" w:space="0" w:color="F2F2F2" w:themeColor="background1" w:themeShade="F2"/>
                  <w:bottom w:val="single" w:sz="4" w:space="0" w:color="F2F2F2" w:themeColor="background1" w:themeShade="F2"/>
                </w:tcBorders>
                <w:vAlign w:val="top"/>
              </w:tcPr>
              <w:p w14:paraId="0832C1C1"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51197">
                  <w:rPr>
                    <w:rFonts w:asciiTheme="minorHAnsi" w:hAnsiTheme="minorHAnsi"/>
                    <w:sz w:val="18"/>
                    <w:szCs w:val="18"/>
                  </w:rPr>
                  <w:t>Enhanced user verification</w:t>
                </w:r>
              </w:p>
            </w:tc>
          </w:tr>
          <w:tr w:rsidR="00EE7BCA" w:rsidRPr="007E5415" w14:paraId="280158D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F6EF04E" w14:textId="77777777" w:rsidR="00EE7BCA" w:rsidRPr="00DF4627" w:rsidRDefault="00EE7BCA">
                <w:pPr>
                  <w:pStyle w:val="TableSubHeading"/>
                  <w:tabs>
                    <w:tab w:val="left" w:pos="971"/>
                  </w:tabs>
                </w:pPr>
                <w:r w:rsidRPr="009C0F60">
                  <w:t>Security Monitoring Platform</w:t>
                </w:r>
              </w:p>
            </w:tc>
            <w:tc>
              <w:tcPr>
                <w:tcW w:w="4961" w:type="dxa"/>
                <w:tcBorders>
                  <w:top w:val="single" w:sz="4" w:space="0" w:color="F2F2F2" w:themeColor="background1" w:themeShade="F2"/>
                  <w:bottom w:val="single" w:sz="4" w:space="0" w:color="F2F2F2" w:themeColor="background1" w:themeShade="F2"/>
                </w:tcBorders>
                <w:vAlign w:val="top"/>
              </w:tcPr>
              <w:p w14:paraId="2E059A68"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51197">
                  <w:rPr>
                    <w:rFonts w:asciiTheme="minorHAnsi" w:hAnsiTheme="minorHAnsi"/>
                    <w:sz w:val="18"/>
                    <w:szCs w:val="18"/>
                  </w:rPr>
                  <w:t>Threat detection and audit monitoring</w:t>
                </w:r>
              </w:p>
            </w:tc>
          </w:tr>
          <w:tr w:rsidR="00EE7BCA" w:rsidRPr="007E5415" w14:paraId="1AA4B3F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6BA9190" w14:textId="77777777" w:rsidR="00EE7BCA" w:rsidRPr="00EC5077" w:rsidRDefault="00EE7BCA">
                <w:pPr>
                  <w:pStyle w:val="TableSubHeading"/>
                </w:pPr>
                <w:r w:rsidRPr="009C0F60">
                  <w:t>Encryption Service</w:t>
                </w:r>
              </w:p>
            </w:tc>
            <w:tc>
              <w:tcPr>
                <w:tcW w:w="4961" w:type="dxa"/>
                <w:tcBorders>
                  <w:top w:val="single" w:sz="4" w:space="0" w:color="F2F2F2" w:themeColor="background1" w:themeShade="F2"/>
                  <w:bottom w:val="single" w:sz="4" w:space="0" w:color="F2F2F2" w:themeColor="background1" w:themeShade="F2"/>
                </w:tcBorders>
                <w:vAlign w:val="top"/>
              </w:tcPr>
              <w:p w14:paraId="4E6F3081"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51197">
                  <w:rPr>
                    <w:rFonts w:asciiTheme="minorHAnsi" w:hAnsiTheme="minorHAnsi"/>
                    <w:sz w:val="18"/>
                    <w:szCs w:val="18"/>
                  </w:rPr>
                  <w:t>Data protection and key management</w:t>
                </w:r>
              </w:p>
            </w:tc>
          </w:tr>
          <w:tr w:rsidR="00EE7BCA" w:rsidRPr="007E5415" w14:paraId="5E65EEB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3B998C56" w14:textId="77777777" w:rsidR="00EE7BCA" w:rsidRPr="00EC5077" w:rsidRDefault="00EE7BCA">
                <w:pPr>
                  <w:pStyle w:val="TableSubHeading"/>
                </w:pPr>
                <w:r w:rsidRPr="009C0F60">
                  <w:t>Audit Logging Service</w:t>
                </w:r>
              </w:p>
            </w:tc>
            <w:tc>
              <w:tcPr>
                <w:tcW w:w="4961" w:type="dxa"/>
                <w:tcBorders>
                  <w:top w:val="single" w:sz="4" w:space="0" w:color="F2F2F2" w:themeColor="background1" w:themeShade="F2"/>
                  <w:bottom w:val="single" w:sz="12" w:space="0" w:color="003E8F"/>
                </w:tcBorders>
                <w:vAlign w:val="top"/>
              </w:tcPr>
              <w:p w14:paraId="0CA98527"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51197">
                  <w:rPr>
                    <w:rFonts w:asciiTheme="minorHAnsi" w:hAnsiTheme="minorHAnsi"/>
                    <w:sz w:val="18"/>
                    <w:szCs w:val="18"/>
                  </w:rPr>
                  <w:t>Security and compliance logging</w:t>
                </w:r>
              </w:p>
            </w:tc>
          </w:tr>
        </w:tbl>
        <w:p w14:paraId="069BA9DE" w14:textId="7D434369" w:rsidR="00E6668B" w:rsidRDefault="00EE7BCA" w:rsidP="00E6668B">
          <w:pPr>
            <w:pStyle w:val="Caption"/>
            <w:keepNext/>
          </w:pPr>
          <w:bookmarkStart w:id="141" w:name="_Toc242170493"/>
          <w:r>
            <w:t xml:space="preserve">Table </w:t>
          </w:r>
          <w:r w:rsidR="0012787A">
            <w:fldChar w:fldCharType="begin"/>
          </w:r>
          <w:r w:rsidR="0012787A">
            <w:instrText xml:space="preserve"> SEQ Table \* ARABIC </w:instrText>
          </w:r>
          <w:r w:rsidR="0012787A">
            <w:fldChar w:fldCharType="separate"/>
          </w:r>
          <w:r w:rsidR="00D2291F">
            <w:t>25</w:t>
          </w:r>
          <w:r w:rsidR="0012787A">
            <w:fldChar w:fldCharType="end"/>
          </w:r>
          <w:r>
            <w:t xml:space="preserve"> - </w:t>
          </w:r>
          <w:r w:rsidRPr="006E248D">
            <w:t xml:space="preserve">Security Architecture </w:t>
          </w:r>
          <w:r>
            <w:t>Components</w:t>
          </w:r>
          <w:bookmarkEnd w:id="141"/>
        </w:p>
        <w:p w14:paraId="50194B13" w14:textId="77777777" w:rsidR="00EE7BCA" w:rsidRPr="00F83223" w:rsidRDefault="00EE7BCA" w:rsidP="00EE7BCA">
          <w:pPr>
            <w:rPr>
              <w:lang w:val="en-US"/>
            </w:rPr>
          </w:pPr>
        </w:p>
        <w:p w14:paraId="7561F3B0" w14:textId="77777777" w:rsidR="00EE7BCA" w:rsidRDefault="00EE7BCA" w:rsidP="00EE7BCA">
          <w:pPr>
            <w:pStyle w:val="Heading2-NumberedList"/>
          </w:pPr>
          <w:bookmarkStart w:id="142" w:name="_Toc242170597"/>
          <w:r>
            <w:t>Security Architecture Interactions and Flows</w:t>
          </w:r>
          <w:bookmarkEnd w:id="142"/>
        </w:p>
        <w:p w14:paraId="49CE9455" w14:textId="77777777" w:rsidR="00EE7BCA" w:rsidRDefault="00EE7BCA" w:rsidP="00EE7BCA">
          <w:pPr>
            <w:tabs>
              <w:tab w:val="left" w:pos="1055"/>
            </w:tabs>
          </w:pPr>
          <w:r>
            <w:t>Describes how security controls operate across users, systems, services and data flows.</w:t>
          </w:r>
        </w:p>
        <w:p w14:paraId="151D6237" w14:textId="77777777" w:rsidR="00EE7BCA" w:rsidRPr="00E20938" w:rsidRDefault="00EE7BCA" w:rsidP="004C5EDC">
          <w:pPr>
            <w:keepNext/>
            <w:tabs>
              <w:tab w:val="left" w:pos="1055"/>
            </w:tabs>
            <w:jc w:val="center"/>
            <w:rPr>
              <w:b/>
              <w:bCs/>
              <w:color w:val="FF0000"/>
            </w:rPr>
          </w:pPr>
          <w:commentRangeStart w:id="143"/>
          <w:r w:rsidRPr="00E20938">
            <w:rPr>
              <w:b/>
              <w:bCs/>
              <w:color w:val="FF0000"/>
            </w:rPr>
            <w:t>[PLACEHOLDER]</w:t>
          </w:r>
          <w:commentRangeEnd w:id="143"/>
          <w:r w:rsidR="006046E3" w:rsidRPr="00E20938">
            <w:rPr>
              <w:rStyle w:val="CommentReference"/>
              <w:b/>
              <w:bCs/>
              <w:color w:val="FF0000"/>
              <w:sz w:val="20"/>
              <w:szCs w:val="20"/>
            </w:rPr>
            <w:commentReference w:id="143"/>
          </w:r>
        </w:p>
        <w:p w14:paraId="1BA95C96" w14:textId="10AE37D0" w:rsidR="004C5EDC" w:rsidRDefault="004C5EDC" w:rsidP="004C5EDC">
          <w:pPr>
            <w:pStyle w:val="Caption"/>
          </w:pPr>
          <w:bookmarkStart w:id="144" w:name="_Toc242170540"/>
          <w:bookmarkStart w:id="145" w:name="_Toc237962133"/>
          <w:r>
            <w:t xml:space="preserve">Figure </w:t>
          </w:r>
          <w:r>
            <w:fldChar w:fldCharType="begin"/>
          </w:r>
          <w:r>
            <w:instrText xml:space="preserve"> SEQ Figure \* ARABIC </w:instrText>
          </w:r>
          <w:r>
            <w:fldChar w:fldCharType="separate"/>
          </w:r>
          <w:r w:rsidR="001B50FC">
            <w:t>17</w:t>
          </w:r>
          <w:r>
            <w:fldChar w:fldCharType="end"/>
          </w:r>
          <w:r>
            <w:t xml:space="preserve"> - </w:t>
          </w:r>
          <w:r w:rsidRPr="0035445B">
            <w:t>Authentication / Authorisation Flow</w:t>
          </w:r>
          <w:bookmarkEnd w:id="144"/>
        </w:p>
        <w:bookmarkEnd w:id="145"/>
        <w:p w14:paraId="097B08F2" w14:textId="6C9FA450" w:rsidR="00EE7BCA" w:rsidRPr="00FE5A67"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1C2C0C42"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012D067" w14:textId="77777777" w:rsidR="00EE7BCA" w:rsidRPr="00CF5342" w:rsidRDefault="00EE7BCA">
                <w:pPr>
                  <w:pStyle w:val="TableHeading"/>
                  <w:tabs>
                    <w:tab w:val="left" w:pos="1055"/>
                  </w:tabs>
                </w:pPr>
                <w:r w:rsidRPr="009D6034">
                  <w:t>Interaction</w:t>
                </w:r>
              </w:p>
            </w:tc>
            <w:tc>
              <w:tcPr>
                <w:tcW w:w="4961" w:type="dxa"/>
                <w:vAlign w:val="top"/>
              </w:tcPr>
              <w:p w14:paraId="7CD1EADD" w14:textId="77777777" w:rsidR="00EE7BCA" w:rsidRPr="005D6863" w:rsidRDefault="00EE7BCA">
                <w:pPr>
                  <w:pStyle w:val="TableHeading"/>
                  <w:cnfStyle w:val="100000000000" w:firstRow="1" w:lastRow="0" w:firstColumn="0" w:lastColumn="0" w:oddVBand="0" w:evenVBand="0" w:oddHBand="0" w:evenHBand="0" w:firstRowFirstColumn="0" w:firstRowLastColumn="0" w:lastRowFirstColumn="0" w:lastRowLastColumn="0"/>
                </w:pPr>
                <w:r w:rsidRPr="009D6034">
                  <w:t>Purpose</w:t>
                </w:r>
              </w:p>
            </w:tc>
          </w:tr>
          <w:tr w:rsidR="00EE7BCA" w:rsidRPr="00BB5816" w14:paraId="733C592F"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0DF1013" w14:textId="77777777" w:rsidR="00EE7BCA" w:rsidRPr="00B44420" w:rsidRDefault="00EE7BCA">
                <w:pPr>
                  <w:pStyle w:val="TableSubHeading"/>
                  <w:tabs>
                    <w:tab w:val="left" w:pos="954"/>
                  </w:tabs>
                </w:pPr>
                <w:r w:rsidRPr="009D6034">
                  <w:t>User → Identity Platform</w:t>
                </w:r>
              </w:p>
            </w:tc>
            <w:tc>
              <w:tcPr>
                <w:tcW w:w="4961" w:type="dxa"/>
                <w:tcBorders>
                  <w:top w:val="nil"/>
                  <w:bottom w:val="nil"/>
                </w:tcBorders>
                <w:vAlign w:val="top"/>
              </w:tcPr>
              <w:p w14:paraId="68788968"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78EE">
                  <w:rPr>
                    <w:rFonts w:asciiTheme="minorHAnsi" w:hAnsiTheme="minorHAnsi"/>
                    <w:sz w:val="18"/>
                    <w:szCs w:val="18"/>
                  </w:rPr>
                  <w:t>Authentication and identity verification</w:t>
                </w:r>
              </w:p>
            </w:tc>
          </w:tr>
          <w:tr w:rsidR="00EE7BCA" w:rsidRPr="007E5415" w14:paraId="3C021D7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D364A52" w14:textId="77777777" w:rsidR="00EE7BCA" w:rsidRPr="00EF1989" w:rsidRDefault="00EE7BCA">
                <w:pPr>
                  <w:pStyle w:val="TableSubHeading"/>
                  <w:tabs>
                    <w:tab w:val="left" w:pos="938"/>
                  </w:tabs>
                </w:pPr>
                <w:r w:rsidRPr="009D6034">
                  <w:t>Identity Platform → Access Service</w:t>
                </w:r>
              </w:p>
            </w:tc>
            <w:tc>
              <w:tcPr>
                <w:tcW w:w="4961" w:type="dxa"/>
                <w:tcBorders>
                  <w:top w:val="single" w:sz="4" w:space="0" w:color="F2F2F2" w:themeColor="background1" w:themeShade="F2"/>
                  <w:bottom w:val="single" w:sz="4" w:space="0" w:color="F2F2F2" w:themeColor="background1" w:themeShade="F2"/>
                </w:tcBorders>
                <w:vAlign w:val="top"/>
              </w:tcPr>
              <w:p w14:paraId="56CE1B82" w14:textId="77777777" w:rsidR="00EE7BCA" w:rsidRPr="003B66D0" w:rsidRDefault="00EE7BCA">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78EE">
                  <w:rPr>
                    <w:rFonts w:asciiTheme="minorHAnsi" w:hAnsiTheme="minorHAnsi"/>
                    <w:sz w:val="18"/>
                    <w:szCs w:val="18"/>
                  </w:rPr>
                  <w:t>Authorisation and role validation</w:t>
                </w:r>
              </w:p>
            </w:tc>
          </w:tr>
          <w:tr w:rsidR="00EE7BCA" w:rsidRPr="007E5415" w14:paraId="122CA61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8317D3B" w14:textId="77777777" w:rsidR="00EE7BCA" w:rsidRPr="001F578E" w:rsidRDefault="00EE7BCA">
                <w:pPr>
                  <w:pStyle w:val="TableSubHeading"/>
                </w:pPr>
                <w:r w:rsidRPr="009D6034">
                  <w:t>Identity Platform → Audit Service</w:t>
                </w:r>
              </w:p>
            </w:tc>
            <w:tc>
              <w:tcPr>
                <w:tcW w:w="4961" w:type="dxa"/>
                <w:tcBorders>
                  <w:top w:val="single" w:sz="4" w:space="0" w:color="F2F2F2" w:themeColor="background1" w:themeShade="F2"/>
                  <w:bottom w:val="single" w:sz="4" w:space="0" w:color="F2F2F2" w:themeColor="background1" w:themeShade="F2"/>
                </w:tcBorders>
                <w:vAlign w:val="top"/>
              </w:tcPr>
              <w:p w14:paraId="5D9E04D7"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78EE">
                  <w:rPr>
                    <w:rFonts w:asciiTheme="minorHAnsi" w:hAnsiTheme="minorHAnsi"/>
                    <w:sz w:val="18"/>
                    <w:szCs w:val="18"/>
                  </w:rPr>
                  <w:t>Security activity logging</w:t>
                </w:r>
              </w:p>
            </w:tc>
          </w:tr>
          <w:tr w:rsidR="00EE7BCA" w:rsidRPr="007E5415" w14:paraId="3F09505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5EC8F1B" w14:textId="77777777" w:rsidR="00EE7BCA" w:rsidRPr="00DF4627" w:rsidRDefault="00EE7BCA">
                <w:pPr>
                  <w:pStyle w:val="TableSubHeading"/>
                  <w:tabs>
                    <w:tab w:val="left" w:pos="971"/>
                  </w:tabs>
                </w:pPr>
                <w:r w:rsidRPr="009D6034">
                  <w:t>Audit Service → Monitoring Platform</w:t>
                </w:r>
              </w:p>
            </w:tc>
            <w:tc>
              <w:tcPr>
                <w:tcW w:w="4961" w:type="dxa"/>
                <w:tcBorders>
                  <w:top w:val="single" w:sz="4" w:space="0" w:color="F2F2F2" w:themeColor="background1" w:themeShade="F2"/>
                  <w:bottom w:val="single" w:sz="4" w:space="0" w:color="F2F2F2" w:themeColor="background1" w:themeShade="F2"/>
                </w:tcBorders>
                <w:vAlign w:val="top"/>
              </w:tcPr>
              <w:p w14:paraId="6F3AD4F9"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78EE">
                  <w:rPr>
                    <w:rFonts w:asciiTheme="minorHAnsi" w:hAnsiTheme="minorHAnsi"/>
                    <w:sz w:val="18"/>
                    <w:szCs w:val="18"/>
                  </w:rPr>
                  <w:t>Security monitoring and alerting</w:t>
                </w:r>
              </w:p>
            </w:tc>
          </w:tr>
          <w:tr w:rsidR="00EE7BCA" w:rsidRPr="007E5415" w14:paraId="3DC7290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35AF0A4" w14:textId="77777777" w:rsidR="00EE7BCA" w:rsidRPr="00EC5077" w:rsidRDefault="00EE7BCA">
                <w:pPr>
                  <w:pStyle w:val="TableSubHeading"/>
                </w:pPr>
                <w:r w:rsidRPr="009D6034">
                  <w:t>Application → Encryption Service</w:t>
                </w:r>
              </w:p>
            </w:tc>
            <w:tc>
              <w:tcPr>
                <w:tcW w:w="4961" w:type="dxa"/>
                <w:tcBorders>
                  <w:top w:val="single" w:sz="4" w:space="0" w:color="F2F2F2" w:themeColor="background1" w:themeShade="F2"/>
                  <w:bottom w:val="single" w:sz="12" w:space="0" w:color="003E8F"/>
                </w:tcBorders>
                <w:vAlign w:val="top"/>
              </w:tcPr>
              <w:p w14:paraId="32CEACC7"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078EE">
                  <w:rPr>
                    <w:rFonts w:asciiTheme="minorHAnsi" w:hAnsiTheme="minorHAnsi"/>
                    <w:sz w:val="18"/>
                    <w:szCs w:val="18"/>
                  </w:rPr>
                  <w:t>Secure data storage and protection</w:t>
                </w:r>
              </w:p>
            </w:tc>
          </w:tr>
        </w:tbl>
        <w:p w14:paraId="46782CFA" w14:textId="4C5591BD" w:rsidR="00E6668B" w:rsidRDefault="00EE7BCA" w:rsidP="00E6668B">
          <w:pPr>
            <w:pStyle w:val="Caption"/>
            <w:keepNext/>
          </w:pPr>
          <w:bookmarkStart w:id="146" w:name="_Toc242170494"/>
          <w:r>
            <w:t xml:space="preserve">Table </w:t>
          </w:r>
          <w:r w:rsidR="0012787A">
            <w:fldChar w:fldCharType="begin"/>
          </w:r>
          <w:r w:rsidR="0012787A">
            <w:instrText xml:space="preserve"> SEQ Table \* ARABIC </w:instrText>
          </w:r>
          <w:r w:rsidR="0012787A">
            <w:fldChar w:fldCharType="separate"/>
          </w:r>
          <w:r w:rsidR="00D2291F">
            <w:t>26</w:t>
          </w:r>
          <w:r w:rsidR="0012787A">
            <w:fldChar w:fldCharType="end"/>
          </w:r>
          <w:r>
            <w:t xml:space="preserve"> - </w:t>
          </w:r>
          <w:r w:rsidRPr="00373154">
            <w:t xml:space="preserve">Security Architecture </w:t>
          </w:r>
          <w:r>
            <w:t>Interactions and Flows</w:t>
          </w:r>
          <w:bookmarkEnd w:id="146"/>
        </w:p>
        <w:p w14:paraId="267F2042" w14:textId="77777777" w:rsidR="00EE7BCA" w:rsidRPr="00F83223" w:rsidRDefault="00EE7BCA" w:rsidP="00EE7BCA">
          <w:pPr>
            <w:rPr>
              <w:lang w:val="en-US"/>
            </w:rPr>
          </w:pPr>
        </w:p>
        <w:p w14:paraId="760556B2" w14:textId="77777777" w:rsidR="00EE7BCA" w:rsidRDefault="00EE7BCA" w:rsidP="00EE7BCA">
          <w:pPr>
            <w:pStyle w:val="Heading2-NumberedList"/>
          </w:pPr>
          <w:bookmarkStart w:id="147" w:name="_Toc242170598"/>
          <w:r>
            <w:t>Security Architecture Key Design Considerations</w:t>
          </w:r>
          <w:bookmarkEnd w:id="147"/>
        </w:p>
        <w:p w14:paraId="45DBD8E2" w14:textId="77777777" w:rsidR="00EE7BCA" w:rsidRDefault="00EE7BCA" w:rsidP="00EE7BCA">
          <w:pPr>
            <w:tabs>
              <w:tab w:val="left" w:pos="1055"/>
            </w:tabs>
          </w:pPr>
          <w:r>
            <w:t>Identifies the major security risks, obligations and architectural considerations influencing the security design.</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1071C0F6"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31811B3E" w14:textId="77777777" w:rsidR="00EE7BCA" w:rsidRPr="00CF5342" w:rsidRDefault="00EE7BCA">
                <w:pPr>
                  <w:pStyle w:val="TableHeading"/>
                  <w:tabs>
                    <w:tab w:val="left" w:pos="1055"/>
                  </w:tabs>
                </w:pPr>
                <w:r w:rsidRPr="00F463A7">
                  <w:t>Consideration</w:t>
                </w:r>
              </w:p>
            </w:tc>
            <w:tc>
              <w:tcPr>
                <w:tcW w:w="4961" w:type="dxa"/>
                <w:vAlign w:val="top"/>
              </w:tcPr>
              <w:p w14:paraId="40FEF7B5"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F463A7">
                  <w:t>Design Response</w:t>
                </w:r>
              </w:p>
            </w:tc>
          </w:tr>
          <w:tr w:rsidR="00EE7BCA" w:rsidRPr="00BB5816" w14:paraId="16F4342E"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7704478C" w14:textId="77777777" w:rsidR="00EE7BCA" w:rsidRPr="00B44420" w:rsidRDefault="00EE7BCA">
                <w:pPr>
                  <w:pStyle w:val="TableSubHeading"/>
                  <w:tabs>
                    <w:tab w:val="left" w:pos="954"/>
                  </w:tabs>
                </w:pPr>
                <w:r w:rsidRPr="00F463A7">
                  <w:t>Unauthorised Access</w:t>
                </w:r>
              </w:p>
            </w:tc>
            <w:tc>
              <w:tcPr>
                <w:tcW w:w="4961" w:type="dxa"/>
                <w:tcBorders>
                  <w:top w:val="nil"/>
                  <w:bottom w:val="nil"/>
                </w:tcBorders>
                <w:vAlign w:val="top"/>
              </w:tcPr>
              <w:p w14:paraId="7A39D02C"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232A5">
                  <w:rPr>
                    <w:rFonts w:asciiTheme="minorHAnsi" w:hAnsiTheme="minorHAnsi"/>
                    <w:sz w:val="18"/>
                    <w:szCs w:val="18"/>
                  </w:rPr>
                  <w:t>Multi-factor authentication and role-based access control implemented</w:t>
                </w:r>
              </w:p>
            </w:tc>
          </w:tr>
          <w:tr w:rsidR="00EE7BCA" w:rsidRPr="007E5415" w14:paraId="65E00EDE"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182767E" w14:textId="77777777" w:rsidR="00EE7BCA" w:rsidRPr="00EF1989" w:rsidRDefault="00EE7BCA">
                <w:pPr>
                  <w:pStyle w:val="TableSubHeading"/>
                  <w:tabs>
                    <w:tab w:val="left" w:pos="938"/>
                  </w:tabs>
                </w:pPr>
                <w:r w:rsidRPr="00F463A7">
                  <w:t>Data Breach Risk</w:t>
                </w:r>
              </w:p>
            </w:tc>
            <w:tc>
              <w:tcPr>
                <w:tcW w:w="4961" w:type="dxa"/>
                <w:tcBorders>
                  <w:top w:val="single" w:sz="4" w:space="0" w:color="F2F2F2" w:themeColor="background1" w:themeShade="F2"/>
                  <w:bottom w:val="single" w:sz="4" w:space="0" w:color="F2F2F2" w:themeColor="background1" w:themeShade="F2"/>
                </w:tcBorders>
                <w:vAlign w:val="top"/>
              </w:tcPr>
              <w:p w14:paraId="750898EF" w14:textId="77777777" w:rsidR="00EE7BCA" w:rsidRPr="003B66D0" w:rsidRDefault="00EE7BCA">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232A5">
                  <w:rPr>
                    <w:rFonts w:asciiTheme="minorHAnsi" w:hAnsiTheme="minorHAnsi"/>
                    <w:sz w:val="18"/>
                    <w:szCs w:val="18"/>
                  </w:rPr>
                  <w:t>Encryption applied in transit and at rest</w:t>
                </w:r>
              </w:p>
            </w:tc>
          </w:tr>
          <w:tr w:rsidR="00EE7BCA" w:rsidRPr="007E5415" w14:paraId="0EE6BA7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FA75933" w14:textId="77777777" w:rsidR="00EE7BCA" w:rsidRPr="001F578E" w:rsidRDefault="00EE7BCA">
                <w:pPr>
                  <w:pStyle w:val="TableSubHeading"/>
                </w:pPr>
                <w:r w:rsidRPr="00F463A7">
                  <w:t>Regulatory Compliance</w:t>
                </w:r>
              </w:p>
            </w:tc>
            <w:tc>
              <w:tcPr>
                <w:tcW w:w="4961" w:type="dxa"/>
                <w:tcBorders>
                  <w:top w:val="single" w:sz="4" w:space="0" w:color="F2F2F2" w:themeColor="background1" w:themeShade="F2"/>
                  <w:bottom w:val="single" w:sz="4" w:space="0" w:color="F2F2F2" w:themeColor="background1" w:themeShade="F2"/>
                </w:tcBorders>
                <w:vAlign w:val="top"/>
              </w:tcPr>
              <w:p w14:paraId="3215F1B7"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232A5">
                  <w:rPr>
                    <w:rFonts w:asciiTheme="minorHAnsi" w:hAnsiTheme="minorHAnsi"/>
                    <w:sz w:val="18"/>
                    <w:szCs w:val="18"/>
                  </w:rPr>
                  <w:t>Audit logging and reporting capabilities implemented</w:t>
                </w:r>
              </w:p>
            </w:tc>
          </w:tr>
          <w:tr w:rsidR="00EE7BCA" w:rsidRPr="007E5415" w14:paraId="336568E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48B6D66" w14:textId="77777777" w:rsidR="00EE7BCA" w:rsidRPr="00DF4627" w:rsidRDefault="00EE7BCA">
                <w:pPr>
                  <w:pStyle w:val="TableSubHeading"/>
                  <w:tabs>
                    <w:tab w:val="left" w:pos="971"/>
                  </w:tabs>
                </w:pPr>
                <w:r w:rsidRPr="00F463A7">
                  <w:t>Insider Threat Risk</w:t>
                </w:r>
              </w:p>
            </w:tc>
            <w:tc>
              <w:tcPr>
                <w:tcW w:w="4961" w:type="dxa"/>
                <w:tcBorders>
                  <w:top w:val="single" w:sz="4" w:space="0" w:color="F2F2F2" w:themeColor="background1" w:themeShade="F2"/>
                  <w:bottom w:val="single" w:sz="4" w:space="0" w:color="F2F2F2" w:themeColor="background1" w:themeShade="F2"/>
                </w:tcBorders>
                <w:vAlign w:val="top"/>
              </w:tcPr>
              <w:p w14:paraId="33F0AE8F"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232A5">
                  <w:rPr>
                    <w:rFonts w:asciiTheme="minorHAnsi" w:hAnsiTheme="minorHAnsi"/>
                    <w:sz w:val="18"/>
                    <w:szCs w:val="18"/>
                  </w:rPr>
                  <w:t>Privileged access monitoring and segregation of duties enforced</w:t>
                </w:r>
              </w:p>
            </w:tc>
          </w:tr>
          <w:tr w:rsidR="00EE7BCA" w:rsidRPr="007E5415" w14:paraId="2EC117F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54758423" w14:textId="77777777" w:rsidR="00EE7BCA" w:rsidRPr="00EC5077" w:rsidRDefault="00EE7BCA">
                <w:pPr>
                  <w:pStyle w:val="TableSubHeading"/>
                </w:pPr>
                <w:r w:rsidRPr="008232A5">
                  <w:t>Privilege Escalation Risk</w:t>
                </w:r>
              </w:p>
            </w:tc>
            <w:tc>
              <w:tcPr>
                <w:tcW w:w="4961" w:type="dxa"/>
                <w:tcBorders>
                  <w:top w:val="single" w:sz="4" w:space="0" w:color="F2F2F2" w:themeColor="background1" w:themeShade="F2"/>
                  <w:bottom w:val="single" w:sz="12" w:space="0" w:color="003E8F"/>
                </w:tcBorders>
                <w:vAlign w:val="top"/>
              </w:tcPr>
              <w:p w14:paraId="3B5B0AFB" w14:textId="77777777" w:rsidR="00EE7BCA" w:rsidRPr="00027926" w:rsidRDefault="00EE7BCA" w:rsidP="00E6668B">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232A5">
                  <w:rPr>
                    <w:rFonts w:asciiTheme="minorHAnsi" w:hAnsiTheme="minorHAnsi"/>
                    <w:sz w:val="18"/>
                    <w:szCs w:val="18"/>
                  </w:rPr>
                  <w:t>Least-privilege model and approval workflows implemented</w:t>
                </w:r>
              </w:p>
            </w:tc>
          </w:tr>
        </w:tbl>
        <w:p w14:paraId="17F117C1" w14:textId="35A12C8F" w:rsidR="00E6668B" w:rsidRDefault="00E6668B">
          <w:pPr>
            <w:pStyle w:val="Caption"/>
          </w:pPr>
          <w:bookmarkStart w:id="148" w:name="_Toc242170495"/>
          <w:r>
            <w:t xml:space="preserve">Table </w:t>
          </w:r>
          <w:r w:rsidR="0012787A">
            <w:fldChar w:fldCharType="begin"/>
          </w:r>
          <w:r w:rsidR="0012787A">
            <w:instrText xml:space="preserve"> SEQ Table \* ARABIC </w:instrText>
          </w:r>
          <w:r w:rsidR="0012787A">
            <w:fldChar w:fldCharType="separate"/>
          </w:r>
          <w:r w:rsidR="00D2291F">
            <w:t>27</w:t>
          </w:r>
          <w:r w:rsidR="0012787A">
            <w:fldChar w:fldCharType="end"/>
          </w:r>
          <w:r>
            <w:t xml:space="preserve"> - </w:t>
          </w:r>
          <w:r w:rsidRPr="00640D3A">
            <w:t>Security Architecture Key Design Considerations</w:t>
          </w:r>
          <w:bookmarkEnd w:id="148"/>
        </w:p>
        <w:p w14:paraId="5C8AD61D" w14:textId="77777777" w:rsidR="00EE7BCA" w:rsidRPr="00F83223" w:rsidRDefault="00EE7BCA" w:rsidP="00EE7BCA">
          <w:pPr>
            <w:rPr>
              <w:lang w:val="en-US"/>
            </w:rPr>
          </w:pPr>
        </w:p>
        <w:p w14:paraId="554505E1" w14:textId="77777777" w:rsidR="00EE7BCA" w:rsidRDefault="00EE7BCA" w:rsidP="00EE7BCA">
          <w:pPr>
            <w:pStyle w:val="Heading2-NumberedList"/>
          </w:pPr>
          <w:bookmarkStart w:id="149" w:name="_Toc242170599"/>
          <w:r>
            <w:t>Security Architecture Checklist</w:t>
          </w:r>
          <w:bookmarkEnd w:id="149"/>
        </w:p>
        <w:p w14:paraId="53FF5F6E" w14:textId="77777777" w:rsidR="00EE7BCA" w:rsidRDefault="00EE7BCA" w:rsidP="00EE7BCA">
          <w:pPr>
            <w:tabs>
              <w:tab w:val="left" w:pos="1055"/>
            </w:tabs>
          </w:pPr>
          <w:r>
            <w:t>Before completing this section, confirm that:</w:t>
          </w:r>
        </w:p>
        <w:p w14:paraId="06FCDEDF" w14:textId="77777777" w:rsidR="00EE7BCA" w:rsidRDefault="00EE7BCA">
          <w:pPr>
            <w:pStyle w:val="ListParagraph"/>
            <w:numPr>
              <w:ilvl w:val="0"/>
              <w:numId w:val="15"/>
            </w:numPr>
            <w:tabs>
              <w:tab w:val="left" w:pos="1055"/>
            </w:tabs>
          </w:pPr>
          <w:r>
            <w:t>Security objectives and scope are clearly defined.</w:t>
          </w:r>
        </w:p>
        <w:p w14:paraId="2DFED7AC" w14:textId="77777777" w:rsidR="00EE7BCA" w:rsidRDefault="00EE7BCA">
          <w:pPr>
            <w:pStyle w:val="ListParagraph"/>
            <w:numPr>
              <w:ilvl w:val="0"/>
              <w:numId w:val="15"/>
            </w:numPr>
            <w:tabs>
              <w:tab w:val="left" w:pos="1055"/>
            </w:tabs>
          </w:pPr>
          <w:r>
            <w:t>Applicable security principles and standards are documented.</w:t>
          </w:r>
        </w:p>
        <w:p w14:paraId="24A49FFA" w14:textId="77777777" w:rsidR="00EE7BCA" w:rsidRDefault="00EE7BCA">
          <w:pPr>
            <w:pStyle w:val="ListParagraph"/>
            <w:numPr>
              <w:ilvl w:val="0"/>
              <w:numId w:val="15"/>
            </w:numPr>
            <w:tabs>
              <w:tab w:val="left" w:pos="1055"/>
            </w:tabs>
          </w:pPr>
          <w:r>
            <w:t>Identity, access and data protection controls are identified.</w:t>
          </w:r>
        </w:p>
        <w:p w14:paraId="5A9A0007" w14:textId="77777777" w:rsidR="00EE7BCA" w:rsidRDefault="00EE7BCA">
          <w:pPr>
            <w:pStyle w:val="ListParagraph"/>
            <w:numPr>
              <w:ilvl w:val="0"/>
              <w:numId w:val="15"/>
            </w:numPr>
            <w:tabs>
              <w:tab w:val="left" w:pos="1055"/>
            </w:tabs>
          </w:pPr>
          <w:r>
            <w:t>Security services and responsibilities are understood.</w:t>
          </w:r>
        </w:p>
        <w:p w14:paraId="60FFEDF3" w14:textId="77777777" w:rsidR="00EE7BCA" w:rsidRDefault="00EE7BCA">
          <w:pPr>
            <w:pStyle w:val="ListParagraph"/>
            <w:numPr>
              <w:ilvl w:val="0"/>
              <w:numId w:val="15"/>
            </w:numPr>
            <w:tabs>
              <w:tab w:val="left" w:pos="1055"/>
            </w:tabs>
          </w:pPr>
          <w:r>
            <w:t>Authentication, authorisation and audit flows are documented.</w:t>
          </w:r>
        </w:p>
        <w:p w14:paraId="55586236" w14:textId="77777777" w:rsidR="00EE7BCA" w:rsidRDefault="00EE7BCA">
          <w:pPr>
            <w:pStyle w:val="ListParagraph"/>
            <w:numPr>
              <w:ilvl w:val="0"/>
              <w:numId w:val="15"/>
            </w:numPr>
            <w:tabs>
              <w:tab w:val="left" w:pos="1055"/>
            </w:tabs>
          </w:pPr>
          <w:r>
            <w:t>Threats and vulnerabilities have been considered.</w:t>
          </w:r>
        </w:p>
        <w:p w14:paraId="3ABC90C7" w14:textId="77777777" w:rsidR="00EE7BCA" w:rsidRDefault="00EE7BCA">
          <w:pPr>
            <w:pStyle w:val="ListParagraph"/>
            <w:numPr>
              <w:ilvl w:val="0"/>
              <w:numId w:val="15"/>
            </w:numPr>
            <w:tabs>
              <w:tab w:val="left" w:pos="1055"/>
            </w:tabs>
          </w:pPr>
          <w:r>
            <w:t>Regulatory and compliance obligations are addressed.</w:t>
          </w:r>
        </w:p>
        <w:p w14:paraId="6F0AEFFE" w14:textId="77777777" w:rsidR="00EE7BCA" w:rsidRDefault="00EE7BCA">
          <w:pPr>
            <w:pStyle w:val="ListParagraph"/>
            <w:numPr>
              <w:ilvl w:val="0"/>
              <w:numId w:val="15"/>
            </w:numPr>
            <w:tabs>
              <w:tab w:val="left" w:pos="1055"/>
            </w:tabs>
          </w:pPr>
          <w:r>
            <w:t>Security controls align with enterprise security standards and risk appetite.</w:t>
          </w:r>
        </w:p>
        <w:p w14:paraId="11A5CAFA" w14:textId="77777777" w:rsidR="00EE7BCA" w:rsidRDefault="00EE7BCA" w:rsidP="00EE7BCA">
          <w:pPr>
            <w:tabs>
              <w:tab w:val="left" w:pos="1055"/>
            </w:tabs>
            <w:rPr>
              <w:b/>
              <w:bCs/>
            </w:rPr>
          </w:pPr>
          <w:r>
            <w:t xml:space="preserve">A reader should be able to understand </w:t>
          </w:r>
          <w:r w:rsidRPr="00FE5A67">
            <w:rPr>
              <w:b/>
              <w:bCs/>
            </w:rPr>
            <w:t>how the solution protects users, systems and information, what security controls are implemented, how access is managed, how security events are monitored, and how security risks and compliance obligations are addressed.</w:t>
          </w:r>
        </w:p>
        <w:p w14:paraId="20689B49" w14:textId="77777777" w:rsidR="00EE7BCA" w:rsidRDefault="00EE7BCA" w:rsidP="00EE7BCA">
          <w:pPr>
            <w:spacing w:after="0" w:line="240" w:lineRule="auto"/>
            <w:rPr>
              <w:b/>
              <w:bCs/>
            </w:rPr>
          </w:pPr>
          <w:r>
            <w:rPr>
              <w:b/>
              <w:bCs/>
            </w:rPr>
            <w:br w:type="page"/>
          </w:r>
        </w:p>
        <w:p w14:paraId="6819F76A" w14:textId="77777777" w:rsidR="00EE7BCA" w:rsidRDefault="00EE7BCA" w:rsidP="00EE7BCA">
          <w:pPr>
            <w:pStyle w:val="Heading1-NumberedList"/>
          </w:pPr>
          <w:bookmarkStart w:id="150" w:name="_Toc242170600"/>
          <w:r>
            <w:t>Infrastructure Architecture</w:t>
          </w:r>
          <w:bookmarkEnd w:id="150"/>
        </w:p>
        <w:p w14:paraId="47358AAE" w14:textId="77777777" w:rsidR="00EE7BCA" w:rsidRDefault="00EE7BCA" w:rsidP="00EE7BCA">
          <w:pPr>
            <w:tabs>
              <w:tab w:val="left" w:pos="1055"/>
            </w:tabs>
          </w:pPr>
          <w:r w:rsidRPr="00DF2111">
            <w:rPr>
              <w:b/>
              <w:bCs/>
            </w:rPr>
            <w:t>Purpose</w:t>
          </w:r>
          <w:r>
            <w:t>: Describes the infrastructure platforms, hosting environments, platform services and foundational technology capabilities that support the solution. This section defines the infrastructure architecture required to deliver the solution's availability, resilience, scalability, performance and operational requirements.</w:t>
          </w:r>
        </w:p>
        <w:p w14:paraId="6C1601A3" w14:textId="73A439E2" w:rsidR="00EE7BCA" w:rsidRPr="00CA5D33" w:rsidRDefault="00E74489" w:rsidP="00A06F32">
          <w:pPr>
            <w:keepNext/>
            <w:tabs>
              <w:tab w:val="left" w:pos="1055"/>
            </w:tabs>
            <w:jc w:val="center"/>
            <w:rPr>
              <w:b/>
              <w:bCs/>
              <w:color w:val="FF0000"/>
            </w:rPr>
          </w:pPr>
          <w:r>
            <w:rPr>
              <w:b/>
              <w:bCs/>
              <w:noProof/>
              <w:color w:val="FF0000"/>
            </w:rPr>
            <w:drawing>
              <wp:inline distT="0" distB="0" distL="0" distR="0" wp14:anchorId="2921CCE2" wp14:editId="24C9FAB8">
                <wp:extent cx="5761355" cy="4803775"/>
                <wp:effectExtent l="0" t="0" r="0" b="0"/>
                <wp:docPr id="1673042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1355" cy="4803775"/>
                        </a:xfrm>
                        <a:prstGeom prst="rect">
                          <a:avLst/>
                        </a:prstGeom>
                        <a:noFill/>
                      </pic:spPr>
                    </pic:pic>
                  </a:graphicData>
                </a:graphic>
              </wp:inline>
            </w:drawing>
          </w:r>
        </w:p>
        <w:p w14:paraId="0D6CF7DD" w14:textId="41FF81A1" w:rsidR="00A06F32" w:rsidRDefault="00A06F32" w:rsidP="00A06F32">
          <w:pPr>
            <w:pStyle w:val="Caption"/>
          </w:pPr>
          <w:bookmarkStart w:id="151" w:name="_Toc242170541"/>
          <w:bookmarkStart w:id="152" w:name="_Toc237962134"/>
          <w:r>
            <w:t xml:space="preserve">Figure </w:t>
          </w:r>
          <w:r>
            <w:fldChar w:fldCharType="begin"/>
          </w:r>
          <w:r>
            <w:instrText xml:space="preserve"> SEQ Figure \* ARABIC </w:instrText>
          </w:r>
          <w:r>
            <w:fldChar w:fldCharType="separate"/>
          </w:r>
          <w:r w:rsidR="001B50FC">
            <w:t>18</w:t>
          </w:r>
          <w:r>
            <w:fldChar w:fldCharType="end"/>
          </w:r>
          <w:r>
            <w:t xml:space="preserve"> - </w:t>
          </w:r>
          <w:commentRangeStart w:id="153"/>
          <w:r w:rsidRPr="003F0FD7">
            <w:t>Infrastructure Diagram</w:t>
          </w:r>
          <w:bookmarkEnd w:id="151"/>
          <w:commentRangeEnd w:id="153"/>
          <w:r w:rsidR="006046E3">
            <w:rPr>
              <w:rStyle w:val="CommentReference"/>
              <w:sz w:val="18"/>
              <w:szCs w:val="18"/>
            </w:rPr>
            <w:commentReference w:id="153"/>
          </w:r>
        </w:p>
        <w:p w14:paraId="5CB9ECBA" w14:textId="77777777" w:rsidR="00EE7BCA" w:rsidRDefault="00EE7BCA" w:rsidP="00EE7BCA">
          <w:pPr>
            <w:pStyle w:val="Heading2-NumberedList"/>
          </w:pPr>
          <w:bookmarkStart w:id="154" w:name="_Toc242170601"/>
          <w:bookmarkEnd w:id="152"/>
          <w:r>
            <w:t>Infrastructure Architecture Overview</w:t>
          </w:r>
          <w:bookmarkEnd w:id="154"/>
        </w:p>
        <w:p w14:paraId="66CE4E50" w14:textId="393E2A34" w:rsidR="008F3626" w:rsidRDefault="008F3626" w:rsidP="00EE7BCA">
          <w:pPr>
            <w:tabs>
              <w:tab w:val="left" w:pos="1055"/>
            </w:tabs>
          </w:pPr>
          <w:r w:rsidRPr="008F3626">
            <w:t xml:space="preserve">The infrastructure architecture for WorkCover Queensland (WCQ) adopts a cloud-first, fully managed Software-as-a-Service (SaaS) hosting strategy </w:t>
          </w:r>
          <w:r w:rsidR="00F57F01" w:rsidRPr="008F3626">
            <w:t>centred</w:t>
          </w:r>
          <w:r w:rsidRPr="008F3626">
            <w:t xml:space="preserve"> around the Auth0 SaaS platform. The solution is deployed within the Auth0 Australian Public Cloud tenant, utilizing multi-region infrastructure spanning AWS Sydney (primary region) and AWS Melbourne (warm standby) to ensure high availability, automatic scaling, and geo-redundant disaster recovery without requiring custom server provisioning.</w:t>
          </w:r>
        </w:p>
        <w:p w14:paraId="0C2957BE" w14:textId="77777777" w:rsidR="00EE7BCA" w:rsidRDefault="00EE7BCA" w:rsidP="00EE7BCA">
          <w:pPr>
            <w:tabs>
              <w:tab w:val="left" w:pos="1055"/>
            </w:tabs>
          </w:pPr>
          <w:r>
            <w:t>This section should provide a high-level view of the infrastructure landscape without detailing specific configurations.</w:t>
          </w:r>
        </w:p>
        <w:p w14:paraId="6915351B" w14:textId="77777777" w:rsidR="008F3626" w:rsidRDefault="008F3626" w:rsidP="00EE7BCA">
          <w:pPr>
            <w:tabs>
              <w:tab w:val="left" w:pos="1055"/>
            </w:tabs>
          </w:pPr>
        </w:p>
        <w:p w14:paraId="2D1853D4" w14:textId="77777777" w:rsidR="00417ABA" w:rsidRDefault="00417ABA" w:rsidP="00EE7BCA">
          <w:pPr>
            <w:tabs>
              <w:tab w:val="left" w:pos="1055"/>
            </w:tabs>
          </w:pPr>
        </w:p>
        <w:p w14:paraId="2972C46F" w14:textId="5ED13528" w:rsidR="008F3626" w:rsidRDefault="00417ABA" w:rsidP="00417ABA">
          <w:pPr>
            <w:pStyle w:val="Heading3-NumberedList"/>
          </w:pPr>
          <w:r w:rsidRPr="00417ABA">
            <w:t>Hosting &amp; Platform Strategy</w:t>
          </w:r>
        </w:p>
        <w:p w14:paraId="3F1C1C52" w14:textId="25B8A893" w:rsidR="00DB5FC2" w:rsidRDefault="00DB5FC2" w:rsidP="00DB5FC2">
          <w:pPr>
            <w:ind w:left="567"/>
          </w:pPr>
          <w:r w:rsidRPr="00F436BF">
            <w:rPr>
              <w:b/>
              <w:bCs/>
            </w:rPr>
            <w:t>Fully Managed SaaS Hosting:</w:t>
          </w:r>
          <w:r>
            <w:t xml:space="preserve"> Core identity and access management components</w:t>
          </w:r>
          <w:r>
            <w:rPr>
              <w:rFonts w:cs="Source Sans Pro"/>
            </w:rPr>
            <w:t>—</w:t>
          </w:r>
          <w:r>
            <w:t>including Universal Login, MFA authenticators, and token issuance services</w:t>
          </w:r>
          <w:r>
            <w:rPr>
              <w:rFonts w:cs="Source Sans Pro"/>
            </w:rPr>
            <w:t>—</w:t>
          </w:r>
          <w:r>
            <w:t>are hosted as managed multi-tenant SaaS services within Auth0's Australian cloud infrastructure.</w:t>
          </w:r>
        </w:p>
        <w:p w14:paraId="34774092" w14:textId="6BE71B51" w:rsidR="00DB5FC2" w:rsidRDefault="00DB5FC2" w:rsidP="00DB5FC2">
          <w:pPr>
            <w:ind w:left="567"/>
          </w:pPr>
          <w:r w:rsidRPr="00F436BF">
            <w:rPr>
              <w:b/>
              <w:bCs/>
            </w:rPr>
            <w:t>High Availability &amp; Multi-Region Failover:</w:t>
          </w:r>
          <w:r>
            <w:t xml:space="preserve"> The Auth0 SaaS platform operates across AWS Sydney (primary) and AWS Melbourne (warm standby) availability zones, delivering continuous availability and regional failover for identity operations.</w:t>
          </w:r>
        </w:p>
        <w:p w14:paraId="5DF4DF27" w14:textId="290FF0EE" w:rsidR="00DB5FC2" w:rsidRDefault="00DB5FC2" w:rsidP="00DB5FC2">
          <w:pPr>
            <w:ind w:left="567"/>
          </w:pPr>
          <w:r w:rsidRPr="00F436BF">
            <w:rPr>
              <w:b/>
              <w:bCs/>
            </w:rPr>
            <w:t>Managed Enterprise Integrations:</w:t>
          </w:r>
          <w:r>
            <w:t xml:space="preserve"> Integrates with enterprise cloud platform services including WCQ Azure Cloud (Azure Event Grid and Functions for SIEM log streaming to Microsoft Sentinel), WCQ Datadog Service for operational telemetry, and WCQ Correspondence Platform for out-of-band email and SMS delivery.</w:t>
          </w:r>
        </w:p>
        <w:p w14:paraId="71932B30" w14:textId="3D520A31" w:rsidR="00417ABA" w:rsidRDefault="00DB5FC2" w:rsidP="00DB5FC2">
          <w:pPr>
            <w:ind w:left="567"/>
          </w:pPr>
          <w:r w:rsidRPr="00F436BF">
            <w:rPr>
              <w:b/>
              <w:bCs/>
            </w:rPr>
            <w:t>Automated Infrastructure as Code (IaC):</w:t>
          </w:r>
          <w:r>
            <w:t xml:space="preserve"> All tenant infrastructure configurations, branding assets, custom Actions logic, and connection definitions are declared as code in GitHub and deployed via automated CI/CD pipelines using the Auth0 Terraform Provider.</w:t>
          </w:r>
        </w:p>
        <w:p w14:paraId="5F4D1457" w14:textId="77777777" w:rsidR="00EE7BCA" w:rsidRDefault="00EE7BCA" w:rsidP="00EE7BCA">
          <w:pPr>
            <w:tabs>
              <w:tab w:val="left" w:pos="1055"/>
            </w:tabs>
          </w:pPr>
        </w:p>
        <w:p w14:paraId="2B1230D0" w14:textId="77777777" w:rsidR="00EE7BCA" w:rsidRDefault="00EE7BCA" w:rsidP="00EE7BCA">
          <w:pPr>
            <w:pStyle w:val="Heading2-NumberedList"/>
          </w:pPr>
          <w:bookmarkStart w:id="155" w:name="_Toc242170602"/>
          <w:r>
            <w:t>Infrastructure Architecture Principles and Standards</w:t>
          </w:r>
          <w:bookmarkEnd w:id="155"/>
        </w:p>
        <w:p w14:paraId="6BC2CC4D" w14:textId="0474A5F5" w:rsidR="00EE7BCA" w:rsidRPr="00A35228"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7C028338"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2B249026" w14:textId="77777777" w:rsidR="00EE7BCA" w:rsidRPr="00CF5342" w:rsidRDefault="00EE7BCA">
                <w:pPr>
                  <w:pStyle w:val="TableHeading"/>
                  <w:tabs>
                    <w:tab w:val="left" w:pos="1055"/>
                  </w:tabs>
                </w:pPr>
                <w:r w:rsidRPr="00EC0E8B">
                  <w:t>Principle / Standard</w:t>
                </w:r>
              </w:p>
            </w:tc>
            <w:tc>
              <w:tcPr>
                <w:tcW w:w="4961" w:type="dxa"/>
                <w:vAlign w:val="top"/>
              </w:tcPr>
              <w:p w14:paraId="34BAC41E"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EC0E8B">
                  <w:t>Application</w:t>
                </w:r>
              </w:p>
            </w:tc>
          </w:tr>
          <w:tr w:rsidR="00EE7BCA" w:rsidRPr="00BB5816" w14:paraId="791BB968"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0770F0C3" w14:textId="77777777" w:rsidR="00EE7BCA" w:rsidRPr="00B44420" w:rsidRDefault="00EE7BCA">
                <w:pPr>
                  <w:pStyle w:val="TableSubHeading"/>
                  <w:tabs>
                    <w:tab w:val="left" w:pos="954"/>
                  </w:tabs>
                </w:pPr>
                <w:r w:rsidRPr="00EC0E8B">
                  <w:t>Cloud First</w:t>
                </w:r>
              </w:p>
            </w:tc>
            <w:tc>
              <w:tcPr>
                <w:tcW w:w="4961" w:type="dxa"/>
                <w:tcBorders>
                  <w:top w:val="nil"/>
                  <w:bottom w:val="nil"/>
                </w:tcBorders>
                <w:vAlign w:val="top"/>
              </w:tcPr>
              <w:p w14:paraId="12D10E3B" w14:textId="5C320570" w:rsidR="00EE7BCA" w:rsidRPr="00B44420" w:rsidRDefault="0003711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3711E">
                  <w:rPr>
                    <w:rFonts w:asciiTheme="minorHAnsi" w:hAnsiTheme="minorHAnsi"/>
                    <w:sz w:val="18"/>
                    <w:szCs w:val="18"/>
                  </w:rPr>
                  <w:t>Leverages the fully managed Auth0 Public Cloud SaaS platform hosted in Australian cloud regions, eliminating server infrastructure overhead and maintenance.</w:t>
                </w:r>
              </w:p>
            </w:tc>
          </w:tr>
          <w:tr w:rsidR="00EE7BCA" w:rsidRPr="007E5415" w14:paraId="0BF5BA54"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7A4D207" w14:textId="77777777" w:rsidR="00EE7BCA" w:rsidRPr="00EF1989" w:rsidRDefault="00EE7BCA">
                <w:pPr>
                  <w:pStyle w:val="TableSubHeading"/>
                  <w:tabs>
                    <w:tab w:val="left" w:pos="938"/>
                  </w:tabs>
                </w:pPr>
                <w:r w:rsidRPr="00EC0E8B">
                  <w:t>Infrastructure as Code</w:t>
                </w:r>
              </w:p>
            </w:tc>
            <w:tc>
              <w:tcPr>
                <w:tcW w:w="4961" w:type="dxa"/>
                <w:tcBorders>
                  <w:top w:val="single" w:sz="4" w:space="0" w:color="F2F2F2" w:themeColor="background1" w:themeShade="F2"/>
                  <w:bottom w:val="single" w:sz="4" w:space="0" w:color="F2F2F2" w:themeColor="background1" w:themeShade="F2"/>
                </w:tcBorders>
                <w:vAlign w:val="top"/>
              </w:tcPr>
              <w:p w14:paraId="491A2B23" w14:textId="6E17D6AA" w:rsidR="00EE7BCA" w:rsidRPr="003B66D0" w:rsidRDefault="0089475E">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9475E">
                  <w:rPr>
                    <w:rFonts w:asciiTheme="minorHAnsi" w:hAnsiTheme="minorHAnsi"/>
                    <w:sz w:val="18"/>
                    <w:szCs w:val="18"/>
                  </w:rPr>
                  <w:t>All tenant settings, connections, rules, branding assets, and custom Actions are declared in GitHub source control and provisioned via automated Terraform CI/CD pipelines.</w:t>
                </w:r>
              </w:p>
            </w:tc>
          </w:tr>
          <w:tr w:rsidR="00EE7BCA" w:rsidRPr="007E5415" w14:paraId="7572590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CF9EF78" w14:textId="185C72AC" w:rsidR="00EE7BCA" w:rsidRPr="001F578E" w:rsidRDefault="00EE7BCA">
                <w:pPr>
                  <w:pStyle w:val="TableSubHeading"/>
                </w:pPr>
                <w:r w:rsidRPr="00EC0E8B">
                  <w:t>Standard Platforms</w:t>
                </w:r>
                <w:r w:rsidR="003C789C">
                  <w:t xml:space="preserve"> &amp; managed services</w:t>
                </w:r>
              </w:p>
            </w:tc>
            <w:tc>
              <w:tcPr>
                <w:tcW w:w="4961" w:type="dxa"/>
                <w:tcBorders>
                  <w:top w:val="single" w:sz="4" w:space="0" w:color="F2F2F2" w:themeColor="background1" w:themeShade="F2"/>
                  <w:bottom w:val="single" w:sz="4" w:space="0" w:color="F2F2F2" w:themeColor="background1" w:themeShade="F2"/>
                </w:tcBorders>
                <w:vAlign w:val="top"/>
              </w:tcPr>
              <w:p w14:paraId="4B64CF52" w14:textId="53E5FCAF" w:rsidR="00EE7BCA" w:rsidRPr="00027926" w:rsidRDefault="0023779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7795">
                  <w:rPr>
                    <w:rFonts w:asciiTheme="minorHAnsi" w:hAnsiTheme="minorHAnsi"/>
                    <w:sz w:val="18"/>
                    <w:szCs w:val="18"/>
                  </w:rPr>
                  <w:t>Integrates with enterprise-approved platforms, including Azure Event Grid, Azure Functions, Microsoft Sentinel for SIEM, Datadog for telemetry, and the Correspondence Platform for MFA/notifications.</w:t>
                </w:r>
              </w:p>
            </w:tc>
          </w:tr>
          <w:tr w:rsidR="00EE7BCA" w:rsidRPr="007E5415" w14:paraId="51597AF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ECE2C06" w14:textId="2DA7F39F" w:rsidR="00EE7BCA" w:rsidRPr="00DF4627" w:rsidRDefault="00EE7BCA">
                <w:pPr>
                  <w:pStyle w:val="TableSubHeading"/>
                  <w:tabs>
                    <w:tab w:val="left" w:pos="971"/>
                  </w:tabs>
                </w:pPr>
                <w:r w:rsidRPr="00EC0E8B">
                  <w:t>Secure by Default</w:t>
                </w:r>
                <w:r w:rsidR="003C789C">
                  <w:t xml:space="preserve"> </w:t>
                </w:r>
              </w:p>
            </w:tc>
            <w:tc>
              <w:tcPr>
                <w:tcW w:w="4961" w:type="dxa"/>
                <w:tcBorders>
                  <w:top w:val="single" w:sz="4" w:space="0" w:color="F2F2F2" w:themeColor="background1" w:themeShade="F2"/>
                  <w:bottom w:val="single" w:sz="4" w:space="0" w:color="F2F2F2" w:themeColor="background1" w:themeShade="F2"/>
                </w:tcBorders>
                <w:vAlign w:val="top"/>
              </w:tcPr>
              <w:p w14:paraId="067BAAF0" w14:textId="2AFA3F38" w:rsidR="00EE7BCA" w:rsidRPr="00027926" w:rsidRDefault="00624E7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24E7E">
                  <w:rPr>
                    <w:rFonts w:asciiTheme="minorHAnsi" w:hAnsiTheme="minorHAnsi"/>
                    <w:sz w:val="18"/>
                    <w:szCs w:val="18"/>
                  </w:rPr>
                  <w:t>Enforces strict security baselines, mandatory TLS 1.3 transport security, AES-256 encryption at rest, BCrypt credential hashing, and encrypted log streaming endpoints.</w:t>
                </w:r>
              </w:p>
            </w:tc>
          </w:tr>
          <w:tr w:rsidR="00EE7BCA" w:rsidRPr="007E5415" w14:paraId="47DF01A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70CF8EBA" w14:textId="5D914FEA" w:rsidR="00EE7BCA" w:rsidRPr="00EC5077" w:rsidRDefault="00EE7BCA">
                <w:pPr>
                  <w:pStyle w:val="TableSubHeading"/>
                </w:pPr>
                <w:r w:rsidRPr="00EC0E8B">
                  <w:t>High Availability</w:t>
                </w:r>
                <w:r w:rsidR="005E4A21">
                  <w:t xml:space="preserve"> &amp; multi region geo-redundancy</w:t>
                </w:r>
              </w:p>
            </w:tc>
            <w:tc>
              <w:tcPr>
                <w:tcW w:w="4961" w:type="dxa"/>
                <w:tcBorders>
                  <w:top w:val="single" w:sz="4" w:space="0" w:color="F2F2F2" w:themeColor="background1" w:themeShade="F2"/>
                  <w:bottom w:val="single" w:sz="12" w:space="0" w:color="003E8F"/>
                </w:tcBorders>
                <w:vAlign w:val="top"/>
              </w:tcPr>
              <w:p w14:paraId="65A36177" w14:textId="5E885CED" w:rsidR="00EE7BCA" w:rsidRPr="00027926" w:rsidRDefault="00EC1EF8">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C1EF8">
                  <w:rPr>
                    <w:rFonts w:asciiTheme="minorHAnsi" w:hAnsiTheme="minorHAnsi"/>
                    <w:sz w:val="18"/>
                    <w:szCs w:val="18"/>
                  </w:rPr>
                  <w:t>Deploys across AWS Sydney (primary) and AWS Melbourne (warm standby) availability zones to provide uninterrupted identity operations, automated regional failover, and disaster recovery.</w:t>
                </w:r>
              </w:p>
            </w:tc>
          </w:tr>
        </w:tbl>
        <w:p w14:paraId="376F52B7" w14:textId="074F104D" w:rsidR="00E6668B" w:rsidRDefault="00EE7BCA" w:rsidP="00E6668B">
          <w:pPr>
            <w:pStyle w:val="Caption"/>
            <w:keepNext/>
          </w:pPr>
          <w:bookmarkStart w:id="156" w:name="_Toc242170496"/>
          <w:r>
            <w:t xml:space="preserve">Table </w:t>
          </w:r>
          <w:r w:rsidR="0012787A">
            <w:fldChar w:fldCharType="begin"/>
          </w:r>
          <w:r w:rsidR="0012787A">
            <w:instrText xml:space="preserve"> SEQ Table \* ARABIC </w:instrText>
          </w:r>
          <w:r w:rsidR="0012787A">
            <w:fldChar w:fldCharType="separate"/>
          </w:r>
          <w:r w:rsidR="00D2291F">
            <w:t>28</w:t>
          </w:r>
          <w:r w:rsidR="0012787A">
            <w:fldChar w:fldCharType="end"/>
          </w:r>
          <w:r>
            <w:t xml:space="preserve"> - Infrastructure </w:t>
          </w:r>
          <w:r w:rsidRPr="00BF1965">
            <w:t xml:space="preserve"> Architecture</w:t>
          </w:r>
          <w:r>
            <w:t xml:space="preserve"> Principles and Standards</w:t>
          </w:r>
          <w:bookmarkEnd w:id="156"/>
        </w:p>
        <w:p w14:paraId="62CA5184" w14:textId="77777777" w:rsidR="00EE7BCA" w:rsidRPr="00F83223" w:rsidRDefault="00EE7BCA" w:rsidP="00EE7BCA">
          <w:pPr>
            <w:rPr>
              <w:lang w:val="en-US"/>
            </w:rPr>
          </w:pPr>
        </w:p>
        <w:p w14:paraId="06A6225A" w14:textId="77777777" w:rsidR="00EE7BCA" w:rsidRDefault="00EE7BCA" w:rsidP="00EE7BCA">
          <w:pPr>
            <w:pStyle w:val="Heading2-NumberedList"/>
          </w:pPr>
          <w:bookmarkStart w:id="157" w:name="_Toc242170603"/>
          <w:r>
            <w:t>Infrastructure Architecture Components</w:t>
          </w:r>
          <w:bookmarkEnd w:id="157"/>
        </w:p>
        <w:p w14:paraId="2E8091AA" w14:textId="77777777" w:rsidR="00EE7BCA" w:rsidRDefault="00EE7BCA" w:rsidP="00EE7BCA">
          <w:pPr>
            <w:tabs>
              <w:tab w:val="left" w:pos="1055"/>
            </w:tabs>
          </w:pPr>
          <w:r>
            <w:t>Identifies the infrastructure components and platform services required to support the solution.</w:t>
          </w:r>
        </w:p>
        <w:p w14:paraId="1560FEBA" w14:textId="77777777" w:rsidR="00EE7BCA" w:rsidRPr="00BE5DC6" w:rsidRDefault="00EE7BCA" w:rsidP="00A06F32">
          <w:pPr>
            <w:keepNext/>
            <w:tabs>
              <w:tab w:val="left" w:pos="1055"/>
            </w:tabs>
            <w:jc w:val="center"/>
            <w:rPr>
              <w:b/>
              <w:bCs/>
              <w:color w:val="FF0000"/>
            </w:rPr>
          </w:pPr>
          <w:commentRangeStart w:id="158"/>
          <w:r w:rsidRPr="00BE5DC6">
            <w:rPr>
              <w:b/>
              <w:bCs/>
              <w:color w:val="FF0000"/>
            </w:rPr>
            <w:t>[PLACEHOLDER]</w:t>
          </w:r>
          <w:commentRangeEnd w:id="158"/>
          <w:r w:rsidR="006046E3" w:rsidRPr="00BE5DC6">
            <w:rPr>
              <w:rStyle w:val="CommentReference"/>
              <w:b/>
              <w:bCs/>
              <w:color w:val="FF0000"/>
              <w:sz w:val="20"/>
              <w:szCs w:val="20"/>
            </w:rPr>
            <w:commentReference w:id="158"/>
          </w:r>
        </w:p>
        <w:p w14:paraId="20C9F1E4" w14:textId="01790897" w:rsidR="00EE7BCA" w:rsidRDefault="00A06F32" w:rsidP="00091041">
          <w:pPr>
            <w:pStyle w:val="Caption"/>
          </w:pPr>
          <w:bookmarkStart w:id="159" w:name="_Toc242170542"/>
          <w:bookmarkStart w:id="160" w:name="_Toc237962135"/>
          <w:r>
            <w:t xml:space="preserve">Figure </w:t>
          </w:r>
          <w:r>
            <w:fldChar w:fldCharType="begin"/>
          </w:r>
          <w:r>
            <w:instrText xml:space="preserve"> SEQ Figure \* ARABIC </w:instrText>
          </w:r>
          <w:r>
            <w:fldChar w:fldCharType="separate"/>
          </w:r>
          <w:r w:rsidR="001B50FC">
            <w:t>19</w:t>
          </w:r>
          <w:r>
            <w:fldChar w:fldCharType="end"/>
          </w:r>
          <w:r>
            <w:t xml:space="preserve"> - </w:t>
          </w:r>
          <w:r w:rsidRPr="003205EE">
            <w:t>Hosting Architecture</w:t>
          </w:r>
          <w:bookmarkEnd w:id="159"/>
          <w:bookmarkEnd w:id="160"/>
        </w:p>
        <w:p w14:paraId="7E517976" w14:textId="1E250A4C" w:rsidR="00EE7BCA" w:rsidRPr="00A35228"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723D5A50"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16ADA891" w14:textId="77777777" w:rsidR="00EE7BCA" w:rsidRPr="00CF5342" w:rsidRDefault="00EE7BCA">
                <w:pPr>
                  <w:pStyle w:val="TableHeading"/>
                  <w:tabs>
                    <w:tab w:val="left" w:pos="1055"/>
                  </w:tabs>
                </w:pPr>
                <w:r w:rsidRPr="00307689">
                  <w:t>Infrastructure Component</w:t>
                </w:r>
              </w:p>
            </w:tc>
            <w:tc>
              <w:tcPr>
                <w:tcW w:w="4961" w:type="dxa"/>
                <w:vAlign w:val="top"/>
              </w:tcPr>
              <w:p w14:paraId="1F289087"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307689">
                  <w:t>Responsibility</w:t>
                </w:r>
              </w:p>
            </w:tc>
          </w:tr>
          <w:tr w:rsidR="00EE7BCA" w:rsidRPr="00BB5816" w14:paraId="7571774B"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36BEB602" w14:textId="19DC2BBE" w:rsidR="00EE7BCA" w:rsidRPr="00804E51" w:rsidRDefault="00804E51">
                <w:pPr>
                  <w:pStyle w:val="TableSubHeading"/>
                  <w:tabs>
                    <w:tab w:val="left" w:pos="954"/>
                  </w:tabs>
                </w:pPr>
                <w:r w:rsidRPr="00804E51">
                  <w:t>Auth0 SaaS Platform (AU Cloud)</w:t>
                </w:r>
              </w:p>
            </w:tc>
            <w:tc>
              <w:tcPr>
                <w:tcW w:w="4961" w:type="dxa"/>
                <w:tcBorders>
                  <w:top w:val="nil"/>
                  <w:bottom w:val="nil"/>
                </w:tcBorders>
                <w:vAlign w:val="top"/>
              </w:tcPr>
              <w:p w14:paraId="4D5949CF" w14:textId="77777777"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1094E">
                  <w:rPr>
                    <w:rFonts w:asciiTheme="minorHAnsi" w:hAnsiTheme="minorHAnsi"/>
                    <w:sz w:val="18"/>
                    <w:szCs w:val="18"/>
                  </w:rPr>
                  <w:t>Secure connectivity between services</w:t>
                </w:r>
              </w:p>
            </w:tc>
          </w:tr>
          <w:tr w:rsidR="00EE7BCA" w:rsidRPr="007E5415" w14:paraId="736963C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CFA6412" w14:textId="1F0B5080" w:rsidR="00EE7BCA" w:rsidRPr="00EF1989" w:rsidRDefault="00B72E32">
                <w:pPr>
                  <w:pStyle w:val="TableSubHeading"/>
                  <w:tabs>
                    <w:tab w:val="left" w:pos="938"/>
                  </w:tabs>
                </w:pPr>
                <w:r>
                  <w:t>SIEM – Microsoft Sentinel</w:t>
                </w:r>
              </w:p>
            </w:tc>
            <w:tc>
              <w:tcPr>
                <w:tcW w:w="4961" w:type="dxa"/>
                <w:tcBorders>
                  <w:top w:val="single" w:sz="4" w:space="0" w:color="F2F2F2" w:themeColor="background1" w:themeShade="F2"/>
                  <w:bottom w:val="single" w:sz="4" w:space="0" w:color="F2F2F2" w:themeColor="background1" w:themeShade="F2"/>
                </w:tcBorders>
                <w:vAlign w:val="top"/>
              </w:tcPr>
              <w:p w14:paraId="4CDDC8B3" w14:textId="69CE1826" w:rsidR="00EE7BCA" w:rsidRPr="003B66D0" w:rsidRDefault="00FF5862">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Security l</w:t>
                </w:r>
                <w:r w:rsidRPr="00FF5862">
                  <w:rPr>
                    <w:rFonts w:asciiTheme="minorHAnsi" w:hAnsiTheme="minorHAnsi"/>
                    <w:sz w:val="18"/>
                    <w:szCs w:val="18"/>
                  </w:rPr>
                  <w:t>og streaming for ingesting security audit trails into Microsoft Sentinel</w:t>
                </w:r>
              </w:p>
            </w:tc>
          </w:tr>
          <w:tr w:rsidR="00EE7BCA" w:rsidRPr="007E5415" w14:paraId="4CD88C2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D25A096" w14:textId="1A69E449" w:rsidR="00EE7BCA" w:rsidRPr="001F578E" w:rsidRDefault="00626A8C">
                <w:pPr>
                  <w:pStyle w:val="TableSubHeading"/>
                </w:pPr>
                <w:r w:rsidRPr="00626A8C">
                  <w:t>WCQ Datadog Service</w:t>
                </w:r>
              </w:p>
            </w:tc>
            <w:tc>
              <w:tcPr>
                <w:tcW w:w="4961" w:type="dxa"/>
                <w:tcBorders>
                  <w:top w:val="single" w:sz="4" w:space="0" w:color="F2F2F2" w:themeColor="background1" w:themeShade="F2"/>
                  <w:bottom w:val="single" w:sz="4" w:space="0" w:color="F2F2F2" w:themeColor="background1" w:themeShade="F2"/>
                </w:tcBorders>
                <w:vAlign w:val="top"/>
              </w:tcPr>
              <w:p w14:paraId="178E6580" w14:textId="2A106271" w:rsidR="00EE7BCA" w:rsidRPr="00027926" w:rsidRDefault="00D920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920B7">
                  <w:rPr>
                    <w:rFonts w:asciiTheme="minorHAnsi" w:hAnsiTheme="minorHAnsi"/>
                    <w:sz w:val="18"/>
                    <w:szCs w:val="18"/>
                  </w:rPr>
                  <w:t>Hosts real-time operational telemetry, health monitoring, and performance tracking infrastructure.</w:t>
                </w:r>
              </w:p>
            </w:tc>
          </w:tr>
          <w:tr w:rsidR="00E93BEE" w:rsidRPr="007E5415" w14:paraId="3928E80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A85BE43" w14:textId="19DA0AAA" w:rsidR="00E93BEE" w:rsidRPr="00B970CE" w:rsidRDefault="00E93BEE" w:rsidP="00E93BEE">
                <w:pPr>
                  <w:pStyle w:val="TableSubHeading"/>
                  <w:tabs>
                    <w:tab w:val="left" w:pos="971"/>
                  </w:tabs>
                </w:pPr>
                <w:r w:rsidRPr="00B970CE">
                  <w:t>WCQ Correspondence Platform</w:t>
                </w:r>
                <w:r w:rsidR="00732945">
                  <w:t xml:space="preserve"> (Platform TB</w:t>
                </w:r>
                <w:r w:rsidR="00EB4993">
                  <w:t>C</w:t>
                </w:r>
                <w:r w:rsidR="00732945">
                  <w:t>)</w:t>
                </w:r>
              </w:p>
            </w:tc>
            <w:tc>
              <w:tcPr>
                <w:tcW w:w="4961" w:type="dxa"/>
                <w:tcBorders>
                  <w:top w:val="single" w:sz="4" w:space="0" w:color="F2F2F2" w:themeColor="background1" w:themeShade="F2"/>
                  <w:bottom w:val="single" w:sz="4" w:space="0" w:color="F2F2F2" w:themeColor="background1" w:themeShade="F2"/>
                </w:tcBorders>
                <w:vAlign w:val="top"/>
              </w:tcPr>
              <w:p w14:paraId="67E0E11C" w14:textId="2FE17C76" w:rsidR="00E93BEE" w:rsidRPr="00027926" w:rsidRDefault="00B72E32" w:rsidP="00E93BE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72E32">
                  <w:rPr>
                    <w:rFonts w:asciiTheme="minorHAnsi" w:hAnsiTheme="minorHAnsi"/>
                    <w:sz w:val="18"/>
                    <w:szCs w:val="18"/>
                  </w:rPr>
                  <w:t>Infrastructure services supporting outbound delivery of email notifications and SMS/voice OTP messages.</w:t>
                </w:r>
              </w:p>
            </w:tc>
          </w:tr>
          <w:tr w:rsidR="00EE7BCA" w:rsidRPr="007E5415" w14:paraId="77E634AD"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15A5438" w14:textId="47C297A2" w:rsidR="00EE7BCA" w:rsidRPr="00EC5077" w:rsidRDefault="001E4895">
                <w:pPr>
                  <w:pStyle w:val="TableSubHeading"/>
                </w:pPr>
                <w:r w:rsidRPr="001E4895">
                  <w:t>GitHub CI/CD &amp; Terraform Pipeline</w:t>
                </w:r>
              </w:p>
            </w:tc>
            <w:tc>
              <w:tcPr>
                <w:tcW w:w="4961" w:type="dxa"/>
                <w:tcBorders>
                  <w:top w:val="single" w:sz="4" w:space="0" w:color="F2F2F2" w:themeColor="background1" w:themeShade="F2"/>
                  <w:bottom w:val="single" w:sz="4" w:space="0" w:color="F2F2F2" w:themeColor="background1" w:themeShade="F2"/>
                </w:tcBorders>
                <w:vAlign w:val="top"/>
              </w:tcPr>
              <w:p w14:paraId="315DD5F7" w14:textId="10CCBC87" w:rsidR="00EE7BCA" w:rsidRPr="00027926" w:rsidRDefault="00A0075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00755">
                  <w:rPr>
                    <w:rFonts w:asciiTheme="minorHAnsi" w:hAnsiTheme="minorHAnsi"/>
                    <w:sz w:val="18"/>
                    <w:szCs w:val="18"/>
                  </w:rPr>
                  <w:t>Automates Infrastructure as Code (IaC) deployment pipelines and configuration management across environments.</w:t>
                </w:r>
              </w:p>
            </w:tc>
          </w:tr>
        </w:tbl>
        <w:p w14:paraId="299CAA4E" w14:textId="46CF69B9" w:rsidR="00E6668B" w:rsidRDefault="00E6668B">
          <w:pPr>
            <w:pStyle w:val="Caption"/>
          </w:pPr>
          <w:bookmarkStart w:id="161" w:name="_Toc242170497"/>
          <w:r>
            <w:t xml:space="preserve">Table </w:t>
          </w:r>
          <w:r w:rsidR="0012787A">
            <w:fldChar w:fldCharType="begin"/>
          </w:r>
          <w:r w:rsidR="0012787A">
            <w:instrText xml:space="preserve"> SEQ Table \* ARABIC </w:instrText>
          </w:r>
          <w:r w:rsidR="0012787A">
            <w:fldChar w:fldCharType="separate"/>
          </w:r>
          <w:r w:rsidR="00D2291F">
            <w:t>29</w:t>
          </w:r>
          <w:r w:rsidR="0012787A">
            <w:fldChar w:fldCharType="end"/>
          </w:r>
          <w:r>
            <w:t xml:space="preserve"> - </w:t>
          </w:r>
          <w:r w:rsidRPr="005B4829">
            <w:t>Infrastructure  Architecture Components</w:t>
          </w:r>
          <w:bookmarkEnd w:id="161"/>
        </w:p>
        <w:p w14:paraId="3E913AED" w14:textId="77777777" w:rsidR="00EE7BCA" w:rsidRPr="00F83223" w:rsidRDefault="00EE7BCA" w:rsidP="00EE7BCA">
          <w:pPr>
            <w:rPr>
              <w:lang w:val="en-US"/>
            </w:rPr>
          </w:pPr>
        </w:p>
        <w:p w14:paraId="648E5EDA" w14:textId="77777777" w:rsidR="00EE7BCA" w:rsidRDefault="00EE7BCA" w:rsidP="00EE7BCA">
          <w:pPr>
            <w:pStyle w:val="Heading2-NumberedList"/>
          </w:pPr>
          <w:bookmarkStart w:id="162" w:name="_Toc242170604"/>
          <w:r>
            <w:t>Infrastructure Architecture Interactions and Flows</w:t>
          </w:r>
          <w:bookmarkEnd w:id="162"/>
        </w:p>
        <w:p w14:paraId="44D9B958" w14:textId="77777777" w:rsidR="00EE7BCA" w:rsidRDefault="00EE7BCA" w:rsidP="00EE7BCA">
          <w:pPr>
            <w:tabs>
              <w:tab w:val="left" w:pos="1055"/>
            </w:tabs>
          </w:pPr>
          <w:r>
            <w:t>Describes how infrastructure components interact and provide services to support solution operation.</w:t>
          </w:r>
        </w:p>
        <w:p w14:paraId="6FA8513D" w14:textId="77777777" w:rsidR="00EE7BCA" w:rsidRPr="009209E8" w:rsidRDefault="00EE7BCA" w:rsidP="00A06F32">
          <w:pPr>
            <w:keepNext/>
            <w:tabs>
              <w:tab w:val="left" w:pos="1055"/>
            </w:tabs>
            <w:jc w:val="center"/>
            <w:rPr>
              <w:b/>
              <w:bCs/>
              <w:color w:val="FF0000"/>
            </w:rPr>
          </w:pPr>
          <w:r w:rsidRPr="009209E8">
            <w:rPr>
              <w:b/>
              <w:bCs/>
              <w:color w:val="FF0000"/>
            </w:rPr>
            <w:t>[PLACEHOLDER]</w:t>
          </w:r>
        </w:p>
        <w:p w14:paraId="40124A44" w14:textId="1A0BAC0B" w:rsidR="00A06F32" w:rsidRDefault="00A06F32" w:rsidP="00A06F32">
          <w:pPr>
            <w:pStyle w:val="Caption"/>
          </w:pPr>
          <w:bookmarkStart w:id="163" w:name="_Toc242170543"/>
          <w:bookmarkStart w:id="164" w:name="_Toc237962136"/>
          <w:r>
            <w:t xml:space="preserve">Figure </w:t>
          </w:r>
          <w:r>
            <w:fldChar w:fldCharType="begin"/>
          </w:r>
          <w:r>
            <w:instrText xml:space="preserve"> SEQ Figure \* ARABIC </w:instrText>
          </w:r>
          <w:r>
            <w:fldChar w:fldCharType="separate"/>
          </w:r>
          <w:r w:rsidR="001B50FC">
            <w:t>20</w:t>
          </w:r>
          <w:r>
            <w:fldChar w:fldCharType="end"/>
          </w:r>
          <w:r>
            <w:t xml:space="preserve"> - </w:t>
          </w:r>
          <w:r w:rsidRPr="00260B3E">
            <w:t>Connectivity Diagram</w:t>
          </w:r>
          <w:bookmarkEnd w:id="163"/>
        </w:p>
        <w:tbl>
          <w:tblPr>
            <w:tblStyle w:val="WorkCoverTableStyle1"/>
            <w:tblW w:w="9072" w:type="dxa"/>
            <w:tblLayout w:type="fixed"/>
            <w:tblCellMar>
              <w:top w:w="57" w:type="dxa"/>
              <w:bottom w:w="57" w:type="dxa"/>
            </w:tblCellMar>
            <w:tblLook w:val="06A0" w:firstRow="1" w:lastRow="0" w:firstColumn="1" w:lastColumn="0" w:noHBand="1" w:noVBand="1"/>
          </w:tblPr>
          <w:tblGrid>
            <w:gridCol w:w="3024"/>
            <w:gridCol w:w="3024"/>
            <w:gridCol w:w="3024"/>
          </w:tblGrid>
          <w:tr w:rsidR="00EE7BCA" w:rsidRPr="00CF5342" w14:paraId="55AA1FC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3024" w:type="dxa"/>
                <w:vAlign w:val="top"/>
              </w:tcPr>
              <w:bookmarkEnd w:id="164"/>
              <w:p w14:paraId="506CB91A" w14:textId="77777777" w:rsidR="00EE7BCA" w:rsidRPr="00CF5342" w:rsidRDefault="00EE7BCA">
                <w:pPr>
                  <w:pStyle w:val="TableHeading"/>
                  <w:tabs>
                    <w:tab w:val="left" w:pos="1055"/>
                  </w:tabs>
                </w:pPr>
                <w:r w:rsidRPr="002D5E02">
                  <w:t>Source Component</w:t>
                </w:r>
              </w:p>
            </w:tc>
            <w:tc>
              <w:tcPr>
                <w:tcW w:w="3024" w:type="dxa"/>
                <w:vAlign w:val="top"/>
              </w:tcPr>
              <w:p w14:paraId="76060DFB"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2D5E02">
                  <w:t>Target Component</w:t>
                </w:r>
              </w:p>
            </w:tc>
            <w:tc>
              <w:tcPr>
                <w:tcW w:w="3024" w:type="dxa"/>
                <w:vAlign w:val="top"/>
              </w:tcPr>
              <w:p w14:paraId="615359D5"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2D5E02">
                  <w:t>Purpose</w:t>
                </w:r>
              </w:p>
            </w:tc>
          </w:tr>
          <w:tr w:rsidR="00B934DD" w:rsidRPr="00BB5816" w14:paraId="0E415F99" w14:textId="77777777">
            <w:trPr>
              <w:trHeight w:val="93"/>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FFFFFF" w:themeColor="background1"/>
                </w:tcBorders>
                <w:vAlign w:val="top"/>
              </w:tcPr>
              <w:p w14:paraId="7A915E71" w14:textId="61AEAD55" w:rsidR="00B934DD" w:rsidRPr="00B44420" w:rsidRDefault="00B934DD" w:rsidP="00B934DD">
                <w:pPr>
                  <w:pStyle w:val="TableSubHeading"/>
                  <w:tabs>
                    <w:tab w:val="left" w:pos="954"/>
                  </w:tabs>
                </w:pPr>
                <w:r w:rsidRPr="00C5213A">
                  <w:t>WCQ Mock Web Portal</w:t>
                </w:r>
              </w:p>
            </w:tc>
            <w:tc>
              <w:tcPr>
                <w:tcW w:w="3024" w:type="dxa"/>
                <w:vAlign w:val="top"/>
              </w:tcPr>
              <w:p w14:paraId="35E116C1" w14:textId="7C9C203C" w:rsidR="00B934DD" w:rsidRPr="00B44420" w:rsidRDefault="00B934DD" w:rsidP="00B934D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Auth0 SaaS Platform (AU Cloud)</w:t>
                </w:r>
              </w:p>
            </w:tc>
            <w:tc>
              <w:tcPr>
                <w:tcW w:w="3024" w:type="dxa"/>
                <w:vAlign w:val="top"/>
              </w:tcPr>
              <w:p w14:paraId="1732ADC7" w14:textId="493BB55E" w:rsidR="00B934DD" w:rsidRPr="00B44420" w:rsidRDefault="00B66A8A" w:rsidP="00B934DD">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t>Used to test and showcase u</w:t>
                </w:r>
                <w:r w:rsidR="00B934DD" w:rsidRPr="00C5213A">
                  <w:t>ser authentication redirection and token acquisition via OIDC Authorization Code Flow with PKCE over HTTPS/TLS.</w:t>
                </w:r>
              </w:p>
            </w:tc>
          </w:tr>
          <w:tr w:rsidR="00B934DD" w:rsidRPr="007E5415" w14:paraId="0CDD3198"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7CFD1BD0" w14:textId="1597F767" w:rsidR="00B934DD" w:rsidRPr="00EF1989" w:rsidRDefault="00B934DD" w:rsidP="00B934DD">
                <w:pPr>
                  <w:pStyle w:val="TableSubHeading"/>
                  <w:tabs>
                    <w:tab w:val="left" w:pos="938"/>
                  </w:tabs>
                </w:pPr>
                <w:r w:rsidRPr="00C5213A">
                  <w:t>Auth0 SaaS Platform (AU Cloud)</w:t>
                </w:r>
              </w:p>
            </w:tc>
            <w:tc>
              <w:tcPr>
                <w:tcW w:w="3024" w:type="dxa"/>
                <w:vAlign w:val="top"/>
              </w:tcPr>
              <w:p w14:paraId="1520F35A" w14:textId="185F8E41" w:rsidR="00B934DD" w:rsidRPr="003B66D0" w:rsidRDefault="00B934DD" w:rsidP="00B934DD">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 xml:space="preserve">WCQ </w:t>
                </w:r>
                <w:r w:rsidR="00E23CF2">
                  <w:t>Sentinel</w:t>
                </w:r>
              </w:p>
            </w:tc>
            <w:tc>
              <w:tcPr>
                <w:tcW w:w="3024" w:type="dxa"/>
                <w:vAlign w:val="top"/>
              </w:tcPr>
              <w:p w14:paraId="2C246FAE" w14:textId="2E1169C1" w:rsidR="00B934DD" w:rsidRPr="003B66D0" w:rsidRDefault="00B934DD" w:rsidP="00B934DD">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Secure real-time log streaming of tenant security audit events over TLS</w:t>
                </w:r>
                <w:r w:rsidR="009C716B">
                  <w:t xml:space="preserve"> 1.3</w:t>
                </w:r>
                <w:r w:rsidRPr="00C5213A">
                  <w:t xml:space="preserve"> for ingestion into Microsoft Sentinel SIEM.</w:t>
                </w:r>
              </w:p>
            </w:tc>
          </w:tr>
          <w:tr w:rsidR="00B934DD" w:rsidRPr="007E5415" w14:paraId="66987618"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1CC43D5B" w14:textId="5F747330" w:rsidR="00B934DD" w:rsidRPr="001F578E" w:rsidRDefault="00B934DD" w:rsidP="00B934DD">
                <w:pPr>
                  <w:pStyle w:val="TableSubHeading"/>
                </w:pPr>
                <w:r w:rsidRPr="00C5213A">
                  <w:t>Auth0 SaaS Platform (AU Cloud)</w:t>
                </w:r>
              </w:p>
            </w:tc>
            <w:tc>
              <w:tcPr>
                <w:tcW w:w="3024" w:type="dxa"/>
                <w:vAlign w:val="top"/>
              </w:tcPr>
              <w:p w14:paraId="2F729B2F" w14:textId="27E2EB17"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WCQ Datadog Service</w:t>
                </w:r>
              </w:p>
            </w:tc>
            <w:tc>
              <w:tcPr>
                <w:tcW w:w="3024" w:type="dxa"/>
                <w:vAlign w:val="top"/>
              </w:tcPr>
              <w:p w14:paraId="5AB82CB8" w14:textId="4C7F9A4B"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Direct streaming of operational logs and platform telemetry over TLS</w:t>
                </w:r>
                <w:r w:rsidR="009C716B">
                  <w:t xml:space="preserve"> 1.3</w:t>
                </w:r>
                <w:r w:rsidRPr="00C5213A">
                  <w:t xml:space="preserve"> for real-time monitoring and alerting.</w:t>
                </w:r>
              </w:p>
            </w:tc>
          </w:tr>
          <w:tr w:rsidR="00B934DD" w:rsidRPr="007E5415" w14:paraId="2CB6DC9D"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bottom w:val="single" w:sz="4" w:space="0" w:color="FFFFFF" w:themeColor="background1"/>
                </w:tcBorders>
                <w:vAlign w:val="top"/>
              </w:tcPr>
              <w:p w14:paraId="01F75C1A" w14:textId="110B9DD9" w:rsidR="00B934DD" w:rsidRPr="00DF4627" w:rsidRDefault="00B934DD" w:rsidP="00B934DD">
                <w:pPr>
                  <w:pStyle w:val="TableSubHeading"/>
                  <w:tabs>
                    <w:tab w:val="left" w:pos="971"/>
                  </w:tabs>
                </w:pPr>
                <w:r w:rsidRPr="00C5213A">
                  <w:t>Auth0 SaaS Platform (AU Cloud)</w:t>
                </w:r>
              </w:p>
            </w:tc>
            <w:tc>
              <w:tcPr>
                <w:tcW w:w="3024" w:type="dxa"/>
                <w:vAlign w:val="top"/>
              </w:tcPr>
              <w:p w14:paraId="0994FBB5" w14:textId="48A0E816"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WCQ Correspondence Platform</w:t>
                </w:r>
              </w:p>
            </w:tc>
            <w:tc>
              <w:tcPr>
                <w:tcW w:w="3024" w:type="dxa"/>
                <w:vAlign w:val="top"/>
              </w:tcPr>
              <w:p w14:paraId="33891351" w14:textId="3654F07A"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Out-of-band delivery of MFA challenges, SMS OTP codes, and email verification notifications via REST/TLS</w:t>
                </w:r>
                <w:r w:rsidR="009C716B">
                  <w:t xml:space="preserve"> 1.3</w:t>
                </w:r>
                <w:r w:rsidRPr="00C5213A">
                  <w:t xml:space="preserve"> interfaces.</w:t>
                </w:r>
              </w:p>
            </w:tc>
          </w:tr>
          <w:tr w:rsidR="00B934DD" w:rsidRPr="007E5415" w14:paraId="0D7D159E" w14:textId="77777777">
            <w:trPr>
              <w:trHeight w:val="2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FFFFFF" w:themeColor="background1"/>
                </w:tcBorders>
                <w:vAlign w:val="top"/>
              </w:tcPr>
              <w:p w14:paraId="7E3A4797" w14:textId="4A93F21B" w:rsidR="00B934DD" w:rsidRPr="00EC5077" w:rsidRDefault="00B934DD" w:rsidP="00B934DD">
                <w:pPr>
                  <w:pStyle w:val="TableSubHeading"/>
                </w:pPr>
                <w:r w:rsidRPr="00C5213A">
                  <w:t>GitHub CI/CD &amp; Terraform Pipeline</w:t>
                </w:r>
              </w:p>
            </w:tc>
            <w:tc>
              <w:tcPr>
                <w:tcW w:w="3024" w:type="dxa"/>
                <w:tcBorders>
                  <w:bottom w:val="single" w:sz="12" w:space="0" w:color="003E8F"/>
                </w:tcBorders>
                <w:vAlign w:val="top"/>
              </w:tcPr>
              <w:p w14:paraId="1CD9582B" w14:textId="4902BA80"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Auth0 SaaS Platform (AU Cloud)</w:t>
                </w:r>
              </w:p>
            </w:tc>
            <w:tc>
              <w:tcPr>
                <w:tcW w:w="3024" w:type="dxa"/>
                <w:tcBorders>
                  <w:bottom w:val="single" w:sz="12" w:space="0" w:color="003E8F"/>
                </w:tcBorders>
                <w:vAlign w:val="top"/>
              </w:tcPr>
              <w:p w14:paraId="59181F7E" w14:textId="55095A44" w:rsidR="00B934DD" w:rsidRPr="00027926" w:rsidRDefault="00B934DD" w:rsidP="00B934DD">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5213A">
                  <w:t>Automated deployment and provisioning of tenant configurations, Actions, connections, and settings as code via Auth0 Management API.</w:t>
                </w:r>
              </w:p>
            </w:tc>
          </w:tr>
        </w:tbl>
        <w:p w14:paraId="6B38E348" w14:textId="6B416FBD" w:rsidR="00E6668B" w:rsidRDefault="00E6668B">
          <w:pPr>
            <w:pStyle w:val="Caption"/>
          </w:pPr>
          <w:bookmarkStart w:id="165" w:name="_Toc242170498"/>
          <w:r>
            <w:t xml:space="preserve">Table </w:t>
          </w:r>
          <w:r w:rsidR="0012787A">
            <w:fldChar w:fldCharType="begin"/>
          </w:r>
          <w:r w:rsidR="0012787A">
            <w:instrText xml:space="preserve"> SEQ Table \* ARABIC </w:instrText>
          </w:r>
          <w:r w:rsidR="0012787A">
            <w:fldChar w:fldCharType="separate"/>
          </w:r>
          <w:r w:rsidR="00D2291F">
            <w:t>30</w:t>
          </w:r>
          <w:r w:rsidR="0012787A">
            <w:fldChar w:fldCharType="end"/>
          </w:r>
          <w:r>
            <w:t xml:space="preserve"> - </w:t>
          </w:r>
          <w:r w:rsidRPr="00DB0510">
            <w:t>Infrastructure  Architecture Interactions and Flows</w:t>
          </w:r>
          <w:bookmarkEnd w:id="165"/>
        </w:p>
        <w:p w14:paraId="6C740AEA" w14:textId="77777777" w:rsidR="00EE7BCA" w:rsidRDefault="00EE7BCA" w:rsidP="00EE7BCA">
          <w:pPr>
            <w:pStyle w:val="Heading2-NumberedList"/>
          </w:pPr>
          <w:bookmarkStart w:id="166" w:name="_Toc242170605"/>
          <w:r>
            <w:t>Infrastructure Architecture Key Design Considerations</w:t>
          </w:r>
          <w:bookmarkEnd w:id="166"/>
        </w:p>
        <w:p w14:paraId="3AD39E3B" w14:textId="77777777" w:rsidR="00EE7BCA" w:rsidRDefault="00EE7BCA" w:rsidP="00EE7BCA">
          <w:pPr>
            <w:tabs>
              <w:tab w:val="left" w:pos="1055"/>
            </w:tabs>
          </w:pPr>
          <w:r>
            <w:t>Identifies the primary infrastructure requirements, constraints and quality attributes that influence infrastructure design decisions.</w:t>
          </w:r>
        </w:p>
        <w:p w14:paraId="0DEECDD6" w14:textId="7B31EC66" w:rsidR="00EE7BCA" w:rsidRPr="00A35228"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1801E544"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1D5B3873" w14:textId="77777777" w:rsidR="00EE7BCA" w:rsidRPr="00CF5342" w:rsidRDefault="00EE7BCA">
                <w:pPr>
                  <w:pStyle w:val="TableHeading"/>
                  <w:tabs>
                    <w:tab w:val="left" w:pos="1055"/>
                  </w:tabs>
                </w:pPr>
                <w:r w:rsidRPr="00737E8B">
                  <w:t>Consideration</w:t>
                </w:r>
              </w:p>
            </w:tc>
            <w:tc>
              <w:tcPr>
                <w:tcW w:w="4961" w:type="dxa"/>
                <w:vAlign w:val="top"/>
              </w:tcPr>
              <w:p w14:paraId="4F9165F9"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737E8B">
                  <w:t>Design Response</w:t>
                </w:r>
              </w:p>
            </w:tc>
          </w:tr>
          <w:tr w:rsidR="00D745EE" w:rsidRPr="00BB5816" w14:paraId="47D38F0D"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BC51315" w14:textId="45D7BBC9" w:rsidR="00D745EE" w:rsidRPr="00B44420" w:rsidRDefault="00D745EE" w:rsidP="00D745EE">
                <w:pPr>
                  <w:pStyle w:val="TableSubHeading"/>
                  <w:tabs>
                    <w:tab w:val="left" w:pos="954"/>
                  </w:tabs>
                </w:pPr>
                <w:r w:rsidRPr="00162EEC">
                  <w:t>Availability</w:t>
                </w:r>
              </w:p>
            </w:tc>
            <w:tc>
              <w:tcPr>
                <w:tcW w:w="4961" w:type="dxa"/>
                <w:tcBorders>
                  <w:top w:val="nil"/>
                  <w:bottom w:val="nil"/>
                </w:tcBorders>
                <w:vAlign w:val="top"/>
              </w:tcPr>
              <w:p w14:paraId="7279DB00" w14:textId="7872B277" w:rsidR="00D745EE" w:rsidRPr="00B44420" w:rsidRDefault="00D745EE" w:rsidP="00D745EE">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Auth0 SaaS infrastructure designed to support 99.99% monthly availability</w:t>
                </w:r>
              </w:p>
            </w:tc>
          </w:tr>
          <w:tr w:rsidR="00D745EE" w:rsidRPr="007E5415" w14:paraId="64B9711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A23CFE6" w14:textId="15445272" w:rsidR="00D745EE" w:rsidRPr="00EF1989" w:rsidRDefault="00D745EE" w:rsidP="00D745EE">
                <w:pPr>
                  <w:pStyle w:val="TableSubHeading"/>
                  <w:tabs>
                    <w:tab w:val="left" w:pos="938"/>
                  </w:tabs>
                </w:pPr>
                <w:r w:rsidRPr="00162EEC">
                  <w:t>Scalability</w:t>
                </w:r>
              </w:p>
            </w:tc>
            <w:tc>
              <w:tcPr>
                <w:tcW w:w="4961" w:type="dxa"/>
                <w:tcBorders>
                  <w:top w:val="single" w:sz="4" w:space="0" w:color="F2F2F2" w:themeColor="background1" w:themeShade="F2"/>
                  <w:bottom w:val="single" w:sz="4" w:space="0" w:color="F2F2F2" w:themeColor="background1" w:themeShade="F2"/>
                </w:tcBorders>
                <w:vAlign w:val="top"/>
              </w:tcPr>
              <w:p w14:paraId="6AEB6CCA" w14:textId="35F8374C" w:rsidR="00D745EE" w:rsidRPr="003B66D0" w:rsidRDefault="00D745EE" w:rsidP="00D745EE">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Elastic Auth0 SaaS multi-tenant infrastructure automatically scales to handle peak authentication traffic within public cloud rate limits.</w:t>
                </w:r>
              </w:p>
            </w:tc>
          </w:tr>
          <w:tr w:rsidR="00D745EE" w:rsidRPr="007E5415" w14:paraId="2A5D70D0"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934C5B1" w14:textId="343673EF" w:rsidR="00D745EE" w:rsidRPr="001F578E" w:rsidRDefault="00D745EE" w:rsidP="00D745EE">
                <w:pPr>
                  <w:pStyle w:val="TableSubHeading"/>
                </w:pPr>
                <w:r w:rsidRPr="00162EEC">
                  <w:t>Resilience</w:t>
                </w:r>
              </w:p>
            </w:tc>
            <w:tc>
              <w:tcPr>
                <w:tcW w:w="4961" w:type="dxa"/>
                <w:tcBorders>
                  <w:top w:val="single" w:sz="4" w:space="0" w:color="F2F2F2" w:themeColor="background1" w:themeShade="F2"/>
                  <w:bottom w:val="single" w:sz="4" w:space="0" w:color="F2F2F2" w:themeColor="background1" w:themeShade="F2"/>
                </w:tcBorders>
                <w:vAlign w:val="top"/>
              </w:tcPr>
              <w:p w14:paraId="3890E993" w14:textId="33D41723" w:rsidR="00D745EE" w:rsidRPr="00027926" w:rsidRDefault="00D745EE" w:rsidP="00D745E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High-availability multi-region SaaS deployment across AWS Sydney (primary) and Melbourne (warm standby) eliminates single points of failure.</w:t>
                </w:r>
              </w:p>
            </w:tc>
          </w:tr>
          <w:tr w:rsidR="00D745EE" w:rsidRPr="007E5415" w14:paraId="18B9B0D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DBDAF2E" w14:textId="0F4765F4" w:rsidR="00D745EE" w:rsidRPr="00DF4627" w:rsidRDefault="00D745EE" w:rsidP="00D745EE">
                <w:pPr>
                  <w:pStyle w:val="TableSubHeading"/>
                  <w:tabs>
                    <w:tab w:val="left" w:pos="971"/>
                  </w:tabs>
                </w:pPr>
                <w:r w:rsidRPr="00162EEC">
                  <w:t>Capacity</w:t>
                </w:r>
              </w:p>
            </w:tc>
            <w:tc>
              <w:tcPr>
                <w:tcW w:w="4961" w:type="dxa"/>
                <w:tcBorders>
                  <w:top w:val="single" w:sz="4" w:space="0" w:color="F2F2F2" w:themeColor="background1" w:themeShade="F2"/>
                  <w:bottom w:val="single" w:sz="4" w:space="0" w:color="F2F2F2" w:themeColor="background1" w:themeShade="F2"/>
                </w:tcBorders>
                <w:vAlign w:val="top"/>
              </w:tcPr>
              <w:p w14:paraId="50F66CD3" w14:textId="5A0AA473" w:rsidR="00D745EE" w:rsidRPr="00027926" w:rsidRDefault="00D745EE" w:rsidP="00D745E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Cloud-native SaaS infrastructure sized to support expected user volumes and growth up to 100 RPS sustained for Authentication API.</w:t>
                </w:r>
              </w:p>
            </w:tc>
          </w:tr>
          <w:tr w:rsidR="00D745EE" w:rsidRPr="007E5415" w14:paraId="710ED81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6C13DC9" w14:textId="597BB795" w:rsidR="00D745EE" w:rsidRPr="00EC5077" w:rsidRDefault="00D745EE" w:rsidP="00D745EE">
                <w:pPr>
                  <w:pStyle w:val="TableSubHeading"/>
                </w:pPr>
                <w:r w:rsidRPr="00162EEC">
                  <w:t>Disaster Recovery</w:t>
                </w:r>
              </w:p>
            </w:tc>
            <w:tc>
              <w:tcPr>
                <w:tcW w:w="4961" w:type="dxa"/>
                <w:tcBorders>
                  <w:top w:val="single" w:sz="4" w:space="0" w:color="F2F2F2" w:themeColor="background1" w:themeShade="F2"/>
                  <w:bottom w:val="single" w:sz="4" w:space="0" w:color="F2F2F2" w:themeColor="background1" w:themeShade="F2"/>
                </w:tcBorders>
                <w:vAlign w:val="top"/>
              </w:tcPr>
              <w:p w14:paraId="5E6C0529" w14:textId="5118C170" w:rsidR="00D745EE" w:rsidRPr="00027926" w:rsidRDefault="00D745EE" w:rsidP="00D745E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Geo-redundant automated failover to AWS Melbourne with RPO of 1 minute and RTO of 15 minutes for regional disaster recovery.</w:t>
                </w:r>
              </w:p>
            </w:tc>
          </w:tr>
          <w:tr w:rsidR="00D745EE" w:rsidRPr="007E5415" w14:paraId="171F00B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186227C" w14:textId="4D2DEC18" w:rsidR="00D745EE" w:rsidRPr="00533515" w:rsidRDefault="00D745EE" w:rsidP="00D745EE">
                <w:pPr>
                  <w:pStyle w:val="TableSubHeading"/>
                </w:pPr>
                <w:r w:rsidRPr="00162EEC">
                  <w:t>Operational Support</w:t>
                </w:r>
              </w:p>
            </w:tc>
            <w:tc>
              <w:tcPr>
                <w:tcW w:w="4961" w:type="dxa"/>
                <w:tcBorders>
                  <w:top w:val="single" w:sz="4" w:space="0" w:color="F2F2F2" w:themeColor="background1" w:themeShade="F2"/>
                  <w:bottom w:val="single" w:sz="12" w:space="0" w:color="003E8F"/>
                </w:tcBorders>
                <w:vAlign w:val="top"/>
              </w:tcPr>
              <w:p w14:paraId="71E5C762" w14:textId="753536E9" w:rsidR="00D745EE" w:rsidRPr="00027926" w:rsidRDefault="00D745EE" w:rsidP="00D745EE">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62EEC">
                  <w:t>Fully managed Auth0 SaaS handles OS, patching, and maintenance, with operational log streaming to Datadog for health telemetry.</w:t>
                </w:r>
              </w:p>
            </w:tc>
          </w:tr>
        </w:tbl>
        <w:p w14:paraId="3D93F9F9" w14:textId="530E27F8" w:rsidR="00E6668B" w:rsidRDefault="00E6668B">
          <w:pPr>
            <w:pStyle w:val="Caption"/>
          </w:pPr>
          <w:bookmarkStart w:id="167" w:name="_Toc242170499"/>
          <w:r>
            <w:t xml:space="preserve">Table </w:t>
          </w:r>
          <w:r w:rsidR="0012787A">
            <w:fldChar w:fldCharType="begin"/>
          </w:r>
          <w:r w:rsidR="0012787A">
            <w:instrText xml:space="preserve"> SEQ Table \* ARABIC </w:instrText>
          </w:r>
          <w:r w:rsidR="0012787A">
            <w:fldChar w:fldCharType="separate"/>
          </w:r>
          <w:r w:rsidR="00D2291F">
            <w:t>31</w:t>
          </w:r>
          <w:r w:rsidR="0012787A">
            <w:fldChar w:fldCharType="end"/>
          </w:r>
          <w:r>
            <w:t xml:space="preserve"> - </w:t>
          </w:r>
          <w:r w:rsidRPr="00E12C04">
            <w:t>Infrastructure  Architecture Design Considerations</w:t>
          </w:r>
          <w:bookmarkEnd w:id="167"/>
        </w:p>
        <w:p w14:paraId="09C3FBB9" w14:textId="77777777" w:rsidR="00EE7BCA" w:rsidRPr="00F83223" w:rsidRDefault="00EE7BCA" w:rsidP="00EE7BCA">
          <w:pPr>
            <w:rPr>
              <w:lang w:val="en-US"/>
            </w:rPr>
          </w:pPr>
        </w:p>
        <w:p w14:paraId="3E9CA56D" w14:textId="77777777" w:rsidR="00EE7BCA" w:rsidRDefault="00EE7BCA" w:rsidP="00EE7BCA">
          <w:pPr>
            <w:pStyle w:val="Heading2-NumberedList"/>
          </w:pPr>
          <w:bookmarkStart w:id="168" w:name="_Toc242170606"/>
          <w:r>
            <w:t>Infrastructure Architecture Checklist</w:t>
          </w:r>
          <w:bookmarkEnd w:id="168"/>
        </w:p>
        <w:p w14:paraId="1A830970" w14:textId="77777777" w:rsidR="00EE7BCA" w:rsidRDefault="00EE7BCA" w:rsidP="00EE7BCA">
          <w:pPr>
            <w:tabs>
              <w:tab w:val="left" w:pos="1055"/>
            </w:tabs>
          </w:pPr>
          <w:r>
            <w:t>Before completing this section, confirm that:</w:t>
          </w:r>
        </w:p>
        <w:p w14:paraId="300DC210" w14:textId="77777777" w:rsidR="00EE7BCA" w:rsidRDefault="00EE7BCA">
          <w:pPr>
            <w:pStyle w:val="ListParagraph"/>
            <w:numPr>
              <w:ilvl w:val="0"/>
              <w:numId w:val="16"/>
            </w:numPr>
            <w:tabs>
              <w:tab w:val="left" w:pos="1055"/>
            </w:tabs>
          </w:pPr>
          <w:r>
            <w:t>The hosting model is clearly defined.</w:t>
          </w:r>
        </w:p>
        <w:p w14:paraId="1ADAB861" w14:textId="77777777" w:rsidR="00EE7BCA" w:rsidRDefault="00EE7BCA">
          <w:pPr>
            <w:pStyle w:val="ListParagraph"/>
            <w:numPr>
              <w:ilvl w:val="0"/>
              <w:numId w:val="16"/>
            </w:numPr>
            <w:tabs>
              <w:tab w:val="left" w:pos="1055"/>
            </w:tabs>
          </w:pPr>
          <w:r>
            <w:t>Infrastructure standards and principles are documented.</w:t>
          </w:r>
        </w:p>
        <w:p w14:paraId="53E02F8A" w14:textId="77777777" w:rsidR="00EE7BCA" w:rsidRDefault="00EE7BCA">
          <w:pPr>
            <w:pStyle w:val="ListParagraph"/>
            <w:numPr>
              <w:ilvl w:val="0"/>
              <w:numId w:val="16"/>
            </w:numPr>
            <w:tabs>
              <w:tab w:val="left" w:pos="1055"/>
            </w:tabs>
          </w:pPr>
          <w:r>
            <w:t>Major infrastructure services and platforms are identified.</w:t>
          </w:r>
        </w:p>
        <w:p w14:paraId="5A8C93DA" w14:textId="77777777" w:rsidR="00EE7BCA" w:rsidRDefault="00EE7BCA">
          <w:pPr>
            <w:pStyle w:val="ListParagraph"/>
            <w:numPr>
              <w:ilvl w:val="0"/>
              <w:numId w:val="16"/>
            </w:numPr>
            <w:tabs>
              <w:tab w:val="left" w:pos="1055"/>
            </w:tabs>
          </w:pPr>
          <w:r>
            <w:t>Connectivity and infrastructure dependencies are understood.</w:t>
          </w:r>
        </w:p>
        <w:p w14:paraId="5E11006A" w14:textId="77777777" w:rsidR="00EE7BCA" w:rsidRDefault="00EE7BCA">
          <w:pPr>
            <w:pStyle w:val="ListParagraph"/>
            <w:numPr>
              <w:ilvl w:val="0"/>
              <w:numId w:val="16"/>
            </w:numPr>
            <w:tabs>
              <w:tab w:val="left" w:pos="1055"/>
            </w:tabs>
          </w:pPr>
          <w:r>
            <w:t>Capacity, availability and resilience requirements are addressed.</w:t>
          </w:r>
        </w:p>
        <w:p w14:paraId="4D49C3C4" w14:textId="77777777" w:rsidR="00EE7BCA" w:rsidRDefault="00EE7BCA">
          <w:pPr>
            <w:pStyle w:val="ListParagraph"/>
            <w:numPr>
              <w:ilvl w:val="0"/>
              <w:numId w:val="16"/>
            </w:numPr>
            <w:tabs>
              <w:tab w:val="left" w:pos="1055"/>
            </w:tabs>
          </w:pPr>
          <w:r>
            <w:t>Disaster recovery and operational support requirements are considered.</w:t>
          </w:r>
        </w:p>
        <w:p w14:paraId="21E80734" w14:textId="77777777" w:rsidR="00EE7BCA" w:rsidRDefault="00EE7BCA">
          <w:pPr>
            <w:pStyle w:val="ListParagraph"/>
            <w:numPr>
              <w:ilvl w:val="0"/>
              <w:numId w:val="16"/>
            </w:numPr>
            <w:tabs>
              <w:tab w:val="left" w:pos="1055"/>
            </w:tabs>
          </w:pPr>
          <w:r>
            <w:t>Infrastructure aligns with enterprise hosting and cloud strategies.</w:t>
          </w:r>
        </w:p>
        <w:p w14:paraId="5D6916ED" w14:textId="77777777" w:rsidR="00EE7BCA" w:rsidRDefault="00EE7BCA">
          <w:pPr>
            <w:pStyle w:val="ListParagraph"/>
            <w:numPr>
              <w:ilvl w:val="0"/>
              <w:numId w:val="16"/>
            </w:numPr>
            <w:tabs>
              <w:tab w:val="left" w:pos="1055"/>
            </w:tabs>
          </w:pPr>
          <w:r>
            <w:t>Infrastructure supports current and future business demand.</w:t>
          </w:r>
        </w:p>
        <w:p w14:paraId="23A1756A" w14:textId="77777777" w:rsidR="00EE7BCA" w:rsidRDefault="00EE7BCA" w:rsidP="00EE7BCA">
          <w:pPr>
            <w:tabs>
              <w:tab w:val="left" w:pos="1055"/>
            </w:tabs>
          </w:pPr>
          <w:r>
            <w:t xml:space="preserve">A reader should be able to understand </w:t>
          </w:r>
          <w:r w:rsidRPr="00A35228">
            <w:rPr>
              <w:b/>
              <w:bCs/>
            </w:rPr>
            <w:t>where the solution is hosted, what infrastructure services support it, how infrastructure components interact, and how the architecture delivers the required levels of availability, resilience, scalability and operational support.</w:t>
          </w:r>
        </w:p>
        <w:p w14:paraId="04222BE4" w14:textId="77777777" w:rsidR="00EE7BCA" w:rsidRDefault="00EE7BCA" w:rsidP="00EE7BCA">
          <w:pPr>
            <w:pStyle w:val="Heading1-NumberedList"/>
          </w:pPr>
          <w:bookmarkStart w:id="169" w:name="_Toc242170607"/>
          <w:r>
            <w:t>Environment Architecture</w:t>
          </w:r>
          <w:bookmarkEnd w:id="169"/>
        </w:p>
        <w:p w14:paraId="0AC536C1" w14:textId="77777777" w:rsidR="00DA4F98" w:rsidRDefault="00DA4F98" w:rsidP="00DA4F98">
          <w:pPr>
            <w:tabs>
              <w:tab w:val="left" w:pos="1055"/>
            </w:tabs>
          </w:pPr>
          <w:r>
            <w:t>The environment strategy for WorkCover Queensland (WCQ) relies on a multi-tiered tenant topology to ensure complete isolation, controlled promotion, and reliable delivery across the software development lifecycle. The architecture comprises six distinct Auth0 environments, each serving a dedicated operational purpose. Each environment corresponds to an independent Auth0 tenant. Similarly, other core components viz. Mock Web Portal, Mock Business API and Mock OIDC Provider will also have their own distinct corresponding environments.</w:t>
          </w:r>
        </w:p>
        <w:p w14:paraId="4AD23F2A" w14:textId="77777777" w:rsidR="00DA4F98" w:rsidRDefault="00DA4F98">
          <w:pPr>
            <w:numPr>
              <w:ilvl w:val="0"/>
              <w:numId w:val="36"/>
            </w:numPr>
            <w:tabs>
              <w:tab w:val="left" w:pos="1055"/>
            </w:tabs>
            <w:spacing w:after="0"/>
          </w:pPr>
          <w:r>
            <w:rPr>
              <w:b/>
              <w:bCs/>
            </w:rPr>
            <w:t xml:space="preserve">Development (DEV): </w:t>
          </w:r>
          <w:r>
            <w:t>Dedicated sandbox environment used by development teams for active feature engineering, initial custom Actions development, and unit testing.</w:t>
          </w:r>
        </w:p>
        <w:p w14:paraId="7ECDF8CF" w14:textId="77777777" w:rsidR="00DA4F98" w:rsidRDefault="00DA4F98">
          <w:pPr>
            <w:numPr>
              <w:ilvl w:val="0"/>
              <w:numId w:val="36"/>
            </w:numPr>
            <w:tabs>
              <w:tab w:val="left" w:pos="1055"/>
            </w:tabs>
            <w:spacing w:after="0"/>
          </w:pPr>
          <w:r>
            <w:rPr>
              <w:b/>
              <w:bCs/>
            </w:rPr>
            <w:t xml:space="preserve">Test (TEST): </w:t>
          </w:r>
          <w:r>
            <w:t>Supports rapid verification, automated test suites, and functional validation of new identity features and tenant configuration changes.</w:t>
          </w:r>
        </w:p>
        <w:p w14:paraId="3ECF1323" w14:textId="77777777" w:rsidR="00DA4F98" w:rsidRDefault="00DA4F98">
          <w:pPr>
            <w:numPr>
              <w:ilvl w:val="0"/>
              <w:numId w:val="36"/>
            </w:numPr>
            <w:tabs>
              <w:tab w:val="left" w:pos="1055"/>
            </w:tabs>
            <w:spacing w:after="0"/>
          </w:pPr>
          <w:r>
            <w:rPr>
              <w:b/>
              <w:bCs/>
            </w:rPr>
            <w:t xml:space="preserve">System Integration Test (SIT): </w:t>
          </w:r>
          <w:r>
            <w:t>Validates end-to-end identity flows and interface protocols between Auth0 and interconnected enterprise systems, including mock and external identity providers.</w:t>
          </w:r>
        </w:p>
        <w:p w14:paraId="291DFBF6" w14:textId="77777777" w:rsidR="00DA4F98" w:rsidRDefault="00DA4F98">
          <w:pPr>
            <w:numPr>
              <w:ilvl w:val="0"/>
              <w:numId w:val="36"/>
            </w:numPr>
            <w:tabs>
              <w:tab w:val="left" w:pos="1055"/>
            </w:tabs>
            <w:spacing w:after="0"/>
          </w:pPr>
          <w:r>
            <w:rPr>
              <w:b/>
              <w:bCs/>
            </w:rPr>
            <w:t xml:space="preserve">User Acceptance Testing (UAT): </w:t>
          </w:r>
          <w:r>
            <w:t>Provides a stable, production-like environment for business stakeholders, QA teams, and customer representatives to perform final validation and user acceptance sign-offs.</w:t>
          </w:r>
        </w:p>
        <w:p w14:paraId="7E57C276" w14:textId="77777777" w:rsidR="00DA4F98" w:rsidRDefault="00DA4F98">
          <w:pPr>
            <w:numPr>
              <w:ilvl w:val="0"/>
              <w:numId w:val="36"/>
            </w:numPr>
            <w:tabs>
              <w:tab w:val="left" w:pos="1055"/>
            </w:tabs>
            <w:spacing w:after="0"/>
          </w:pPr>
          <w:r>
            <w:rPr>
              <w:b/>
              <w:bCs/>
            </w:rPr>
            <w:t xml:space="preserve">Production (PROD): </w:t>
          </w:r>
          <w:r>
            <w:t>The live customer-facing identity platform environment, hosted across AWS Sydney and Melbourne for high availability, fault tolerance, and security compliance.</w:t>
          </w:r>
        </w:p>
        <w:p w14:paraId="07CC2E9E" w14:textId="77777777" w:rsidR="00DA4F98" w:rsidRDefault="00DA4F98">
          <w:pPr>
            <w:numPr>
              <w:ilvl w:val="0"/>
              <w:numId w:val="36"/>
            </w:numPr>
            <w:tabs>
              <w:tab w:val="left" w:pos="1055"/>
            </w:tabs>
            <w:spacing w:after="0"/>
          </w:pPr>
          <w:r>
            <w:rPr>
              <w:b/>
              <w:bCs/>
            </w:rPr>
            <w:t xml:space="preserve">Production Support (PROD-SUPPORT): </w:t>
          </w:r>
          <w:r>
            <w:t>A pre-production staging environment mirrored closely with production settings, used for dry-run deployment rehearsals, defect replication, patch verification, and operational readiness testing.</w:t>
          </w:r>
        </w:p>
        <w:p w14:paraId="3F251FB7" w14:textId="77777777" w:rsidR="00DA4F98" w:rsidRDefault="00DA4F98" w:rsidP="00DA4F98">
          <w:pPr>
            <w:tabs>
              <w:tab w:val="left" w:pos="1055"/>
            </w:tabs>
            <w:rPr>
              <w:b/>
              <w:bCs/>
            </w:rPr>
          </w:pPr>
        </w:p>
        <w:p w14:paraId="00520C3C" w14:textId="1FC9B366" w:rsidR="00EE7BCA" w:rsidRPr="001D7C6E" w:rsidRDefault="00DA4F98" w:rsidP="001D7C6E">
          <w:pPr>
            <w:tabs>
              <w:tab w:val="left" w:pos="1055"/>
            </w:tabs>
          </w:pPr>
          <w:r>
            <w:t>The solution will utilise separate environments to support controlled delivery and operational stability. Each environment serves a distinct purpose and supports the progressive validation of solution capabilities prior to production deployment. Each environment will be built via CI/CD deployment automation.</w:t>
          </w:r>
          <w:r w:rsidR="001D7C6E">
            <w:rPr>
              <w:b/>
              <w:bCs/>
              <w:noProof/>
              <w:color w:val="FF0000"/>
            </w:rPr>
            <w:drawing>
              <wp:inline distT="114300" distB="114300" distL="114300" distR="114300" wp14:anchorId="107068B9" wp14:editId="436E4DA2">
                <wp:extent cx="5759140" cy="3302000"/>
                <wp:effectExtent l="0" t="0" r="0" b="0"/>
                <wp:docPr id="21355438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759140" cy="3302000"/>
                        </a:xfrm>
                        <a:prstGeom prst="rect">
                          <a:avLst/>
                        </a:prstGeom>
                        <a:ln/>
                      </pic:spPr>
                    </pic:pic>
                  </a:graphicData>
                </a:graphic>
              </wp:inline>
            </w:drawing>
          </w:r>
        </w:p>
        <w:p w14:paraId="5E1DD123" w14:textId="2A4C6145" w:rsidR="00A06F32" w:rsidRDefault="00A06F32" w:rsidP="00A06F32">
          <w:pPr>
            <w:pStyle w:val="Caption"/>
          </w:pPr>
          <w:bookmarkStart w:id="170" w:name="_Toc242170544"/>
          <w:bookmarkStart w:id="171" w:name="_Toc237962137"/>
          <w:r>
            <w:t xml:space="preserve">Figure </w:t>
          </w:r>
          <w:r>
            <w:fldChar w:fldCharType="begin"/>
          </w:r>
          <w:r>
            <w:instrText xml:space="preserve"> SEQ Figure \* ARABIC </w:instrText>
          </w:r>
          <w:r>
            <w:fldChar w:fldCharType="separate"/>
          </w:r>
          <w:r w:rsidR="001B50FC">
            <w:t>21</w:t>
          </w:r>
          <w:r>
            <w:fldChar w:fldCharType="end"/>
          </w:r>
          <w:r>
            <w:t xml:space="preserve"> - </w:t>
          </w:r>
          <w:commentRangeStart w:id="172"/>
          <w:r w:rsidRPr="006E10D2">
            <w:t>Environment Topology Diagram</w:t>
          </w:r>
          <w:bookmarkEnd w:id="170"/>
          <w:commentRangeEnd w:id="172"/>
          <w:r w:rsidR="006046E3">
            <w:rPr>
              <w:rStyle w:val="CommentReference"/>
              <w:sz w:val="18"/>
              <w:szCs w:val="18"/>
            </w:rPr>
            <w:commentReference w:id="172"/>
          </w:r>
        </w:p>
        <w:p w14:paraId="6E332E62" w14:textId="77777777" w:rsidR="00EE7BCA" w:rsidRDefault="00EE7BCA" w:rsidP="00EE7BCA">
          <w:pPr>
            <w:pStyle w:val="Heading2-NumberedList"/>
          </w:pPr>
          <w:bookmarkStart w:id="173" w:name="_Toc242170608"/>
          <w:bookmarkEnd w:id="171"/>
          <w:r>
            <w:t>Environment Architecture Overview</w:t>
          </w:r>
          <w:bookmarkEnd w:id="173"/>
        </w:p>
        <w:p w14:paraId="60B2DC6D" w14:textId="77777777" w:rsidR="008817BC" w:rsidRDefault="008817BC" w:rsidP="008817BC">
          <w:pPr>
            <w:tabs>
              <w:tab w:val="left" w:pos="1055"/>
            </w:tabs>
          </w:pPr>
          <w:r>
            <w:t>The environment strategy for WorkCover Queensland (WCQ) relies on a multi-tiered tenant topology to ensure complete isolation, controlled promotion, and reliable delivery across the software development lifecycle. The architecture comprises six distinct Auth0 environments, each serving a dedicated operational purpose. Each environment corresponds to an independent Auth0 tenant. Similarly, other core components viz. Mock Web Portal, Mock Business API and Mock OIDC Provider will also have their own distinct corresponding environments.</w:t>
          </w:r>
        </w:p>
        <w:p w14:paraId="48BF3E0E" w14:textId="30927E6A" w:rsidR="008817BC" w:rsidRDefault="008817BC">
          <w:pPr>
            <w:pStyle w:val="ListParagraph"/>
            <w:numPr>
              <w:ilvl w:val="0"/>
              <w:numId w:val="37"/>
            </w:numPr>
            <w:tabs>
              <w:tab w:val="left" w:pos="1055"/>
            </w:tabs>
          </w:pPr>
          <w:r w:rsidRPr="008A0DD7">
            <w:rPr>
              <w:b/>
              <w:bCs/>
            </w:rPr>
            <w:t>Development (DEV):</w:t>
          </w:r>
          <w:r>
            <w:t xml:space="preserve"> Dedicated sandbox environment used by development teams for active feature engineering, initial custom Actions development, and unit testing.</w:t>
          </w:r>
        </w:p>
        <w:p w14:paraId="6BBC6D9C" w14:textId="385C425D" w:rsidR="008817BC" w:rsidRDefault="008817BC">
          <w:pPr>
            <w:pStyle w:val="ListParagraph"/>
            <w:numPr>
              <w:ilvl w:val="0"/>
              <w:numId w:val="37"/>
            </w:numPr>
            <w:tabs>
              <w:tab w:val="left" w:pos="1055"/>
            </w:tabs>
          </w:pPr>
          <w:r w:rsidRPr="008A0DD7">
            <w:rPr>
              <w:b/>
              <w:bCs/>
            </w:rPr>
            <w:t>Test (TEST):</w:t>
          </w:r>
          <w:r>
            <w:t xml:space="preserve"> Supports rapid verification, automated test suites, and functional validation of new identity features and tenant configuration changes.</w:t>
          </w:r>
        </w:p>
        <w:p w14:paraId="36C5E14C" w14:textId="7345C12E" w:rsidR="008817BC" w:rsidRDefault="008817BC">
          <w:pPr>
            <w:pStyle w:val="ListParagraph"/>
            <w:numPr>
              <w:ilvl w:val="0"/>
              <w:numId w:val="37"/>
            </w:numPr>
            <w:tabs>
              <w:tab w:val="left" w:pos="1055"/>
            </w:tabs>
          </w:pPr>
          <w:r w:rsidRPr="008A0DD7">
            <w:rPr>
              <w:b/>
              <w:bCs/>
            </w:rPr>
            <w:t>System Integration Test (SIT):</w:t>
          </w:r>
          <w:r>
            <w:t xml:space="preserve"> Validates end-to-end identity flows and interface protocols between Auth0 and interconnected enterprise systems, including mock and external identity providers.</w:t>
          </w:r>
        </w:p>
        <w:p w14:paraId="6061028A" w14:textId="5A880942" w:rsidR="008817BC" w:rsidRDefault="008817BC">
          <w:pPr>
            <w:pStyle w:val="ListParagraph"/>
            <w:numPr>
              <w:ilvl w:val="0"/>
              <w:numId w:val="37"/>
            </w:numPr>
            <w:tabs>
              <w:tab w:val="left" w:pos="1055"/>
            </w:tabs>
          </w:pPr>
          <w:r w:rsidRPr="008A0DD7">
            <w:rPr>
              <w:b/>
              <w:bCs/>
            </w:rPr>
            <w:t>User Acceptance Testing (UAT):</w:t>
          </w:r>
          <w:r>
            <w:t xml:space="preserve"> Provides a stable, production-like environment for business stakeholders, QA teams, and customer representatives to perform final validation and user acceptance sign-offs.</w:t>
          </w:r>
        </w:p>
        <w:p w14:paraId="04AB517C" w14:textId="5776C323" w:rsidR="008817BC" w:rsidRDefault="008817BC">
          <w:pPr>
            <w:pStyle w:val="ListParagraph"/>
            <w:numPr>
              <w:ilvl w:val="0"/>
              <w:numId w:val="37"/>
            </w:numPr>
            <w:tabs>
              <w:tab w:val="left" w:pos="1055"/>
            </w:tabs>
          </w:pPr>
          <w:r w:rsidRPr="008A0DD7">
            <w:rPr>
              <w:b/>
              <w:bCs/>
            </w:rPr>
            <w:t>Production (PROD):</w:t>
          </w:r>
          <w:r>
            <w:t xml:space="preserve"> The live customer-facing identity platform environment, hosted across AWS Sydney and Melbourne for high availability, fault tolerance, and security compliance.</w:t>
          </w:r>
        </w:p>
        <w:p w14:paraId="3B61C45C" w14:textId="403B20B2" w:rsidR="008817BC" w:rsidRDefault="008817BC">
          <w:pPr>
            <w:pStyle w:val="ListParagraph"/>
            <w:numPr>
              <w:ilvl w:val="0"/>
              <w:numId w:val="37"/>
            </w:numPr>
            <w:tabs>
              <w:tab w:val="left" w:pos="1055"/>
            </w:tabs>
          </w:pPr>
          <w:r w:rsidRPr="008A0DD7">
            <w:rPr>
              <w:b/>
              <w:bCs/>
            </w:rPr>
            <w:t>Production Support (PROD-SUPPORT):</w:t>
          </w:r>
          <w:r>
            <w:t xml:space="preserve"> A pre-production staging environment mirrored closely with production settings, used for dry-run deployment rehearsals, defect replication, patch verification, and operational readiness testing.</w:t>
          </w:r>
        </w:p>
        <w:p w14:paraId="0BC3078E" w14:textId="6FFFE76F" w:rsidR="00EE7BCA" w:rsidRDefault="008817BC" w:rsidP="008817BC">
          <w:pPr>
            <w:tabs>
              <w:tab w:val="left" w:pos="1055"/>
            </w:tabs>
          </w:pPr>
          <w:r>
            <w:t>The solution will utilise separate environments to support controlled delivery and operational stability. Each environment serves a distinct purpose and supports the progressive validation of solution capabilities prior to production deployment. Each environment will be built via CI/CD deployment automation.</w:t>
          </w:r>
        </w:p>
        <w:p w14:paraId="3BCCBFF4" w14:textId="77777777" w:rsidR="008A0DD7" w:rsidRDefault="008A0DD7" w:rsidP="008817BC">
          <w:pPr>
            <w:tabs>
              <w:tab w:val="left" w:pos="1055"/>
            </w:tabs>
          </w:pPr>
        </w:p>
        <w:p w14:paraId="54059891" w14:textId="77777777" w:rsidR="00EE7BCA" w:rsidRDefault="00EE7BCA" w:rsidP="00EE7BCA">
          <w:pPr>
            <w:pStyle w:val="Heading2-NumberedList"/>
          </w:pPr>
          <w:bookmarkStart w:id="174" w:name="_Toc242170609"/>
          <w:r>
            <w:t>Environment Architecture Principles and Standards</w:t>
          </w:r>
          <w:bookmarkEnd w:id="174"/>
        </w:p>
        <w:p w14:paraId="75BAE58A" w14:textId="77777777" w:rsidR="00EE7BCA" w:rsidRDefault="00EE7BCA" w:rsidP="00EE7BCA">
          <w:pPr>
            <w:tabs>
              <w:tab w:val="left" w:pos="1055"/>
            </w:tabs>
          </w:pPr>
          <w:r>
            <w:t>Defines the standards, policies and principles governing the design, management and use of solution environments.</w:t>
          </w:r>
        </w:p>
        <w:p w14:paraId="7BD34C8C" w14:textId="77777777" w:rsidR="00EE7BCA" w:rsidRDefault="00EE7BCA" w:rsidP="00EE7BCA">
          <w:pPr>
            <w:tabs>
              <w:tab w:val="left" w:pos="1055"/>
            </w:tabs>
          </w:pPr>
          <w:r>
            <w:t>These principles help ensure environments remain secure, stable and fit for purpose.</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5F13E759"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2220D8F" w14:textId="77777777" w:rsidR="00EE7BCA" w:rsidRPr="00CF5342" w:rsidRDefault="00EE7BCA">
                <w:pPr>
                  <w:pStyle w:val="TableHeading"/>
                  <w:tabs>
                    <w:tab w:val="left" w:pos="1055"/>
                  </w:tabs>
                </w:pPr>
                <w:r w:rsidRPr="003D5A67">
                  <w:t>Principle / Standard</w:t>
                </w:r>
              </w:p>
            </w:tc>
            <w:tc>
              <w:tcPr>
                <w:tcW w:w="4961" w:type="dxa"/>
                <w:vAlign w:val="top"/>
              </w:tcPr>
              <w:p w14:paraId="7F6EF758"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3D5A67">
                  <w:t>Application</w:t>
                </w:r>
              </w:p>
            </w:tc>
          </w:tr>
          <w:tr w:rsidR="00B01AB7" w:rsidRPr="00BB5816" w14:paraId="7E5B391D"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99F2F41" w14:textId="4CD2855A" w:rsidR="00B01AB7" w:rsidRPr="00B44420" w:rsidRDefault="00B01AB7" w:rsidP="00B01AB7">
                <w:pPr>
                  <w:pStyle w:val="TableSubHeading"/>
                  <w:tabs>
                    <w:tab w:val="left" w:pos="954"/>
                  </w:tabs>
                </w:pPr>
                <w:r w:rsidRPr="006F68AD">
                  <w:t>Environment Consistency</w:t>
                </w:r>
              </w:p>
            </w:tc>
            <w:tc>
              <w:tcPr>
                <w:tcW w:w="4961" w:type="dxa"/>
                <w:tcBorders>
                  <w:top w:val="nil"/>
                  <w:bottom w:val="nil"/>
                </w:tcBorders>
                <w:vAlign w:val="top"/>
              </w:tcPr>
              <w:p w14:paraId="0AE49600" w14:textId="5678F2DA" w:rsidR="00B01AB7" w:rsidRPr="00B44420" w:rsidRDefault="00B01AB7" w:rsidP="00B01AB7">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F68AD">
                  <w:t>Each environment is provisioned as an independent Auth0 tenant using identical Terraform modules, ensuring configuration consistency across non-production (DEV, TEST, SIT, UAT, PROD-SUPPORT) and production tiers.</w:t>
                </w:r>
              </w:p>
            </w:tc>
          </w:tr>
          <w:tr w:rsidR="00B01AB7" w:rsidRPr="007E5415" w14:paraId="5C9277A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CAB19CE" w14:textId="7C2324D9" w:rsidR="00B01AB7" w:rsidRPr="00EF1989" w:rsidRDefault="00B01AB7" w:rsidP="00B01AB7">
                <w:pPr>
                  <w:pStyle w:val="TableSubHeading"/>
                  <w:tabs>
                    <w:tab w:val="left" w:pos="938"/>
                  </w:tabs>
                </w:pPr>
                <w:r w:rsidRPr="006F68AD">
                  <w:t>Infrastructure as Code</w:t>
                </w:r>
              </w:p>
            </w:tc>
            <w:tc>
              <w:tcPr>
                <w:tcW w:w="4961" w:type="dxa"/>
                <w:tcBorders>
                  <w:top w:val="single" w:sz="4" w:space="0" w:color="F2F2F2" w:themeColor="background1" w:themeShade="F2"/>
                  <w:bottom w:val="single" w:sz="4" w:space="0" w:color="F2F2F2" w:themeColor="background1" w:themeShade="F2"/>
                </w:tcBorders>
                <w:vAlign w:val="top"/>
              </w:tcPr>
              <w:p w14:paraId="1B09A883" w14:textId="025B3631" w:rsidR="00B01AB7" w:rsidRPr="003B66D0" w:rsidRDefault="00B01AB7" w:rsidP="00B01AB7">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F68AD">
                  <w:t>All tenant settings, connections, branding assets, and custom Actions are declared in GitHub source control and automatically deployed across environments via automated GitHub Actions CI/CD pipelines.</w:t>
                </w:r>
              </w:p>
            </w:tc>
          </w:tr>
          <w:tr w:rsidR="00B01AB7" w:rsidRPr="007E5415" w14:paraId="11948CE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A0598EF" w14:textId="658859F3" w:rsidR="00B01AB7" w:rsidRPr="001F578E" w:rsidRDefault="00B01AB7" w:rsidP="00B01AB7">
                <w:pPr>
                  <w:pStyle w:val="TableSubHeading"/>
                </w:pPr>
                <w:r w:rsidRPr="006F68AD">
                  <w:t>Segregation of Duties</w:t>
                </w:r>
              </w:p>
            </w:tc>
            <w:tc>
              <w:tcPr>
                <w:tcW w:w="4961" w:type="dxa"/>
                <w:tcBorders>
                  <w:top w:val="single" w:sz="4" w:space="0" w:color="F2F2F2" w:themeColor="background1" w:themeShade="F2"/>
                  <w:bottom w:val="single" w:sz="4" w:space="0" w:color="F2F2F2" w:themeColor="background1" w:themeShade="F2"/>
                </w:tcBorders>
                <w:vAlign w:val="top"/>
              </w:tcPr>
              <w:p w14:paraId="43C90368" w14:textId="15BA847A" w:rsidR="00B01AB7" w:rsidRPr="00027926" w:rsidRDefault="00B01AB7" w:rsidP="00B01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F68AD">
                  <w:t>Access to non-production and production Auth0 tenant management dashboards and CI/CD promotion permissions is strictly controlled using Role-Based Access Control (RBAC), ensuring clear separation between development and production operations.</w:t>
                </w:r>
              </w:p>
            </w:tc>
          </w:tr>
          <w:tr w:rsidR="00B01AB7" w:rsidRPr="007E5415" w14:paraId="355765BD"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0AEEC893" w14:textId="4CD67F51" w:rsidR="00B01AB7" w:rsidRPr="00DF4627" w:rsidRDefault="00B01AB7" w:rsidP="00B01AB7">
                <w:pPr>
                  <w:pStyle w:val="TableSubHeading"/>
                  <w:tabs>
                    <w:tab w:val="left" w:pos="971"/>
                  </w:tabs>
                </w:pPr>
                <w:r w:rsidRPr="006F68AD">
                  <w:t>Environment Security</w:t>
                </w:r>
              </w:p>
            </w:tc>
            <w:tc>
              <w:tcPr>
                <w:tcW w:w="4961" w:type="dxa"/>
                <w:tcBorders>
                  <w:top w:val="single" w:sz="4" w:space="0" w:color="F2F2F2" w:themeColor="background1" w:themeShade="F2"/>
                  <w:bottom w:val="single" w:sz="4" w:space="0" w:color="F2F2F2" w:themeColor="background1" w:themeShade="F2"/>
                </w:tcBorders>
                <w:vAlign w:val="top"/>
              </w:tcPr>
              <w:p w14:paraId="05916189" w14:textId="6D34D877" w:rsidR="00B01AB7" w:rsidRPr="00027926" w:rsidRDefault="00B01AB7" w:rsidP="00B01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F68AD">
                  <w:t>Security baselines (</w:t>
                </w:r>
                <w:r>
                  <w:t xml:space="preserve">TLS </w:t>
                </w:r>
                <w:r w:rsidRPr="006F68AD">
                  <w:t>1.3, encryption at rest, Attack Protection Suite) are applied consistently across all environment tiers. Non-production environments use masked or synthetic data to protect user privacy. Auth0 tenants (environments) are logically fully isolated from each other in terms of storage, configuration, user data, cryptographic keys and so on.</w:t>
                </w:r>
              </w:p>
            </w:tc>
          </w:tr>
          <w:tr w:rsidR="00B01AB7" w:rsidRPr="007E5415" w14:paraId="181F6AE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74E6DA80" w14:textId="3EB6850A" w:rsidR="00B01AB7" w:rsidRPr="00533515" w:rsidRDefault="00B01AB7" w:rsidP="00B01AB7">
                <w:pPr>
                  <w:pStyle w:val="TableSubHeading"/>
                  <w:tabs>
                    <w:tab w:val="left" w:pos="904"/>
                  </w:tabs>
                </w:pPr>
                <w:r w:rsidRPr="006F68AD">
                  <w:t>Controlled Change</w:t>
                </w:r>
              </w:p>
            </w:tc>
            <w:tc>
              <w:tcPr>
                <w:tcW w:w="4961" w:type="dxa"/>
                <w:tcBorders>
                  <w:top w:val="single" w:sz="4" w:space="0" w:color="F2F2F2" w:themeColor="background1" w:themeShade="F2"/>
                  <w:bottom w:val="single" w:sz="12" w:space="0" w:color="003E8F"/>
                </w:tcBorders>
                <w:vAlign w:val="top"/>
              </w:tcPr>
              <w:p w14:paraId="57594E58" w14:textId="48D13837" w:rsidR="00B01AB7" w:rsidRPr="00027926" w:rsidRDefault="00B01AB7" w:rsidP="00B01AB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F68AD">
                  <w:t>Configuration promotions follow automated deployment pathways with required approval gates (peer review, technical review, test completion, and business sign-off) prior to release into higher environments.</w:t>
                </w:r>
              </w:p>
            </w:tc>
          </w:tr>
        </w:tbl>
        <w:p w14:paraId="5452239F" w14:textId="4CBA96F8" w:rsidR="00D47944" w:rsidRDefault="00D47944">
          <w:pPr>
            <w:pStyle w:val="Caption"/>
          </w:pPr>
          <w:bookmarkStart w:id="175" w:name="_Toc242170500"/>
          <w:r>
            <w:t xml:space="preserve">Table </w:t>
          </w:r>
          <w:r w:rsidR="0012787A">
            <w:fldChar w:fldCharType="begin"/>
          </w:r>
          <w:r w:rsidR="0012787A">
            <w:instrText xml:space="preserve"> SEQ Table \* ARABIC </w:instrText>
          </w:r>
          <w:r w:rsidR="0012787A">
            <w:fldChar w:fldCharType="separate"/>
          </w:r>
          <w:r w:rsidR="00D2291F">
            <w:t>32</w:t>
          </w:r>
          <w:r w:rsidR="0012787A">
            <w:fldChar w:fldCharType="end"/>
          </w:r>
          <w:r>
            <w:t xml:space="preserve"> - </w:t>
          </w:r>
          <w:r w:rsidRPr="000125B4">
            <w:t>Environment  Architecture Principles and Standards</w:t>
          </w:r>
          <w:bookmarkEnd w:id="175"/>
        </w:p>
        <w:p w14:paraId="3758D138" w14:textId="77777777" w:rsidR="00EE7BCA" w:rsidRPr="00F83223" w:rsidRDefault="00EE7BCA" w:rsidP="00EE7BCA">
          <w:pPr>
            <w:rPr>
              <w:lang w:val="en-US"/>
            </w:rPr>
          </w:pPr>
        </w:p>
        <w:p w14:paraId="655F30A7" w14:textId="77777777" w:rsidR="00EE7BCA" w:rsidRDefault="00EE7BCA" w:rsidP="00EE7BCA">
          <w:pPr>
            <w:pStyle w:val="Heading2-NumberedList"/>
          </w:pPr>
          <w:bookmarkStart w:id="176" w:name="_Toc242170610"/>
          <w:r>
            <w:t>Environment Architecture Components</w:t>
          </w:r>
          <w:bookmarkEnd w:id="176"/>
        </w:p>
        <w:p w14:paraId="0FDA524F" w14:textId="77777777" w:rsidR="00EE7BCA" w:rsidRDefault="00EE7BCA" w:rsidP="00EE7BCA">
          <w:pPr>
            <w:tabs>
              <w:tab w:val="left" w:pos="1055"/>
            </w:tabs>
          </w:pPr>
          <w:r>
            <w:t>Identifies the environments and supporting services required to deliver and operate the solution.</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3E21109E"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64DA7080" w14:textId="77777777" w:rsidR="00EE7BCA" w:rsidRPr="00CF5342" w:rsidRDefault="00EE7BCA">
                <w:pPr>
                  <w:pStyle w:val="TableHeading"/>
                  <w:tabs>
                    <w:tab w:val="left" w:pos="1055"/>
                  </w:tabs>
                </w:pPr>
                <w:r w:rsidRPr="00C148FD">
                  <w:t>Environment</w:t>
                </w:r>
              </w:p>
            </w:tc>
            <w:tc>
              <w:tcPr>
                <w:tcW w:w="4961" w:type="dxa"/>
                <w:vAlign w:val="top"/>
              </w:tcPr>
              <w:p w14:paraId="2B1ACC6C"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C148FD">
                  <w:t>Purpose</w:t>
                </w:r>
              </w:p>
            </w:tc>
          </w:tr>
          <w:tr w:rsidR="00DB50E4" w:rsidRPr="00BB5816" w14:paraId="6011459D"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5875EE2" w14:textId="24264168" w:rsidR="00DB50E4" w:rsidRPr="00B44420" w:rsidRDefault="00DB50E4" w:rsidP="00DB50E4">
                <w:pPr>
                  <w:pStyle w:val="TableSubHeading"/>
                  <w:tabs>
                    <w:tab w:val="left" w:pos="954"/>
                  </w:tabs>
                </w:pPr>
                <w:r w:rsidRPr="007401F3">
                  <w:t>Development (DEV)</w:t>
                </w:r>
              </w:p>
            </w:tc>
            <w:tc>
              <w:tcPr>
                <w:tcW w:w="4961" w:type="dxa"/>
                <w:tcBorders>
                  <w:top w:val="nil"/>
                  <w:bottom w:val="nil"/>
                </w:tcBorders>
                <w:vAlign w:val="top"/>
              </w:tcPr>
              <w:p w14:paraId="054FC3A5" w14:textId="47CE916A" w:rsidR="00DB50E4" w:rsidRPr="00B44420" w:rsidRDefault="00DB50E4" w:rsidP="00DB50E4">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Dedicated sandbox environment used by development teams for active feature engineering, initial custom Actions development, and unit testing.</w:t>
                </w:r>
              </w:p>
            </w:tc>
          </w:tr>
          <w:tr w:rsidR="00DB50E4" w:rsidRPr="007E5415" w14:paraId="50ED2CEF"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1A88C7A" w14:textId="48C6777B" w:rsidR="00DB50E4" w:rsidRPr="00EF1989" w:rsidRDefault="00DB50E4" w:rsidP="00DB50E4">
                <w:pPr>
                  <w:pStyle w:val="TableSubHeading"/>
                  <w:tabs>
                    <w:tab w:val="left" w:pos="938"/>
                  </w:tabs>
                </w:pPr>
                <w:r w:rsidRPr="007401F3">
                  <w:t>Test (TEST)</w:t>
                </w:r>
              </w:p>
            </w:tc>
            <w:tc>
              <w:tcPr>
                <w:tcW w:w="4961" w:type="dxa"/>
                <w:tcBorders>
                  <w:top w:val="single" w:sz="4" w:space="0" w:color="F2F2F2" w:themeColor="background1" w:themeShade="F2"/>
                  <w:bottom w:val="single" w:sz="4" w:space="0" w:color="F2F2F2" w:themeColor="background1" w:themeShade="F2"/>
                </w:tcBorders>
                <w:vAlign w:val="top"/>
              </w:tcPr>
              <w:p w14:paraId="0A21E224" w14:textId="0B1371EB" w:rsidR="00DB50E4" w:rsidRPr="003B66D0" w:rsidRDefault="00DB50E4" w:rsidP="00DB50E4">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Supports rapid verification, automated test suites, and functional validation of new identity features and tenant configuration changes.</w:t>
                </w:r>
              </w:p>
            </w:tc>
          </w:tr>
          <w:tr w:rsidR="00DB50E4" w:rsidRPr="007E5415" w14:paraId="15FCA92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5E1ACF5" w14:textId="7466B87A" w:rsidR="00DB50E4" w:rsidRPr="001F578E" w:rsidRDefault="00DB50E4" w:rsidP="00DB50E4">
                <w:pPr>
                  <w:pStyle w:val="TableSubHeading"/>
                </w:pPr>
                <w:r w:rsidRPr="007401F3">
                  <w:t>System Integration Test (SIT)</w:t>
                </w:r>
              </w:p>
            </w:tc>
            <w:tc>
              <w:tcPr>
                <w:tcW w:w="4961" w:type="dxa"/>
                <w:tcBorders>
                  <w:top w:val="single" w:sz="4" w:space="0" w:color="F2F2F2" w:themeColor="background1" w:themeShade="F2"/>
                  <w:bottom w:val="single" w:sz="4" w:space="0" w:color="F2F2F2" w:themeColor="background1" w:themeShade="F2"/>
                </w:tcBorders>
                <w:vAlign w:val="top"/>
              </w:tcPr>
              <w:p w14:paraId="2DB50E91" w14:textId="1A6F1031" w:rsidR="00DB50E4" w:rsidRPr="00027926" w:rsidRDefault="00DB50E4" w:rsidP="00DB50E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Validates end-to-end identity flows and interface protocols between Auth0 and interconnected enterprise systems, including mock and external identity providers.</w:t>
                </w:r>
              </w:p>
            </w:tc>
          </w:tr>
          <w:tr w:rsidR="00DB50E4" w:rsidRPr="007E5415" w14:paraId="28C20C8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8F29DF5" w14:textId="1DF342B7" w:rsidR="00DB50E4" w:rsidRPr="00DF4627" w:rsidRDefault="00DB50E4" w:rsidP="00DB50E4">
                <w:pPr>
                  <w:pStyle w:val="TableSubHeading"/>
                  <w:tabs>
                    <w:tab w:val="left" w:pos="971"/>
                  </w:tabs>
                </w:pPr>
                <w:r w:rsidRPr="007401F3">
                  <w:t>User Acceptance Testing (UAT)</w:t>
                </w:r>
              </w:p>
            </w:tc>
            <w:tc>
              <w:tcPr>
                <w:tcW w:w="4961" w:type="dxa"/>
                <w:tcBorders>
                  <w:top w:val="single" w:sz="4" w:space="0" w:color="F2F2F2" w:themeColor="background1" w:themeShade="F2"/>
                  <w:bottom w:val="single" w:sz="4" w:space="0" w:color="F2F2F2" w:themeColor="background1" w:themeShade="F2"/>
                </w:tcBorders>
                <w:vAlign w:val="top"/>
              </w:tcPr>
              <w:p w14:paraId="2EA2707C" w14:textId="46CFC0E9" w:rsidR="00DB50E4" w:rsidRPr="00027926" w:rsidRDefault="00DB50E4" w:rsidP="00DB50E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Provides a stable, production-like environment for business stakeholders, QA teams, and customer representatives to perform final validation and user acceptance sign-offs.</w:t>
                </w:r>
              </w:p>
            </w:tc>
          </w:tr>
          <w:tr w:rsidR="00DB50E4" w:rsidRPr="007E5415" w14:paraId="3B296C5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7677BD3" w14:textId="4A8F5051" w:rsidR="00DB50E4" w:rsidRPr="00533515" w:rsidRDefault="00DB50E4" w:rsidP="00DB50E4">
                <w:pPr>
                  <w:pStyle w:val="TableSubHeading"/>
                  <w:tabs>
                    <w:tab w:val="left" w:pos="904"/>
                  </w:tabs>
                </w:pPr>
                <w:r w:rsidRPr="007401F3">
                  <w:t>Production (PROD)</w:t>
                </w:r>
              </w:p>
            </w:tc>
            <w:tc>
              <w:tcPr>
                <w:tcW w:w="4961" w:type="dxa"/>
                <w:tcBorders>
                  <w:top w:val="single" w:sz="4" w:space="0" w:color="F2F2F2" w:themeColor="background1" w:themeShade="F2"/>
                  <w:bottom w:val="single" w:sz="4" w:space="0" w:color="F2F2F2" w:themeColor="background1" w:themeShade="F2"/>
                </w:tcBorders>
                <w:vAlign w:val="top"/>
              </w:tcPr>
              <w:p w14:paraId="18060CE5" w14:textId="30E46029" w:rsidR="00DB50E4" w:rsidRPr="00027926" w:rsidRDefault="00DB50E4" w:rsidP="00DB50E4">
                <w:pPr>
                  <w:keepNext/>
                  <w:tabs>
                    <w:tab w:val="left" w:pos="904"/>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The live customer-facing identity platform environment, hosted across AWS Sydney and Melbourne for high availability, fault tolerance, and security compliance.</w:t>
                </w:r>
              </w:p>
            </w:tc>
          </w:tr>
          <w:tr w:rsidR="00DB50E4" w:rsidRPr="007E5415" w14:paraId="04F3969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3F2EBD9E" w14:textId="60BEE64B" w:rsidR="00DB50E4" w:rsidRPr="00B96814" w:rsidRDefault="00DB50E4" w:rsidP="00DB50E4">
                <w:pPr>
                  <w:pStyle w:val="TableSubHeading"/>
                  <w:tabs>
                    <w:tab w:val="left" w:pos="904"/>
                  </w:tabs>
                </w:pPr>
                <w:r w:rsidRPr="007401F3">
                  <w:t>Production Support (PROD-SUPPORT)</w:t>
                </w:r>
              </w:p>
            </w:tc>
            <w:tc>
              <w:tcPr>
                <w:tcW w:w="4961" w:type="dxa"/>
                <w:tcBorders>
                  <w:top w:val="single" w:sz="4" w:space="0" w:color="F2F2F2" w:themeColor="background1" w:themeShade="F2"/>
                  <w:bottom w:val="single" w:sz="12" w:space="0" w:color="003E8F"/>
                </w:tcBorders>
                <w:vAlign w:val="top"/>
              </w:tcPr>
              <w:p w14:paraId="7F2D3913" w14:textId="0B37D1A0" w:rsidR="00DB50E4" w:rsidRPr="00027926" w:rsidRDefault="00DB50E4" w:rsidP="00DB50E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401F3">
                  <w:t>A pre-production staging environment mirrored closely with production settings, used for dry-run deployment rehearsals, defect replication, patch verification, and operational readiness testing.</w:t>
                </w:r>
              </w:p>
            </w:tc>
          </w:tr>
        </w:tbl>
        <w:p w14:paraId="6FE650F1" w14:textId="705B76C7" w:rsidR="00D47944" w:rsidRDefault="00D47944">
          <w:pPr>
            <w:pStyle w:val="Caption"/>
          </w:pPr>
          <w:bookmarkStart w:id="177" w:name="_Toc242170501"/>
          <w:r>
            <w:t xml:space="preserve">Table </w:t>
          </w:r>
          <w:r w:rsidR="0012787A">
            <w:fldChar w:fldCharType="begin"/>
          </w:r>
          <w:r w:rsidR="0012787A">
            <w:instrText xml:space="preserve"> SEQ Table \* ARABIC </w:instrText>
          </w:r>
          <w:r w:rsidR="0012787A">
            <w:fldChar w:fldCharType="separate"/>
          </w:r>
          <w:r w:rsidR="00D2291F">
            <w:t>33</w:t>
          </w:r>
          <w:r w:rsidR="0012787A">
            <w:fldChar w:fldCharType="end"/>
          </w:r>
          <w:r>
            <w:t xml:space="preserve"> - </w:t>
          </w:r>
          <w:r w:rsidRPr="003F64C2">
            <w:t>Environment  Architecture Components</w:t>
          </w:r>
          <w:bookmarkEnd w:id="177"/>
        </w:p>
        <w:p w14:paraId="4332CCB8" w14:textId="77777777" w:rsidR="00EE7BCA" w:rsidRPr="00F83223" w:rsidRDefault="00EE7BCA" w:rsidP="00EE7BCA">
          <w:pPr>
            <w:rPr>
              <w:lang w:val="en-US"/>
            </w:rPr>
          </w:pPr>
        </w:p>
        <w:p w14:paraId="0EE4810B" w14:textId="77777777" w:rsidR="00EE7BCA" w:rsidRDefault="00EE7BCA" w:rsidP="00EE7BCA">
          <w:pPr>
            <w:pStyle w:val="Heading2-NumberedList"/>
          </w:pPr>
          <w:bookmarkStart w:id="178" w:name="_Toc242170611"/>
          <w:r>
            <w:t>Environment Architecture Interactions and Flows</w:t>
          </w:r>
          <w:bookmarkEnd w:id="178"/>
        </w:p>
        <w:p w14:paraId="6F37406F" w14:textId="77777777" w:rsidR="00EE7BCA" w:rsidRDefault="00EE7BCA" w:rsidP="00EE7BCA">
          <w:pPr>
            <w:tabs>
              <w:tab w:val="left" w:pos="1055"/>
            </w:tabs>
          </w:pPr>
          <w:r>
            <w:t>Describes how solution components, releases and configurations move between environments.</w:t>
          </w:r>
        </w:p>
        <w:p w14:paraId="01B9E74F" w14:textId="415E2D47" w:rsidR="00D05BCE" w:rsidRDefault="002A24BA" w:rsidP="00A06F32">
          <w:pPr>
            <w:pStyle w:val="Caption"/>
          </w:pPr>
          <w:bookmarkStart w:id="179" w:name="_Toc242170545"/>
          <w:bookmarkStart w:id="180" w:name="_Toc237962138"/>
          <w:r>
            <w:drawing>
              <wp:inline distT="0" distB="0" distL="0" distR="0" wp14:anchorId="13E4523B" wp14:editId="6CCE4C9E">
                <wp:extent cx="5761355" cy="3304540"/>
                <wp:effectExtent l="0" t="0" r="0" b="0"/>
                <wp:docPr id="69996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355" cy="3304540"/>
                        </a:xfrm>
                        <a:prstGeom prst="rect">
                          <a:avLst/>
                        </a:prstGeom>
                        <a:noFill/>
                      </pic:spPr>
                    </pic:pic>
                  </a:graphicData>
                </a:graphic>
              </wp:inline>
            </w:drawing>
          </w:r>
        </w:p>
        <w:p w14:paraId="75DB9745" w14:textId="04746E58" w:rsidR="00A06F32" w:rsidRDefault="00A06F32" w:rsidP="00A06F32">
          <w:pPr>
            <w:pStyle w:val="Caption"/>
          </w:pPr>
          <w:r>
            <w:t xml:space="preserve">Figure </w:t>
          </w:r>
          <w:r>
            <w:fldChar w:fldCharType="begin"/>
          </w:r>
          <w:r>
            <w:instrText xml:space="preserve"> SEQ Figure \* ARABIC </w:instrText>
          </w:r>
          <w:r>
            <w:fldChar w:fldCharType="separate"/>
          </w:r>
          <w:r w:rsidR="001B50FC">
            <w:t>22</w:t>
          </w:r>
          <w:r>
            <w:fldChar w:fldCharType="end"/>
          </w:r>
          <w:r>
            <w:t xml:space="preserve"> - </w:t>
          </w:r>
          <w:commentRangeStart w:id="181"/>
          <w:r w:rsidRPr="008E64FC">
            <w:t>Environment Promotion Flow</w:t>
          </w:r>
          <w:bookmarkEnd w:id="179"/>
          <w:commentRangeEnd w:id="181"/>
          <w:r w:rsidR="006046E3">
            <w:rPr>
              <w:rStyle w:val="CommentReference"/>
              <w:sz w:val="18"/>
              <w:szCs w:val="18"/>
            </w:rPr>
            <w:commentReference w:id="181"/>
          </w:r>
        </w:p>
        <w:bookmarkEnd w:id="180"/>
        <w:p w14:paraId="0395224C" w14:textId="75350304" w:rsidR="00EE7BCA" w:rsidRDefault="00EE7BCA" w:rsidP="0084529D">
          <w:pPr>
            <w:spacing w:after="0" w:line="240" w:lineRule="auto"/>
            <w:jc w:val="center"/>
          </w:pPr>
          <w:r>
            <w:br w:type="page"/>
          </w:r>
        </w:p>
        <w:p w14:paraId="0B5175CF" w14:textId="1EB60401" w:rsidR="00EE7BCA" w:rsidRPr="00310BA4"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3C075DCE"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4F214284" w14:textId="77777777" w:rsidR="00EE7BCA" w:rsidRPr="00CF5342" w:rsidRDefault="00EE7BCA">
                <w:pPr>
                  <w:pStyle w:val="TableHeading"/>
                  <w:tabs>
                    <w:tab w:val="left" w:pos="1055"/>
                  </w:tabs>
                </w:pPr>
                <w:r w:rsidRPr="00867087">
                  <w:t>Transition</w:t>
                </w:r>
              </w:p>
            </w:tc>
            <w:tc>
              <w:tcPr>
                <w:tcW w:w="4961" w:type="dxa"/>
                <w:vAlign w:val="top"/>
              </w:tcPr>
              <w:p w14:paraId="4A01A442"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867087">
                  <w:t>Approval Required</w:t>
                </w:r>
              </w:p>
            </w:tc>
          </w:tr>
          <w:tr w:rsidR="007F1865" w:rsidRPr="00BB5816" w14:paraId="05323D21"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01A67BE9" w14:textId="3905CDFE" w:rsidR="007F1865" w:rsidRPr="00B44420" w:rsidRDefault="007F1865" w:rsidP="007F1865">
                <w:pPr>
                  <w:pStyle w:val="TableSubHeading"/>
                  <w:tabs>
                    <w:tab w:val="left" w:pos="954"/>
                  </w:tabs>
                </w:pPr>
                <w:r w:rsidRPr="00F66C4A">
                  <w:t>Development (DEV) → Test (TEST)</w:t>
                </w:r>
              </w:p>
            </w:tc>
            <w:tc>
              <w:tcPr>
                <w:tcW w:w="4961" w:type="dxa"/>
                <w:tcBorders>
                  <w:top w:val="nil"/>
                  <w:bottom w:val="nil"/>
                </w:tcBorders>
                <w:vAlign w:val="top"/>
              </w:tcPr>
              <w:p w14:paraId="6AEC457A" w14:textId="0975C0C4" w:rsidR="007F1865" w:rsidRPr="00B44420" w:rsidRDefault="007F1865" w:rsidP="007F186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66C4A">
                  <w:t>Development (DEV) → Test (TEST)</w:t>
                </w:r>
              </w:p>
            </w:tc>
          </w:tr>
          <w:tr w:rsidR="00217DD3" w:rsidRPr="007E5415" w14:paraId="4BECA18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35FD7E7" w14:textId="7E7F9661" w:rsidR="00217DD3" w:rsidRPr="00EF1989" w:rsidRDefault="00217DD3" w:rsidP="00217DD3">
                <w:pPr>
                  <w:pStyle w:val="TableSubHeading"/>
                  <w:tabs>
                    <w:tab w:val="left" w:pos="938"/>
                  </w:tabs>
                </w:pPr>
                <w:r w:rsidRPr="003B5688">
                  <w:t>Test (TEST) → System Integration Test (SIT)</w:t>
                </w:r>
              </w:p>
            </w:tc>
            <w:tc>
              <w:tcPr>
                <w:tcW w:w="4961" w:type="dxa"/>
                <w:tcBorders>
                  <w:top w:val="single" w:sz="4" w:space="0" w:color="F2F2F2" w:themeColor="background1" w:themeShade="F2"/>
                  <w:bottom w:val="single" w:sz="4" w:space="0" w:color="F2F2F2" w:themeColor="background1" w:themeShade="F2"/>
                </w:tcBorders>
                <w:vAlign w:val="top"/>
              </w:tcPr>
              <w:p w14:paraId="3EEAAC9C" w14:textId="77AA33DE" w:rsidR="00217DD3" w:rsidRPr="003B66D0" w:rsidRDefault="00217DD3" w:rsidP="00217DD3">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B5688">
                  <w:t>Test (TEST) → System Integration Test (SIT)</w:t>
                </w:r>
              </w:p>
            </w:tc>
          </w:tr>
          <w:tr w:rsidR="00C10BF6" w:rsidRPr="007E5415" w14:paraId="36E46B6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FFDB579" w14:textId="59984C52" w:rsidR="00C10BF6" w:rsidRPr="001F578E" w:rsidRDefault="00C10BF6" w:rsidP="00C10BF6">
                <w:pPr>
                  <w:pStyle w:val="TableSubHeading"/>
                </w:pPr>
                <w:r w:rsidRPr="00FF1A7A">
                  <w:t>SIT → User Acceptance Testing (UAT)</w:t>
                </w:r>
              </w:p>
            </w:tc>
            <w:tc>
              <w:tcPr>
                <w:tcW w:w="4961" w:type="dxa"/>
                <w:tcBorders>
                  <w:top w:val="single" w:sz="4" w:space="0" w:color="F2F2F2" w:themeColor="background1" w:themeShade="F2"/>
                  <w:bottom w:val="single" w:sz="4" w:space="0" w:color="F2F2F2" w:themeColor="background1" w:themeShade="F2"/>
                </w:tcBorders>
                <w:vAlign w:val="top"/>
              </w:tcPr>
              <w:p w14:paraId="5327BF58" w14:textId="2CA983D5" w:rsidR="00C10BF6" w:rsidRPr="00027926" w:rsidRDefault="00C10BF6" w:rsidP="00C10BF6">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F1A7A">
                  <w:t>SIT → User Acceptance Testing (UAT)</w:t>
                </w:r>
              </w:p>
            </w:tc>
          </w:tr>
          <w:tr w:rsidR="00D753A1" w:rsidRPr="007E5415" w14:paraId="01981FF2" w14:textId="77777777" w:rsidTr="00D753A1">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3F87553" w14:textId="481949C2" w:rsidR="00D753A1" w:rsidRPr="00B96814" w:rsidRDefault="00D753A1" w:rsidP="00D753A1">
                <w:pPr>
                  <w:pStyle w:val="TableSubHeading"/>
                  <w:tabs>
                    <w:tab w:val="left" w:pos="904"/>
                  </w:tabs>
                </w:pPr>
                <w:r w:rsidRPr="0048013C">
                  <w:t>UAT → Production</w:t>
                </w:r>
              </w:p>
            </w:tc>
            <w:tc>
              <w:tcPr>
                <w:tcW w:w="4961" w:type="dxa"/>
                <w:tcBorders>
                  <w:top w:val="single" w:sz="4" w:space="0" w:color="F2F2F2" w:themeColor="background1" w:themeShade="F2"/>
                  <w:bottom w:val="single" w:sz="4" w:space="0" w:color="F2F2F2" w:themeColor="background1" w:themeShade="F2"/>
                </w:tcBorders>
                <w:vAlign w:val="top"/>
              </w:tcPr>
              <w:p w14:paraId="1DB9F27B" w14:textId="717F720F" w:rsidR="00D753A1" w:rsidRPr="00027926" w:rsidRDefault="00D753A1" w:rsidP="00D753A1">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8013C">
                  <w:t>UAT → Production</w:t>
                </w:r>
              </w:p>
            </w:tc>
          </w:tr>
          <w:tr w:rsidR="00E95230" w:rsidRPr="007E5415" w14:paraId="71C89C9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B481226" w14:textId="7474A351" w:rsidR="00E95230" w:rsidRPr="0048013C" w:rsidRDefault="00E95230" w:rsidP="00E95230">
                <w:pPr>
                  <w:pStyle w:val="TableSubHeading"/>
                  <w:tabs>
                    <w:tab w:val="left" w:pos="904"/>
                  </w:tabs>
                </w:pPr>
                <w:r w:rsidRPr="00C14F9B">
                  <w:t>Production (PROD) → PROD-SUPPORT</w:t>
                </w:r>
              </w:p>
            </w:tc>
            <w:tc>
              <w:tcPr>
                <w:tcW w:w="4961" w:type="dxa"/>
                <w:tcBorders>
                  <w:top w:val="single" w:sz="4" w:space="0" w:color="F2F2F2" w:themeColor="background1" w:themeShade="F2"/>
                  <w:bottom w:val="single" w:sz="12" w:space="0" w:color="003E8F"/>
                </w:tcBorders>
                <w:vAlign w:val="top"/>
              </w:tcPr>
              <w:p w14:paraId="26ED1EF0" w14:textId="39AA4DF7" w:rsidR="00E95230" w:rsidRPr="0048013C" w:rsidRDefault="00E95230" w:rsidP="00E95230">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pPr>
                <w:r w:rsidRPr="00C14F9B">
                  <w:t>Production (PROD) → PROD-SUPPORT</w:t>
                </w:r>
              </w:p>
            </w:tc>
          </w:tr>
        </w:tbl>
        <w:p w14:paraId="20FFA0BB" w14:textId="24FD433C" w:rsidR="00D47944" w:rsidRDefault="00EE7BCA" w:rsidP="00D47944">
          <w:pPr>
            <w:pStyle w:val="Caption"/>
            <w:keepNext/>
          </w:pPr>
          <w:bookmarkStart w:id="182" w:name="_Toc242170502"/>
          <w:r>
            <w:t xml:space="preserve">Table </w:t>
          </w:r>
          <w:r w:rsidR="0012787A">
            <w:fldChar w:fldCharType="begin"/>
          </w:r>
          <w:r w:rsidR="0012787A">
            <w:instrText xml:space="preserve"> SEQ Table \* ARABIC </w:instrText>
          </w:r>
          <w:r w:rsidR="0012787A">
            <w:fldChar w:fldCharType="separate"/>
          </w:r>
          <w:r w:rsidR="00D2291F">
            <w:t>34</w:t>
          </w:r>
          <w:r w:rsidR="0012787A">
            <w:fldChar w:fldCharType="end"/>
          </w:r>
          <w:r>
            <w:t xml:space="preserve"> - </w:t>
          </w:r>
          <w:r w:rsidRPr="00280013">
            <w:t>Environment  Architecture</w:t>
          </w:r>
          <w:r>
            <w:t xml:space="preserve"> Interactions and Flows</w:t>
          </w:r>
          <w:bookmarkEnd w:id="182"/>
        </w:p>
        <w:p w14:paraId="6F649133" w14:textId="77777777" w:rsidR="00EE7BCA" w:rsidRPr="00F83223" w:rsidRDefault="00EE7BCA" w:rsidP="00EE7BCA">
          <w:pPr>
            <w:rPr>
              <w:lang w:val="en-US"/>
            </w:rPr>
          </w:pPr>
        </w:p>
        <w:p w14:paraId="00234166" w14:textId="77777777" w:rsidR="00EE7BCA" w:rsidRDefault="00EE7BCA" w:rsidP="00EE7BCA">
          <w:pPr>
            <w:pStyle w:val="Heading2-NumberedList"/>
          </w:pPr>
          <w:bookmarkStart w:id="183" w:name="_Toc242170612"/>
          <w:r>
            <w:t>Environment Architecture Key Design Considerations</w:t>
          </w:r>
          <w:bookmarkEnd w:id="183"/>
        </w:p>
        <w:p w14:paraId="6390A0DF" w14:textId="77777777" w:rsidR="00EE7BCA" w:rsidRDefault="00EE7BCA" w:rsidP="00EE7BCA">
          <w:pPr>
            <w:tabs>
              <w:tab w:val="left" w:pos="1055"/>
            </w:tabs>
          </w:pPr>
          <w:r>
            <w:t>Identifies the major considerations that influence environment planning, management and ongoing operation.</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597110F6"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2E5DFF6E" w14:textId="77777777" w:rsidR="00EE7BCA" w:rsidRPr="00CF5342" w:rsidRDefault="00EE7BCA">
                <w:pPr>
                  <w:pStyle w:val="TableHeading"/>
                  <w:tabs>
                    <w:tab w:val="left" w:pos="1055"/>
                  </w:tabs>
                </w:pPr>
                <w:r w:rsidRPr="006B46CA">
                  <w:t>Consideration</w:t>
                </w:r>
              </w:p>
            </w:tc>
            <w:tc>
              <w:tcPr>
                <w:tcW w:w="4961" w:type="dxa"/>
                <w:vAlign w:val="top"/>
              </w:tcPr>
              <w:p w14:paraId="671CDDAD"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6B46CA">
                  <w:t>Design Response</w:t>
                </w:r>
              </w:p>
            </w:tc>
          </w:tr>
          <w:tr w:rsidR="00201E92" w:rsidRPr="00BB5816" w14:paraId="4FC55D7C"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1A48269" w14:textId="08F2D7DB" w:rsidR="00201E92" w:rsidRPr="00B44420" w:rsidRDefault="00201E92" w:rsidP="00201E92">
                <w:pPr>
                  <w:pStyle w:val="TableSubHeading"/>
                  <w:tabs>
                    <w:tab w:val="left" w:pos="954"/>
                  </w:tabs>
                </w:pPr>
                <w:r w:rsidRPr="00E54F63">
                  <w:t>Environment Sizing</w:t>
                </w:r>
              </w:p>
            </w:tc>
            <w:tc>
              <w:tcPr>
                <w:tcW w:w="4961" w:type="dxa"/>
                <w:tcBorders>
                  <w:top w:val="nil"/>
                  <w:bottom w:val="nil"/>
                </w:tcBorders>
                <w:vAlign w:val="top"/>
              </w:tcPr>
              <w:p w14:paraId="7F2BD633" w14:textId="775BECAD" w:rsidR="00201E92" w:rsidRPr="00B44420" w:rsidRDefault="00201E92" w:rsidP="00201E92">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Each of the six Auth0 tenant environments (DEV, TEST, SIT, UAT, PROD-SUPPORT, PROD) is sized appropriately within Auth0 SaaS public cloud limits, with PROD leveraging multi-region deployment across AWS Sydney and Melbourne (failover) to support sustained authentication loads up to 100 RPS.</w:t>
                </w:r>
              </w:p>
            </w:tc>
          </w:tr>
          <w:tr w:rsidR="00201E92" w:rsidRPr="007E5415" w14:paraId="45B3BCF3"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1A03ABB" w14:textId="66EEB34C" w:rsidR="00201E92" w:rsidRPr="00EF1989" w:rsidRDefault="00201E92" w:rsidP="00201E92">
                <w:pPr>
                  <w:pStyle w:val="TableSubHeading"/>
                  <w:tabs>
                    <w:tab w:val="left" w:pos="938"/>
                  </w:tabs>
                </w:pPr>
                <w:r w:rsidRPr="00E54F63">
                  <w:t>Test Data Management</w:t>
                </w:r>
              </w:p>
            </w:tc>
            <w:tc>
              <w:tcPr>
                <w:tcW w:w="4961" w:type="dxa"/>
                <w:tcBorders>
                  <w:top w:val="single" w:sz="4" w:space="0" w:color="F2F2F2" w:themeColor="background1" w:themeShade="F2"/>
                  <w:bottom w:val="single" w:sz="4" w:space="0" w:color="F2F2F2" w:themeColor="background1" w:themeShade="F2"/>
                </w:tcBorders>
                <w:vAlign w:val="top"/>
              </w:tcPr>
              <w:p w14:paraId="5AFA0C39" w14:textId="26774B56" w:rsidR="00201E92" w:rsidRPr="003B66D0" w:rsidRDefault="00201E92" w:rsidP="00201E92">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Non-production tenants (DEV, TEST, SIT, UAT, PROD-SUPPORT) enforce strict data privacy using synthetic test profiles and masked credentials, avoiding real production customer PII in lower environments.</w:t>
                </w:r>
              </w:p>
            </w:tc>
          </w:tr>
          <w:tr w:rsidR="00201E92" w:rsidRPr="007E5415" w14:paraId="4632549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B6492BE" w14:textId="7E52DC63" w:rsidR="00201E92" w:rsidRPr="001F578E" w:rsidRDefault="00201E92" w:rsidP="00201E92">
                <w:pPr>
                  <w:pStyle w:val="TableSubHeading"/>
                </w:pPr>
                <w:r w:rsidRPr="00E54F63">
                  <w:t>Access Control</w:t>
                </w:r>
              </w:p>
            </w:tc>
            <w:tc>
              <w:tcPr>
                <w:tcW w:w="4961" w:type="dxa"/>
                <w:tcBorders>
                  <w:top w:val="single" w:sz="4" w:space="0" w:color="F2F2F2" w:themeColor="background1" w:themeShade="F2"/>
                  <w:bottom w:val="single" w:sz="4" w:space="0" w:color="F2F2F2" w:themeColor="background1" w:themeShade="F2"/>
                </w:tcBorders>
                <w:vAlign w:val="top"/>
              </w:tcPr>
              <w:p w14:paraId="7C5E3C0A" w14:textId="1471C8C0" w:rsidR="00201E92" w:rsidRPr="00027926" w:rsidRDefault="00201E92" w:rsidP="00201E9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Enforces strict Role-Based Access Control (RBAC) and least-privilege scoping across dashboard tenant management and CI/CD pipelines, maintaining clear segregation of duties between non-production and production environments.</w:t>
                </w:r>
              </w:p>
            </w:tc>
          </w:tr>
          <w:tr w:rsidR="00201E92" w:rsidRPr="007E5415" w14:paraId="0BAA8E8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3E47349" w14:textId="6AAF767C" w:rsidR="00201E92" w:rsidRPr="00B96814" w:rsidRDefault="00201E92" w:rsidP="00201E92">
                <w:pPr>
                  <w:pStyle w:val="TableSubHeading"/>
                  <w:tabs>
                    <w:tab w:val="left" w:pos="904"/>
                  </w:tabs>
                </w:pPr>
                <w:r w:rsidRPr="00E54F63">
                  <w:t>Environment Availability</w:t>
                </w:r>
              </w:p>
            </w:tc>
            <w:tc>
              <w:tcPr>
                <w:tcW w:w="4961" w:type="dxa"/>
                <w:tcBorders>
                  <w:top w:val="single" w:sz="4" w:space="0" w:color="F2F2F2" w:themeColor="background1" w:themeShade="F2"/>
                  <w:bottom w:val="single" w:sz="4" w:space="0" w:color="F2F2F2" w:themeColor="background1" w:themeShade="F2"/>
                </w:tcBorders>
                <w:vAlign w:val="top"/>
              </w:tcPr>
              <w:p w14:paraId="3E277B1B" w14:textId="7BF70248" w:rsidR="00201E92" w:rsidRPr="00027926" w:rsidRDefault="00201E92" w:rsidP="00201E9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All environments are engineered for high availability (99.99%) across dual AWS availability regions (active, warm standby).</w:t>
                </w:r>
              </w:p>
            </w:tc>
          </w:tr>
          <w:tr w:rsidR="00201E92" w:rsidRPr="007E5415" w14:paraId="1304223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929C095" w14:textId="2B89FF22" w:rsidR="00201E92" w:rsidRPr="006B46CA" w:rsidRDefault="00201E92" w:rsidP="00201E92">
                <w:pPr>
                  <w:pStyle w:val="TableSubHeading"/>
                  <w:tabs>
                    <w:tab w:val="left" w:pos="904"/>
                  </w:tabs>
                </w:pPr>
                <w:r w:rsidRPr="00E54F63">
                  <w:t>Cost Management</w:t>
                </w:r>
              </w:p>
            </w:tc>
            <w:tc>
              <w:tcPr>
                <w:tcW w:w="4961" w:type="dxa"/>
                <w:tcBorders>
                  <w:top w:val="single" w:sz="4" w:space="0" w:color="F2F2F2" w:themeColor="background1" w:themeShade="F2"/>
                  <w:bottom w:val="single" w:sz="4" w:space="0" w:color="F2F2F2" w:themeColor="background1" w:themeShade="F2"/>
                </w:tcBorders>
                <w:vAlign w:val="top"/>
              </w:tcPr>
              <w:p w14:paraId="41CDE62D" w14:textId="6B43F46E" w:rsidR="00201E92" w:rsidRPr="00027926" w:rsidRDefault="00201E92" w:rsidP="00201E9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Leverages Auth0 multi-tenant SaaS licensing and Monthly Active User (MAU) billing models, allowing scalable cost allocation across non-production and production tenants without requiring dedicated server infrastructure.</w:t>
                </w:r>
              </w:p>
            </w:tc>
          </w:tr>
          <w:tr w:rsidR="00201E92" w:rsidRPr="007E5415" w14:paraId="7DDADFC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20A177F7" w14:textId="406E4DF2" w:rsidR="00201E92" w:rsidRPr="006B46CA" w:rsidRDefault="00201E92" w:rsidP="00201E92">
                <w:pPr>
                  <w:pStyle w:val="TableSubHeading"/>
                  <w:tabs>
                    <w:tab w:val="left" w:pos="904"/>
                  </w:tabs>
                </w:pPr>
                <w:r w:rsidRPr="00E54F63">
                  <w:t>Operational Support</w:t>
                </w:r>
              </w:p>
            </w:tc>
            <w:tc>
              <w:tcPr>
                <w:tcW w:w="4961" w:type="dxa"/>
                <w:tcBorders>
                  <w:top w:val="single" w:sz="4" w:space="0" w:color="F2F2F2" w:themeColor="background1" w:themeShade="F2"/>
                  <w:bottom w:val="single" w:sz="12" w:space="0" w:color="003E8F"/>
                </w:tcBorders>
                <w:vAlign w:val="top"/>
              </w:tcPr>
              <w:p w14:paraId="6D840C5B" w14:textId="3D0AEF93" w:rsidR="00201E92" w:rsidRPr="00027926" w:rsidRDefault="00201E92" w:rsidP="00201E9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54F63">
                  <w:t>All six Auth0 tenant environments are fully automated and governed via Infrastructure as Code (IaC) using GitHub CI/CD and Terraform, backed by real-time operational log streaming to Datadog for health monitoring and telemetry.</w:t>
                </w:r>
              </w:p>
            </w:tc>
          </w:tr>
        </w:tbl>
        <w:p w14:paraId="6DE1BE50" w14:textId="0598E136" w:rsidR="00D47944" w:rsidRDefault="00D47944">
          <w:pPr>
            <w:pStyle w:val="Caption"/>
          </w:pPr>
          <w:bookmarkStart w:id="184" w:name="_Toc242170503"/>
          <w:r>
            <w:t xml:space="preserve">Table </w:t>
          </w:r>
          <w:r w:rsidR="0012787A">
            <w:fldChar w:fldCharType="begin"/>
          </w:r>
          <w:r w:rsidR="0012787A">
            <w:instrText xml:space="preserve"> SEQ Table \* ARABIC </w:instrText>
          </w:r>
          <w:r w:rsidR="0012787A">
            <w:fldChar w:fldCharType="separate"/>
          </w:r>
          <w:r w:rsidR="00D2291F">
            <w:t>35</w:t>
          </w:r>
          <w:r w:rsidR="0012787A">
            <w:fldChar w:fldCharType="end"/>
          </w:r>
          <w:r>
            <w:t xml:space="preserve"> - </w:t>
          </w:r>
          <w:r w:rsidRPr="008B45F1">
            <w:t>Environment  Architecture Key Design Considerations</w:t>
          </w:r>
          <w:bookmarkEnd w:id="184"/>
        </w:p>
        <w:p w14:paraId="2BB59559" w14:textId="77777777" w:rsidR="00EE7BCA" w:rsidRPr="00F83223" w:rsidRDefault="00EE7BCA" w:rsidP="00EE7BCA">
          <w:pPr>
            <w:rPr>
              <w:lang w:val="en-US"/>
            </w:rPr>
          </w:pPr>
        </w:p>
        <w:p w14:paraId="702F4481" w14:textId="77777777" w:rsidR="00EE7BCA" w:rsidRDefault="00EE7BCA" w:rsidP="00EE7BCA">
          <w:pPr>
            <w:pStyle w:val="Heading2-NumberedList"/>
          </w:pPr>
          <w:bookmarkStart w:id="185" w:name="_Toc242170613"/>
          <w:r>
            <w:t>Environment Architecture Checklist</w:t>
          </w:r>
          <w:bookmarkEnd w:id="185"/>
        </w:p>
        <w:p w14:paraId="60640C83" w14:textId="77777777" w:rsidR="00EE7BCA" w:rsidRDefault="00EE7BCA" w:rsidP="00EE7BCA">
          <w:pPr>
            <w:tabs>
              <w:tab w:val="left" w:pos="1055"/>
            </w:tabs>
          </w:pPr>
          <w:r>
            <w:t>Before completing this section, confirm that:</w:t>
          </w:r>
        </w:p>
        <w:p w14:paraId="7940DCF8" w14:textId="77777777" w:rsidR="00EE7BCA" w:rsidRDefault="00EE7BCA">
          <w:pPr>
            <w:pStyle w:val="ListParagraph"/>
            <w:numPr>
              <w:ilvl w:val="0"/>
              <w:numId w:val="17"/>
            </w:numPr>
            <w:tabs>
              <w:tab w:val="left" w:pos="1055"/>
            </w:tabs>
          </w:pPr>
          <w:r>
            <w:t>Required environments are clearly identified.</w:t>
          </w:r>
        </w:p>
        <w:p w14:paraId="486A1F10" w14:textId="77777777" w:rsidR="00EE7BCA" w:rsidRDefault="00EE7BCA">
          <w:pPr>
            <w:pStyle w:val="ListParagraph"/>
            <w:numPr>
              <w:ilvl w:val="0"/>
              <w:numId w:val="17"/>
            </w:numPr>
            <w:tabs>
              <w:tab w:val="left" w:pos="1055"/>
            </w:tabs>
          </w:pPr>
          <w:r>
            <w:t>Environment purposes and responsibilities are defined.</w:t>
          </w:r>
        </w:p>
        <w:p w14:paraId="2A368427" w14:textId="77777777" w:rsidR="00EE7BCA" w:rsidRDefault="00EE7BCA">
          <w:pPr>
            <w:pStyle w:val="ListParagraph"/>
            <w:numPr>
              <w:ilvl w:val="0"/>
              <w:numId w:val="17"/>
            </w:numPr>
            <w:tabs>
              <w:tab w:val="left" w:pos="1055"/>
            </w:tabs>
          </w:pPr>
          <w:r>
            <w:t>Environment standards and governance controls are documented.</w:t>
          </w:r>
        </w:p>
        <w:p w14:paraId="08788FC2" w14:textId="77777777" w:rsidR="00EE7BCA" w:rsidRDefault="00EE7BCA">
          <w:pPr>
            <w:pStyle w:val="ListParagraph"/>
            <w:numPr>
              <w:ilvl w:val="0"/>
              <w:numId w:val="17"/>
            </w:numPr>
            <w:tabs>
              <w:tab w:val="left" w:pos="1055"/>
            </w:tabs>
          </w:pPr>
          <w:r>
            <w:t>Promotion and deployment processes are understood.</w:t>
          </w:r>
        </w:p>
        <w:p w14:paraId="142FB2D0" w14:textId="77777777" w:rsidR="00EE7BCA" w:rsidRDefault="00EE7BCA">
          <w:pPr>
            <w:pStyle w:val="ListParagraph"/>
            <w:numPr>
              <w:ilvl w:val="0"/>
              <w:numId w:val="17"/>
            </w:numPr>
            <w:tabs>
              <w:tab w:val="left" w:pos="1055"/>
            </w:tabs>
          </w:pPr>
          <w:r>
            <w:t>Environment dependencies have been identified.</w:t>
          </w:r>
        </w:p>
        <w:p w14:paraId="04EB84EC" w14:textId="77777777" w:rsidR="00EE7BCA" w:rsidRDefault="00EE7BCA">
          <w:pPr>
            <w:pStyle w:val="ListParagraph"/>
            <w:numPr>
              <w:ilvl w:val="0"/>
              <w:numId w:val="17"/>
            </w:numPr>
            <w:tabs>
              <w:tab w:val="left" w:pos="1055"/>
            </w:tabs>
          </w:pPr>
          <w:r>
            <w:t>Security and access requirements are addressed.</w:t>
          </w:r>
        </w:p>
        <w:p w14:paraId="5A56FD6B" w14:textId="77777777" w:rsidR="00EE7BCA" w:rsidRDefault="00EE7BCA">
          <w:pPr>
            <w:pStyle w:val="ListParagraph"/>
            <w:numPr>
              <w:ilvl w:val="0"/>
              <w:numId w:val="17"/>
            </w:numPr>
            <w:tabs>
              <w:tab w:val="left" w:pos="1055"/>
            </w:tabs>
          </w:pPr>
          <w:r>
            <w:t>Environment sizing and data management considerations are documented.</w:t>
          </w:r>
        </w:p>
        <w:p w14:paraId="5644C7BD" w14:textId="77777777" w:rsidR="00EE7BCA" w:rsidRDefault="00EE7BCA">
          <w:pPr>
            <w:pStyle w:val="ListParagraph"/>
            <w:numPr>
              <w:ilvl w:val="0"/>
              <w:numId w:val="17"/>
            </w:numPr>
            <w:tabs>
              <w:tab w:val="left" w:pos="1055"/>
            </w:tabs>
          </w:pPr>
          <w:r>
            <w:t>Environment architecture supports delivery, testing and operational objectives.</w:t>
          </w:r>
        </w:p>
        <w:p w14:paraId="27AF7DA5" w14:textId="77777777" w:rsidR="00EE7BCA" w:rsidRDefault="00EE7BCA" w:rsidP="00EE7BCA">
          <w:pPr>
            <w:tabs>
              <w:tab w:val="left" w:pos="1055"/>
            </w:tabs>
          </w:pPr>
          <w:r>
            <w:t xml:space="preserve">A reader should be able to understand </w:t>
          </w:r>
          <w:r w:rsidRPr="00310BA4">
            <w:rPr>
              <w:b/>
              <w:bCs/>
            </w:rPr>
            <w:t>what environments exist, how they support the solution lifecycle, how releases move between environments, what governance controls apply, and how the environments are managed to support reliable and secure delivery.</w:t>
          </w:r>
        </w:p>
        <w:p w14:paraId="1273F092" w14:textId="77777777" w:rsidR="00EE7BCA" w:rsidRDefault="00EE7BCA" w:rsidP="00EE7BCA">
          <w:pPr>
            <w:spacing w:after="0" w:line="240" w:lineRule="auto"/>
          </w:pPr>
          <w:r>
            <w:br w:type="page"/>
          </w:r>
        </w:p>
        <w:p w14:paraId="04E0CB6A" w14:textId="77777777" w:rsidR="00EE7BCA" w:rsidRDefault="00EE7BCA" w:rsidP="00EE7BCA">
          <w:pPr>
            <w:pStyle w:val="Heading1-NumberedList"/>
          </w:pPr>
          <w:bookmarkStart w:id="186" w:name="_Toc242170614"/>
          <w:r>
            <w:t>Non-Functional Design</w:t>
          </w:r>
          <w:bookmarkEnd w:id="186"/>
        </w:p>
        <w:p w14:paraId="3EE841BA" w14:textId="77777777" w:rsidR="00EE7BCA" w:rsidRDefault="00EE7BCA" w:rsidP="00EE7BCA">
          <w:pPr>
            <w:tabs>
              <w:tab w:val="left" w:pos="1055"/>
            </w:tabs>
          </w:pPr>
          <w:r w:rsidRPr="006B4582">
            <w:rPr>
              <w:b/>
              <w:bCs/>
            </w:rPr>
            <w:t>Purpose</w:t>
          </w:r>
          <w:r>
            <w:t>: Defines the quality attributes, operational expectations and service characteristics required for the solution. This section describes how the solution will meet business and technical expectations for availability, performance, scalability, resilience and ongoing operational support.</w:t>
          </w:r>
        </w:p>
        <w:p w14:paraId="6F2E5A74" w14:textId="77777777" w:rsidR="00EE7BCA" w:rsidRPr="007B7690" w:rsidRDefault="00EE7BCA" w:rsidP="00E70B12">
          <w:pPr>
            <w:keepNext/>
            <w:tabs>
              <w:tab w:val="left" w:pos="1055"/>
            </w:tabs>
            <w:jc w:val="center"/>
            <w:rPr>
              <w:b/>
              <w:bCs/>
              <w:color w:val="FF0000"/>
            </w:rPr>
          </w:pPr>
          <w:commentRangeStart w:id="187"/>
          <w:r w:rsidRPr="007B7690">
            <w:rPr>
              <w:b/>
              <w:bCs/>
              <w:color w:val="FF0000"/>
            </w:rPr>
            <w:t>[PLACEHOLDER]</w:t>
          </w:r>
          <w:commentRangeEnd w:id="187"/>
          <w:r w:rsidR="006046E3" w:rsidRPr="007B7690">
            <w:rPr>
              <w:rStyle w:val="CommentReference"/>
              <w:b/>
              <w:bCs/>
              <w:color w:val="FF0000"/>
              <w:sz w:val="20"/>
              <w:szCs w:val="20"/>
            </w:rPr>
            <w:commentReference w:id="187"/>
          </w:r>
        </w:p>
        <w:p w14:paraId="2D86ED70" w14:textId="58C29788" w:rsidR="00E70B12" w:rsidRDefault="00E70B12" w:rsidP="00E70B12">
          <w:pPr>
            <w:pStyle w:val="Caption"/>
          </w:pPr>
          <w:bookmarkStart w:id="188" w:name="_Toc242170546"/>
          <w:bookmarkStart w:id="189" w:name="_Toc237962139"/>
          <w:r>
            <w:t xml:space="preserve">Figure </w:t>
          </w:r>
          <w:r>
            <w:fldChar w:fldCharType="begin"/>
          </w:r>
          <w:r>
            <w:instrText xml:space="preserve"> SEQ Figure \* ARABIC </w:instrText>
          </w:r>
          <w:r>
            <w:fldChar w:fldCharType="separate"/>
          </w:r>
          <w:r w:rsidR="001B50FC">
            <w:t>23</w:t>
          </w:r>
          <w:r>
            <w:fldChar w:fldCharType="end"/>
          </w:r>
          <w:r>
            <w:t xml:space="preserve"> - </w:t>
          </w:r>
          <w:r w:rsidRPr="005A37B7">
            <w:t>NFR Matrix</w:t>
          </w:r>
          <w:bookmarkEnd w:id="188"/>
        </w:p>
        <w:p w14:paraId="1F33406A" w14:textId="77777777" w:rsidR="00EE7BCA" w:rsidRDefault="00EE7BCA" w:rsidP="00EE7BCA">
          <w:pPr>
            <w:pStyle w:val="Heading2-NumberedList"/>
          </w:pPr>
          <w:bookmarkStart w:id="190" w:name="_Toc242170615"/>
          <w:bookmarkEnd w:id="189"/>
          <w:r>
            <w:t>Availability</w:t>
          </w:r>
          <w:bookmarkEnd w:id="190"/>
        </w:p>
        <w:p w14:paraId="0C3ADE9B" w14:textId="77777777" w:rsidR="00EE7BCA" w:rsidRDefault="00EE7BCA" w:rsidP="00EE7BCA">
          <w:pPr>
            <w:tabs>
              <w:tab w:val="left" w:pos="1055"/>
            </w:tabs>
          </w:pPr>
          <w:r>
            <w:t>Defines the required availability and uptime characteristics of the solution.</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3270725D"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5E8D269E" w14:textId="77777777" w:rsidR="00EE7BCA" w:rsidRPr="00CF5342" w:rsidRDefault="00EE7BCA">
                <w:pPr>
                  <w:pStyle w:val="TableHeading"/>
                  <w:tabs>
                    <w:tab w:val="left" w:pos="1055"/>
                  </w:tabs>
                </w:pPr>
                <w:r w:rsidRPr="0026180A">
                  <w:t>Requirement</w:t>
                </w:r>
              </w:p>
            </w:tc>
            <w:tc>
              <w:tcPr>
                <w:tcW w:w="4961" w:type="dxa"/>
                <w:vAlign w:val="top"/>
              </w:tcPr>
              <w:p w14:paraId="680F6A5D"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26180A">
                  <w:t>Target</w:t>
                </w:r>
              </w:p>
            </w:tc>
          </w:tr>
          <w:tr w:rsidR="00EE7BCA" w:rsidRPr="00BB5816" w14:paraId="0B71AE8F"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EE027F0" w14:textId="07275ADC" w:rsidR="00EE7BCA" w:rsidRPr="00B44420" w:rsidRDefault="00EE7BCA">
                <w:pPr>
                  <w:pStyle w:val="TableSubHeading"/>
                  <w:tabs>
                    <w:tab w:val="left" w:pos="954"/>
                  </w:tabs>
                </w:pPr>
                <w:r w:rsidRPr="0026180A">
                  <w:t>Service Availability</w:t>
                </w:r>
                <w:r w:rsidR="005479DA">
                  <w:t xml:space="preserve"> (Auth0)</w:t>
                </w:r>
              </w:p>
            </w:tc>
            <w:tc>
              <w:tcPr>
                <w:tcW w:w="4961" w:type="dxa"/>
                <w:tcBorders>
                  <w:top w:val="nil"/>
                  <w:bottom w:val="nil"/>
                </w:tcBorders>
                <w:vAlign w:val="top"/>
              </w:tcPr>
              <w:p w14:paraId="1868E6F9" w14:textId="5C4DA458" w:rsidR="00EE7BCA" w:rsidRPr="00B44420" w:rsidRDefault="00EE7BCA">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95479">
                  <w:rPr>
                    <w:rFonts w:asciiTheme="minorHAnsi" w:hAnsiTheme="minorHAnsi"/>
                    <w:sz w:val="18"/>
                    <w:szCs w:val="18"/>
                  </w:rPr>
                  <w:t>99.9</w:t>
                </w:r>
                <w:r w:rsidR="005479DA">
                  <w:rPr>
                    <w:rFonts w:asciiTheme="minorHAnsi" w:hAnsiTheme="minorHAnsi"/>
                    <w:sz w:val="18"/>
                    <w:szCs w:val="18"/>
                  </w:rPr>
                  <w:t>9</w:t>
                </w:r>
                <w:r w:rsidRPr="00B95479">
                  <w:rPr>
                    <w:rFonts w:asciiTheme="minorHAnsi" w:hAnsiTheme="minorHAnsi"/>
                    <w:sz w:val="18"/>
                    <w:szCs w:val="18"/>
                  </w:rPr>
                  <w:t>%</w:t>
                </w:r>
              </w:p>
            </w:tc>
          </w:tr>
          <w:tr w:rsidR="00EE7BCA" w:rsidRPr="007E5415" w14:paraId="31447AB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3425E18" w14:textId="77777777" w:rsidR="00EE7BCA" w:rsidRPr="00EF1989" w:rsidRDefault="00EE7BCA">
                <w:pPr>
                  <w:pStyle w:val="TableSubHeading"/>
                  <w:tabs>
                    <w:tab w:val="left" w:pos="938"/>
                  </w:tabs>
                </w:pPr>
                <w:r w:rsidRPr="0026180A">
                  <w:t>Service Hours</w:t>
                </w:r>
              </w:p>
            </w:tc>
            <w:tc>
              <w:tcPr>
                <w:tcW w:w="4961" w:type="dxa"/>
                <w:tcBorders>
                  <w:top w:val="single" w:sz="4" w:space="0" w:color="F2F2F2" w:themeColor="background1" w:themeShade="F2"/>
                  <w:bottom w:val="single" w:sz="4" w:space="0" w:color="F2F2F2" w:themeColor="background1" w:themeShade="F2"/>
                </w:tcBorders>
                <w:vAlign w:val="top"/>
              </w:tcPr>
              <w:p w14:paraId="442096C2" w14:textId="77777777" w:rsidR="00EE7BCA" w:rsidRPr="003B66D0" w:rsidRDefault="00EE7BCA">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95479">
                  <w:rPr>
                    <w:rFonts w:asciiTheme="minorHAnsi" w:hAnsiTheme="minorHAnsi"/>
                    <w:sz w:val="18"/>
                    <w:szCs w:val="18"/>
                  </w:rPr>
                  <w:t>24x7</w:t>
                </w:r>
              </w:p>
            </w:tc>
          </w:tr>
          <w:tr w:rsidR="00EE7BCA" w:rsidRPr="007E5415" w14:paraId="7E9E339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B24FAC7" w14:textId="77777777" w:rsidR="00EE7BCA" w:rsidRPr="001F578E" w:rsidRDefault="00EE7BCA">
                <w:pPr>
                  <w:pStyle w:val="TableSubHeading"/>
                </w:pPr>
                <w:r w:rsidRPr="0026180A">
                  <w:t>Recovery Time Objective (RTO)</w:t>
                </w:r>
              </w:p>
            </w:tc>
            <w:tc>
              <w:tcPr>
                <w:tcW w:w="4961" w:type="dxa"/>
                <w:tcBorders>
                  <w:top w:val="single" w:sz="4" w:space="0" w:color="F2F2F2" w:themeColor="background1" w:themeShade="F2"/>
                  <w:bottom w:val="single" w:sz="4" w:space="0" w:color="F2F2F2" w:themeColor="background1" w:themeShade="F2"/>
                </w:tcBorders>
                <w:vAlign w:val="top"/>
              </w:tcPr>
              <w:p w14:paraId="44B56987" w14:textId="224D2435" w:rsidR="00EE7BCA" w:rsidRPr="00027926" w:rsidRDefault="007875A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See table below</w:t>
                </w:r>
              </w:p>
            </w:tc>
          </w:tr>
          <w:tr w:rsidR="007875AA" w:rsidRPr="007E5415" w14:paraId="24BE5BB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62DEFA4" w14:textId="77777777" w:rsidR="007875AA" w:rsidRPr="00B96814" w:rsidRDefault="007875AA" w:rsidP="007875AA">
                <w:pPr>
                  <w:pStyle w:val="TableSubHeading"/>
                  <w:tabs>
                    <w:tab w:val="left" w:pos="904"/>
                  </w:tabs>
                </w:pPr>
                <w:r w:rsidRPr="00B95479">
                  <w:t>Recovery Point Objective (RPO)</w:t>
                </w:r>
              </w:p>
            </w:tc>
            <w:tc>
              <w:tcPr>
                <w:tcW w:w="4961" w:type="dxa"/>
                <w:tcBorders>
                  <w:top w:val="single" w:sz="4" w:space="0" w:color="F2F2F2" w:themeColor="background1" w:themeShade="F2"/>
                  <w:bottom w:val="single" w:sz="4" w:space="0" w:color="F2F2F2" w:themeColor="background1" w:themeShade="F2"/>
                </w:tcBorders>
                <w:vAlign w:val="top"/>
              </w:tcPr>
              <w:p w14:paraId="7B4F1AA6" w14:textId="611B9889" w:rsidR="007875AA" w:rsidRPr="00027926" w:rsidRDefault="007875AA" w:rsidP="007875A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See table below</w:t>
                </w:r>
              </w:p>
            </w:tc>
          </w:tr>
          <w:tr w:rsidR="00EE7BCA" w:rsidRPr="007E5415" w14:paraId="49B7C4D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35D1A724" w14:textId="77777777" w:rsidR="00EE7BCA" w:rsidRPr="006B46CA" w:rsidRDefault="00EE7BCA">
                <w:pPr>
                  <w:pStyle w:val="TableSubHeading"/>
                  <w:tabs>
                    <w:tab w:val="left" w:pos="904"/>
                  </w:tabs>
                </w:pPr>
                <w:r w:rsidRPr="00B95479">
                  <w:t>Planned Outage Window</w:t>
                </w:r>
              </w:p>
            </w:tc>
            <w:tc>
              <w:tcPr>
                <w:tcW w:w="4961" w:type="dxa"/>
                <w:tcBorders>
                  <w:top w:val="single" w:sz="4" w:space="0" w:color="F2F2F2" w:themeColor="background1" w:themeShade="F2"/>
                  <w:bottom w:val="single" w:sz="12" w:space="0" w:color="003E8F"/>
                </w:tcBorders>
                <w:vAlign w:val="top"/>
              </w:tcPr>
              <w:p w14:paraId="4705EF3D" w14:textId="0A35BBA8" w:rsidR="00EE7BCA" w:rsidRPr="00027926" w:rsidRDefault="007875AA" w:rsidP="00D479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None</w:t>
                </w:r>
              </w:p>
            </w:tc>
          </w:tr>
        </w:tbl>
        <w:p w14:paraId="1406C4A0" w14:textId="1B41703D" w:rsidR="00D47944" w:rsidRDefault="00D47944">
          <w:pPr>
            <w:pStyle w:val="Caption"/>
          </w:pPr>
          <w:bookmarkStart w:id="191" w:name="_Toc242170504"/>
          <w:r>
            <w:t xml:space="preserve">Table </w:t>
          </w:r>
          <w:r w:rsidR="0012787A">
            <w:fldChar w:fldCharType="begin"/>
          </w:r>
          <w:r w:rsidR="0012787A">
            <w:instrText xml:space="preserve"> SEQ Table \* ARABIC </w:instrText>
          </w:r>
          <w:r w:rsidR="0012787A">
            <w:fldChar w:fldCharType="separate"/>
          </w:r>
          <w:r w:rsidR="00D2291F">
            <w:t>36</w:t>
          </w:r>
          <w:r w:rsidR="0012787A">
            <w:fldChar w:fldCharType="end"/>
          </w:r>
          <w:r>
            <w:t xml:space="preserve"> - </w:t>
          </w:r>
          <w:r w:rsidRPr="002D5EE1">
            <w:t>Availability Requirements</w:t>
          </w:r>
          <w:bookmarkEnd w:id="191"/>
        </w:p>
        <w:p w14:paraId="12E5A397" w14:textId="77777777" w:rsidR="00EE7BCA" w:rsidRDefault="00EE7BCA" w:rsidP="00EE7BCA">
          <w:pPr>
            <w:rPr>
              <w:lang w:val="en-US"/>
            </w:rPr>
          </w:pPr>
        </w:p>
        <w:tbl>
          <w:tblPr>
            <w:tblW w:w="9071" w:type="dxa"/>
            <w:tblBorders>
              <w:bottom w:val="single" w:sz="12" w:space="0" w:color="003E8F"/>
              <w:insideH w:val="single" w:sz="4" w:space="0" w:color="F2F2F2"/>
            </w:tblBorders>
            <w:tblLayout w:type="fixed"/>
            <w:tblLook w:val="06A0" w:firstRow="1" w:lastRow="0" w:firstColumn="1" w:lastColumn="0" w:noHBand="1" w:noVBand="1"/>
          </w:tblPr>
          <w:tblGrid>
            <w:gridCol w:w="2657"/>
            <w:gridCol w:w="3207"/>
            <w:gridCol w:w="3207"/>
          </w:tblGrid>
          <w:tr w:rsidR="00A0361E" w14:paraId="20835496" w14:textId="77777777" w:rsidTr="00795FC7">
            <w:trPr>
              <w:trHeight w:val="18"/>
              <w:tblHeader/>
            </w:trPr>
            <w:tc>
              <w:tcPr>
                <w:tcW w:w="2657" w:type="dxa"/>
                <w:shd w:val="clear" w:color="auto" w:fill="00347A" w:themeFill="text2" w:themeFillShade="80"/>
              </w:tcPr>
              <w:p w14:paraId="7119A932" w14:textId="77777777" w:rsidR="00A0361E" w:rsidRPr="00A0361E" w:rsidRDefault="00A0361E" w:rsidP="00A0361E">
                <w:pPr>
                  <w:pStyle w:val="TableHeading"/>
                  <w:tabs>
                    <w:tab w:val="left" w:pos="1055"/>
                  </w:tabs>
                </w:pPr>
                <w:r w:rsidRPr="00A0361E">
                  <w:t>Failure Type</w:t>
                </w:r>
              </w:p>
            </w:tc>
            <w:tc>
              <w:tcPr>
                <w:tcW w:w="3207" w:type="dxa"/>
                <w:shd w:val="clear" w:color="auto" w:fill="00347A" w:themeFill="text2" w:themeFillShade="80"/>
              </w:tcPr>
              <w:p w14:paraId="007CCE04" w14:textId="77777777" w:rsidR="00A0361E" w:rsidRPr="00A0361E" w:rsidRDefault="00A0361E" w:rsidP="00A0361E">
                <w:pPr>
                  <w:pStyle w:val="TableHeading"/>
                  <w:tabs>
                    <w:tab w:val="left" w:pos="1055"/>
                  </w:tabs>
                </w:pPr>
                <w:r w:rsidRPr="00A0361E">
                  <w:t>RPO</w:t>
                </w:r>
              </w:p>
            </w:tc>
            <w:tc>
              <w:tcPr>
                <w:tcW w:w="3207" w:type="dxa"/>
                <w:shd w:val="clear" w:color="auto" w:fill="00347A" w:themeFill="text2" w:themeFillShade="80"/>
              </w:tcPr>
              <w:p w14:paraId="4EF823D4" w14:textId="77777777" w:rsidR="00A0361E" w:rsidRPr="00A0361E" w:rsidRDefault="00A0361E" w:rsidP="00A0361E">
                <w:pPr>
                  <w:pStyle w:val="TableHeading"/>
                  <w:tabs>
                    <w:tab w:val="left" w:pos="1055"/>
                  </w:tabs>
                </w:pPr>
                <w:r w:rsidRPr="00A0361E">
                  <w:t>RTO</w:t>
                </w:r>
              </w:p>
            </w:tc>
          </w:tr>
          <w:tr w:rsidR="00A0361E" w14:paraId="3BE6253E" w14:textId="77777777">
            <w:trPr>
              <w:trHeight w:val="93"/>
            </w:trPr>
            <w:tc>
              <w:tcPr>
                <w:tcW w:w="2657" w:type="dxa"/>
                <w:tcBorders>
                  <w:bottom w:val="single" w:sz="4" w:space="0" w:color="FFFFFF"/>
                </w:tcBorders>
              </w:tcPr>
              <w:p w14:paraId="6950B1E4" w14:textId="77777777" w:rsidR="00A0361E" w:rsidRDefault="00A0361E">
                <w:pPr>
                  <w:tabs>
                    <w:tab w:val="left" w:pos="954"/>
                  </w:tabs>
                  <w:spacing w:after="60"/>
                  <w:rPr>
                    <w:b/>
                    <w:bCs/>
                  </w:rPr>
                </w:pPr>
                <w:r>
                  <w:rPr>
                    <w:b/>
                    <w:bCs/>
                  </w:rPr>
                  <w:t>Availability Zone Failure</w:t>
                </w:r>
              </w:p>
            </w:tc>
            <w:tc>
              <w:tcPr>
                <w:tcW w:w="3207" w:type="dxa"/>
                <w:tcBorders>
                  <w:top w:val="nil"/>
                  <w:bottom w:val="nil"/>
                </w:tcBorders>
              </w:tcPr>
              <w:p w14:paraId="57C568E5" w14:textId="77777777" w:rsidR="00A0361E" w:rsidRDefault="00A0361E">
                <w:pPr>
                  <w:tabs>
                    <w:tab w:val="left" w:pos="938"/>
                  </w:tabs>
                  <w:spacing w:after="0"/>
                  <w:rPr>
                    <w:color w:val="000000"/>
                    <w:sz w:val="18"/>
                    <w:szCs w:val="18"/>
                  </w:rPr>
                </w:pPr>
                <w:r>
                  <w:rPr>
                    <w:color w:val="000000"/>
                    <w:sz w:val="18"/>
                    <w:szCs w:val="18"/>
                  </w:rPr>
                  <w:t>0</w:t>
                </w:r>
              </w:p>
            </w:tc>
            <w:tc>
              <w:tcPr>
                <w:tcW w:w="3207" w:type="dxa"/>
                <w:tcBorders>
                  <w:top w:val="nil"/>
                  <w:bottom w:val="nil"/>
                </w:tcBorders>
              </w:tcPr>
              <w:p w14:paraId="4B55F6B4" w14:textId="77777777" w:rsidR="00A0361E" w:rsidRDefault="00A0361E">
                <w:pPr>
                  <w:tabs>
                    <w:tab w:val="left" w:pos="938"/>
                  </w:tabs>
                  <w:spacing w:after="0"/>
                  <w:rPr>
                    <w:color w:val="000000"/>
                    <w:sz w:val="18"/>
                    <w:szCs w:val="18"/>
                  </w:rPr>
                </w:pPr>
                <w:r>
                  <w:rPr>
                    <w:color w:val="000000"/>
                    <w:sz w:val="18"/>
                    <w:szCs w:val="18"/>
                  </w:rPr>
                  <w:t>0</w:t>
                </w:r>
              </w:p>
            </w:tc>
          </w:tr>
          <w:tr w:rsidR="00A0361E" w14:paraId="4D6AA1D3" w14:textId="77777777">
            <w:trPr>
              <w:trHeight w:val="20"/>
            </w:trPr>
            <w:tc>
              <w:tcPr>
                <w:tcW w:w="2657" w:type="dxa"/>
                <w:tcBorders>
                  <w:top w:val="single" w:sz="4" w:space="0" w:color="FFFFFF"/>
                  <w:bottom w:val="single" w:sz="4" w:space="0" w:color="FFFFFF"/>
                </w:tcBorders>
              </w:tcPr>
              <w:p w14:paraId="072F8ACD" w14:textId="77777777" w:rsidR="00A0361E" w:rsidRDefault="00A0361E">
                <w:pPr>
                  <w:tabs>
                    <w:tab w:val="left" w:pos="938"/>
                  </w:tabs>
                  <w:spacing w:after="60"/>
                  <w:rPr>
                    <w:b/>
                    <w:bCs/>
                  </w:rPr>
                </w:pPr>
                <w:r>
                  <w:rPr>
                    <w:b/>
                    <w:bCs/>
                  </w:rPr>
                  <w:t>Regional Failure</w:t>
                </w:r>
              </w:p>
            </w:tc>
            <w:tc>
              <w:tcPr>
                <w:tcW w:w="3207" w:type="dxa"/>
                <w:tcBorders>
                  <w:top w:val="single" w:sz="4" w:space="0" w:color="F2F2F2"/>
                  <w:bottom w:val="single" w:sz="4" w:space="0" w:color="F2F2F2"/>
                </w:tcBorders>
              </w:tcPr>
              <w:p w14:paraId="45EC94B1" w14:textId="77777777" w:rsidR="00A0361E" w:rsidRDefault="00A0361E">
                <w:pPr>
                  <w:keepNext/>
                  <w:tabs>
                    <w:tab w:val="left" w:pos="938"/>
                  </w:tabs>
                  <w:spacing w:after="0"/>
                  <w:rPr>
                    <w:color w:val="000000"/>
                    <w:sz w:val="18"/>
                    <w:szCs w:val="18"/>
                  </w:rPr>
                </w:pPr>
                <w:r>
                  <w:rPr>
                    <w:color w:val="000000"/>
                    <w:sz w:val="18"/>
                    <w:szCs w:val="18"/>
                  </w:rPr>
                  <w:t>1 minute</w:t>
                </w:r>
              </w:p>
            </w:tc>
            <w:tc>
              <w:tcPr>
                <w:tcW w:w="3207" w:type="dxa"/>
                <w:tcBorders>
                  <w:top w:val="single" w:sz="4" w:space="0" w:color="F2F2F2"/>
                  <w:bottom w:val="single" w:sz="4" w:space="0" w:color="F2F2F2"/>
                </w:tcBorders>
              </w:tcPr>
              <w:p w14:paraId="20112950" w14:textId="77777777" w:rsidR="00A0361E" w:rsidRDefault="00A0361E">
                <w:pPr>
                  <w:keepNext/>
                  <w:tabs>
                    <w:tab w:val="left" w:pos="938"/>
                  </w:tabs>
                  <w:spacing w:after="0"/>
                  <w:rPr>
                    <w:color w:val="000000"/>
                    <w:sz w:val="18"/>
                    <w:szCs w:val="18"/>
                  </w:rPr>
                </w:pPr>
                <w:r>
                  <w:rPr>
                    <w:color w:val="000000"/>
                    <w:sz w:val="18"/>
                    <w:szCs w:val="18"/>
                  </w:rPr>
                  <w:t>15 minutes</w:t>
                </w:r>
              </w:p>
            </w:tc>
          </w:tr>
          <w:tr w:rsidR="00A0361E" w14:paraId="5BCCE2E0" w14:textId="77777777">
            <w:trPr>
              <w:trHeight w:val="20"/>
            </w:trPr>
            <w:tc>
              <w:tcPr>
                <w:tcW w:w="2657" w:type="dxa"/>
                <w:tcBorders>
                  <w:top w:val="single" w:sz="4" w:space="0" w:color="FFFFFF"/>
                  <w:bottom w:val="single" w:sz="4" w:space="0" w:color="FFFFFF"/>
                </w:tcBorders>
              </w:tcPr>
              <w:p w14:paraId="0ECF0B99" w14:textId="77777777" w:rsidR="00A0361E" w:rsidRDefault="00A0361E">
                <w:pPr>
                  <w:spacing w:after="60"/>
                  <w:rPr>
                    <w:b/>
                    <w:bCs/>
                  </w:rPr>
                </w:pPr>
                <w:r>
                  <w:rPr>
                    <w:b/>
                    <w:bCs/>
                  </w:rPr>
                  <w:t>Data Corruption / Restore from Backup</w:t>
                </w:r>
              </w:p>
            </w:tc>
            <w:tc>
              <w:tcPr>
                <w:tcW w:w="3207" w:type="dxa"/>
                <w:tcBorders>
                  <w:top w:val="single" w:sz="4" w:space="0" w:color="F2F2F2"/>
                  <w:bottom w:val="single" w:sz="4" w:space="0" w:color="F2F2F2"/>
                </w:tcBorders>
              </w:tcPr>
              <w:p w14:paraId="37FCAE4C" w14:textId="77777777" w:rsidR="00A0361E" w:rsidRDefault="00A0361E">
                <w:pPr>
                  <w:keepNext/>
                  <w:tabs>
                    <w:tab w:val="left" w:pos="1021"/>
                  </w:tabs>
                  <w:spacing w:after="0"/>
                  <w:rPr>
                    <w:color w:val="000000"/>
                    <w:sz w:val="18"/>
                    <w:szCs w:val="18"/>
                  </w:rPr>
                </w:pPr>
                <w:r>
                  <w:rPr>
                    <w:color w:val="000000"/>
                    <w:sz w:val="18"/>
                    <w:szCs w:val="18"/>
                  </w:rPr>
                  <w:t>1 hour</w:t>
                </w:r>
              </w:p>
            </w:tc>
            <w:tc>
              <w:tcPr>
                <w:tcW w:w="3207" w:type="dxa"/>
                <w:tcBorders>
                  <w:top w:val="single" w:sz="4" w:space="0" w:color="F2F2F2"/>
                  <w:bottom w:val="single" w:sz="4" w:space="0" w:color="F2F2F2"/>
                </w:tcBorders>
              </w:tcPr>
              <w:p w14:paraId="73B7588C" w14:textId="77777777" w:rsidR="00A0361E" w:rsidRDefault="00A0361E">
                <w:pPr>
                  <w:keepNext/>
                  <w:tabs>
                    <w:tab w:val="left" w:pos="1021"/>
                  </w:tabs>
                  <w:spacing w:after="0"/>
                  <w:rPr>
                    <w:color w:val="000000"/>
                    <w:sz w:val="18"/>
                    <w:szCs w:val="18"/>
                  </w:rPr>
                </w:pPr>
                <w:r>
                  <w:rPr>
                    <w:color w:val="000000"/>
                    <w:sz w:val="18"/>
                    <w:szCs w:val="18"/>
                  </w:rPr>
                  <w:t>4 hours</w:t>
                </w:r>
              </w:p>
            </w:tc>
          </w:tr>
        </w:tbl>
        <w:p w14:paraId="0CFF16E0" w14:textId="77777777" w:rsidR="005220B5" w:rsidRDefault="005220B5" w:rsidP="00EE7BCA">
          <w:pPr>
            <w:rPr>
              <w:lang w:val="en-US"/>
            </w:rPr>
          </w:pPr>
        </w:p>
        <w:p w14:paraId="49304729" w14:textId="77777777" w:rsidR="005220B5" w:rsidRPr="00F83223" w:rsidRDefault="005220B5" w:rsidP="00EE7BCA">
          <w:pPr>
            <w:rPr>
              <w:lang w:val="en-US"/>
            </w:rPr>
          </w:pPr>
        </w:p>
        <w:p w14:paraId="0EC18FC1" w14:textId="77777777" w:rsidR="00EE7BCA" w:rsidRDefault="00EE7BCA" w:rsidP="00EE7BCA">
          <w:pPr>
            <w:pStyle w:val="Heading2-NumberedList"/>
          </w:pPr>
          <w:bookmarkStart w:id="192" w:name="_Toc242170616"/>
          <w:r>
            <w:t>Performance</w:t>
          </w:r>
          <w:bookmarkEnd w:id="192"/>
        </w:p>
        <w:p w14:paraId="32B4A5EC" w14:textId="77777777" w:rsidR="00EE7BCA" w:rsidRDefault="00EE7BCA" w:rsidP="00EE7BCA">
          <w:pPr>
            <w:tabs>
              <w:tab w:val="left" w:pos="1055"/>
            </w:tabs>
          </w:pPr>
          <w:r>
            <w:t>Defines the performance characteristics required by the solution to support business operations and user expectations.</w:t>
          </w:r>
        </w:p>
        <w:p w14:paraId="1791292D" w14:textId="5C92F8AC" w:rsidR="00C656F2" w:rsidRDefault="00D33A0C" w:rsidP="00EE7BCA">
          <w:pPr>
            <w:tabs>
              <w:tab w:val="left" w:pos="1055"/>
            </w:tabs>
          </w:pPr>
          <w:r w:rsidRPr="00D33A0C">
            <w:t>Note: Auth0 SLA does not include API response times for Authentication API and Management API (Reference). A load test may be performed by WorkCover according to the Auth0 Load Testing Policy to gather performance metrics under load.</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53161C8D"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4FBB27A1" w14:textId="77777777" w:rsidR="00EE7BCA" w:rsidRPr="00CF5342" w:rsidRDefault="00EE7BCA">
                <w:pPr>
                  <w:pStyle w:val="TableHeading"/>
                  <w:tabs>
                    <w:tab w:val="left" w:pos="1055"/>
                  </w:tabs>
                </w:pPr>
                <w:r w:rsidRPr="00480FDE">
                  <w:t>Requirement</w:t>
                </w:r>
              </w:p>
            </w:tc>
            <w:tc>
              <w:tcPr>
                <w:tcW w:w="4961" w:type="dxa"/>
                <w:vAlign w:val="top"/>
              </w:tcPr>
              <w:p w14:paraId="59EC2361"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480FDE">
                  <w:t>Target</w:t>
                </w:r>
              </w:p>
            </w:tc>
          </w:tr>
          <w:tr w:rsidR="00EE7BCA" w:rsidRPr="00BB5816" w14:paraId="154DB4AF"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12521EAC" w14:textId="77777777" w:rsidR="00EE7BCA" w:rsidRPr="00B44420" w:rsidRDefault="00EE7BCA">
                <w:pPr>
                  <w:pStyle w:val="TableSubHeading"/>
                  <w:tabs>
                    <w:tab w:val="left" w:pos="954"/>
                  </w:tabs>
                </w:pPr>
                <w:r w:rsidRPr="003722E1">
                  <w:t>Authentication Response Time</w:t>
                </w:r>
              </w:p>
            </w:tc>
            <w:tc>
              <w:tcPr>
                <w:tcW w:w="4961" w:type="dxa"/>
                <w:tcBorders>
                  <w:top w:val="nil"/>
                  <w:bottom w:val="nil"/>
                </w:tcBorders>
                <w:vAlign w:val="top"/>
              </w:tcPr>
              <w:p w14:paraId="736F70F7" w14:textId="2FD6842D" w:rsidR="00EE7BCA" w:rsidRPr="00B44420" w:rsidRDefault="00D33A0C">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Near real time</w:t>
                </w:r>
              </w:p>
            </w:tc>
          </w:tr>
          <w:tr w:rsidR="00EE7BCA" w:rsidRPr="007E5415" w14:paraId="0683033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1196847" w14:textId="77777777" w:rsidR="00EE7BCA" w:rsidRPr="00EF1989" w:rsidRDefault="00EE7BCA">
                <w:pPr>
                  <w:pStyle w:val="TableSubHeading"/>
                  <w:tabs>
                    <w:tab w:val="left" w:pos="938"/>
                  </w:tabs>
                </w:pPr>
                <w:r w:rsidRPr="003722E1">
                  <w:t>Concurrent Users</w:t>
                </w:r>
              </w:p>
            </w:tc>
            <w:tc>
              <w:tcPr>
                <w:tcW w:w="4961" w:type="dxa"/>
                <w:tcBorders>
                  <w:top w:val="single" w:sz="4" w:space="0" w:color="F2F2F2" w:themeColor="background1" w:themeShade="F2"/>
                  <w:bottom w:val="single" w:sz="4" w:space="0" w:color="F2F2F2" w:themeColor="background1" w:themeShade="F2"/>
                </w:tcBorders>
                <w:vAlign w:val="top"/>
              </w:tcPr>
              <w:p w14:paraId="26C2494E" w14:textId="7E262FDC" w:rsidR="00EE7BCA" w:rsidRPr="003B66D0" w:rsidRDefault="00F839AA">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To be advised by </w:t>
                </w:r>
                <w:r w:rsidR="005348D9">
                  <w:rPr>
                    <w:rFonts w:asciiTheme="minorHAnsi" w:hAnsiTheme="minorHAnsi"/>
                    <w:sz w:val="18"/>
                    <w:szCs w:val="18"/>
                  </w:rPr>
                  <w:t>various integrated</w:t>
                </w:r>
                <w:r>
                  <w:rPr>
                    <w:rFonts w:asciiTheme="minorHAnsi" w:hAnsiTheme="minorHAnsi"/>
                    <w:sz w:val="18"/>
                    <w:szCs w:val="18"/>
                  </w:rPr>
                  <w:t xml:space="preserve"> business portals. Business requirements re</w:t>
                </w:r>
                <w:r w:rsidR="005348D9">
                  <w:rPr>
                    <w:rFonts w:asciiTheme="minorHAnsi" w:hAnsiTheme="minorHAnsi"/>
                    <w:sz w:val="18"/>
                    <w:szCs w:val="18"/>
                  </w:rPr>
                  <w:t>quired.</w:t>
                </w:r>
              </w:p>
            </w:tc>
          </w:tr>
          <w:tr w:rsidR="00EE7BCA" w:rsidRPr="007E5415" w14:paraId="68FC8F1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6B1E17B6" w14:textId="77777777" w:rsidR="00EE7BCA" w:rsidRPr="001F578E" w:rsidRDefault="00EE7BCA">
                <w:pPr>
                  <w:pStyle w:val="TableSubHeading"/>
                </w:pPr>
                <w:r w:rsidRPr="003722E1">
                  <w:t>Transactions per Second</w:t>
                </w:r>
              </w:p>
            </w:tc>
            <w:tc>
              <w:tcPr>
                <w:tcW w:w="4961" w:type="dxa"/>
                <w:tcBorders>
                  <w:top w:val="single" w:sz="4" w:space="0" w:color="F2F2F2" w:themeColor="background1" w:themeShade="F2"/>
                  <w:bottom w:val="single" w:sz="4" w:space="0" w:color="F2F2F2" w:themeColor="background1" w:themeShade="F2"/>
                </w:tcBorders>
                <w:vAlign w:val="top"/>
              </w:tcPr>
              <w:p w14:paraId="7C8081B2" w14:textId="7952436D" w:rsidR="00EE7BCA" w:rsidRPr="00027926" w:rsidRDefault="00F42A76">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color w:val="000000"/>
                    <w:sz w:val="18"/>
                    <w:szCs w:val="18"/>
                  </w:rPr>
                  <w:t>100 Requests Per Second (RPS) sustained for Authentication API</w:t>
                </w:r>
                <w:r w:rsidR="00EE7BCA">
                  <w:rPr>
                    <w:rFonts w:asciiTheme="minorHAnsi" w:hAnsiTheme="minorHAnsi"/>
                    <w:sz w:val="18"/>
                    <w:szCs w:val="18"/>
                  </w:rPr>
                  <w:tab/>
                </w:r>
              </w:p>
            </w:tc>
          </w:tr>
          <w:tr w:rsidR="00EE7BCA" w:rsidRPr="007E5415" w14:paraId="0DEFB50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C0B1258" w14:textId="77777777" w:rsidR="00EE7BCA" w:rsidRPr="00B96814" w:rsidRDefault="00EE7BCA">
                <w:pPr>
                  <w:pStyle w:val="TableSubHeading"/>
                  <w:tabs>
                    <w:tab w:val="left" w:pos="904"/>
                  </w:tabs>
                </w:pPr>
                <w:r w:rsidRPr="003722E1">
                  <w:t>Peak Processing Window</w:t>
                </w:r>
              </w:p>
            </w:tc>
            <w:tc>
              <w:tcPr>
                <w:tcW w:w="4961" w:type="dxa"/>
                <w:tcBorders>
                  <w:top w:val="single" w:sz="4" w:space="0" w:color="F2F2F2" w:themeColor="background1" w:themeShade="F2"/>
                  <w:bottom w:val="single" w:sz="4" w:space="0" w:color="F2F2F2" w:themeColor="background1" w:themeShade="F2"/>
                </w:tcBorders>
                <w:vAlign w:val="top"/>
              </w:tcPr>
              <w:p w14:paraId="0FCB8666"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76013">
                  <w:rPr>
                    <w:rFonts w:asciiTheme="minorHAnsi" w:hAnsiTheme="minorHAnsi"/>
                    <w:sz w:val="18"/>
                    <w:szCs w:val="18"/>
                  </w:rPr>
                  <w:t>Support peak seasonal demand</w:t>
                </w:r>
              </w:p>
            </w:tc>
          </w:tr>
          <w:tr w:rsidR="00EE7BCA" w:rsidRPr="007E5415" w14:paraId="14E9ACA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400062F9" w14:textId="77777777" w:rsidR="00EE7BCA" w:rsidRPr="006B46CA" w:rsidRDefault="00EE7BCA">
                <w:pPr>
                  <w:pStyle w:val="TableSubHeading"/>
                  <w:tabs>
                    <w:tab w:val="left" w:pos="904"/>
                  </w:tabs>
                </w:pPr>
                <w:r w:rsidRPr="003722E1">
                  <w:t>API Response Time</w:t>
                </w:r>
              </w:p>
            </w:tc>
            <w:tc>
              <w:tcPr>
                <w:tcW w:w="4961" w:type="dxa"/>
                <w:tcBorders>
                  <w:top w:val="single" w:sz="4" w:space="0" w:color="F2F2F2" w:themeColor="background1" w:themeShade="F2"/>
                  <w:bottom w:val="single" w:sz="12" w:space="0" w:color="003E8F"/>
                </w:tcBorders>
                <w:vAlign w:val="top"/>
              </w:tcPr>
              <w:p w14:paraId="69E1C258" w14:textId="6CCC13A3" w:rsidR="00EE7BCA" w:rsidRPr="00027926" w:rsidRDefault="00F42A76" w:rsidP="00D479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42A76">
                  <w:rPr>
                    <w:rFonts w:asciiTheme="minorHAnsi" w:hAnsiTheme="minorHAnsi"/>
                    <w:sz w:val="18"/>
                    <w:szCs w:val="18"/>
                  </w:rPr>
                  <w:t>Near real time</w:t>
                </w:r>
              </w:p>
            </w:tc>
          </w:tr>
        </w:tbl>
        <w:p w14:paraId="0FD930E0" w14:textId="34FB46D6" w:rsidR="00D47944" w:rsidRDefault="00D47944">
          <w:pPr>
            <w:pStyle w:val="Caption"/>
          </w:pPr>
          <w:bookmarkStart w:id="193" w:name="_Toc242170505"/>
          <w:r>
            <w:t xml:space="preserve">Table </w:t>
          </w:r>
          <w:r w:rsidR="0012787A">
            <w:fldChar w:fldCharType="begin"/>
          </w:r>
          <w:r w:rsidR="0012787A">
            <w:instrText xml:space="preserve"> SEQ Table \* ARABIC </w:instrText>
          </w:r>
          <w:r w:rsidR="0012787A">
            <w:fldChar w:fldCharType="separate"/>
          </w:r>
          <w:r w:rsidR="00D2291F">
            <w:t>37</w:t>
          </w:r>
          <w:r w:rsidR="0012787A">
            <w:fldChar w:fldCharType="end"/>
          </w:r>
          <w:r>
            <w:t xml:space="preserve"> - </w:t>
          </w:r>
          <w:r w:rsidRPr="00D442F8">
            <w:t>Performance Requirements</w:t>
          </w:r>
          <w:bookmarkEnd w:id="193"/>
        </w:p>
        <w:p w14:paraId="4DD54BD0" w14:textId="77777777" w:rsidR="00EE7BCA" w:rsidRPr="00F83223" w:rsidRDefault="00EE7BCA" w:rsidP="00EE7BCA">
          <w:pPr>
            <w:rPr>
              <w:lang w:val="en-US"/>
            </w:rPr>
          </w:pPr>
        </w:p>
        <w:p w14:paraId="0ACA4528" w14:textId="77777777" w:rsidR="00EE7BCA" w:rsidRDefault="00EE7BCA" w:rsidP="00EE7BCA">
          <w:pPr>
            <w:pStyle w:val="Heading2-NumberedList"/>
          </w:pPr>
          <w:bookmarkStart w:id="194" w:name="_Toc242170617"/>
          <w:r>
            <w:t>Scalability</w:t>
          </w:r>
          <w:bookmarkEnd w:id="194"/>
        </w:p>
        <w:p w14:paraId="0CCBB3CD" w14:textId="77777777" w:rsidR="00EE7BCA" w:rsidRDefault="00EE7BCA" w:rsidP="00EE7BCA">
          <w:pPr>
            <w:tabs>
              <w:tab w:val="left" w:pos="1055"/>
            </w:tabs>
          </w:pPr>
          <w:r>
            <w:t>Defines how the solution will accommodate future growth, increasing demand and evolving business requirements.</w:t>
          </w: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7239C5F8"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6E13AAD6" w14:textId="77777777" w:rsidR="00EE7BCA" w:rsidRPr="00CF5342" w:rsidRDefault="00EE7BCA">
                <w:pPr>
                  <w:pStyle w:val="TableHeading"/>
                  <w:tabs>
                    <w:tab w:val="left" w:pos="1055"/>
                  </w:tabs>
                </w:pPr>
                <w:r w:rsidRPr="00A57F23">
                  <w:t>Requirement</w:t>
                </w:r>
              </w:p>
            </w:tc>
            <w:tc>
              <w:tcPr>
                <w:tcW w:w="4961" w:type="dxa"/>
                <w:vAlign w:val="top"/>
              </w:tcPr>
              <w:p w14:paraId="038DCE8E"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A57F23">
                  <w:t>Design Approach</w:t>
                </w:r>
              </w:p>
            </w:tc>
          </w:tr>
          <w:tr w:rsidR="005015B5" w:rsidRPr="00BB5816" w14:paraId="64BA32A5"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2D6CB7A0" w14:textId="2D2B6DBD" w:rsidR="005015B5" w:rsidRPr="00B44420" w:rsidRDefault="005015B5" w:rsidP="005015B5">
                <w:pPr>
                  <w:pStyle w:val="TableSubHeading"/>
                  <w:tabs>
                    <w:tab w:val="left" w:pos="954"/>
                  </w:tabs>
                </w:pPr>
                <w:r w:rsidRPr="0090417A">
                  <w:t>User Growth</w:t>
                </w:r>
              </w:p>
            </w:tc>
            <w:tc>
              <w:tcPr>
                <w:tcW w:w="4961" w:type="dxa"/>
                <w:tcBorders>
                  <w:top w:val="nil"/>
                  <w:bottom w:val="nil"/>
                </w:tcBorders>
                <w:vAlign w:val="top"/>
              </w:tcPr>
              <w:p w14:paraId="3ECD4AC5" w14:textId="6B4EDDC9" w:rsidR="005015B5" w:rsidRPr="00B44420" w:rsidRDefault="005015B5" w:rsidP="005015B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0417A">
                  <w:t>The Auth0 SaaS platform user store natively scales to support millions of identity profiles without requiring underlying infrastructure re-architecting. Billing is managed via Monthly Active User (MAU) tiers, which can be dynamically upgraded as adoption increases without impacting tenant availability.</w:t>
                </w:r>
              </w:p>
            </w:tc>
          </w:tr>
          <w:tr w:rsidR="005015B5" w:rsidRPr="007E5415" w14:paraId="0FE80AB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635BDEE" w14:textId="3DB8E117" w:rsidR="005015B5" w:rsidRPr="00EF1989" w:rsidRDefault="005015B5" w:rsidP="005015B5">
                <w:pPr>
                  <w:pStyle w:val="TableSubHeading"/>
                  <w:tabs>
                    <w:tab w:val="left" w:pos="938"/>
                  </w:tabs>
                </w:pPr>
                <w:r w:rsidRPr="0090417A">
                  <w:t>Transaction Growth</w:t>
                </w:r>
              </w:p>
            </w:tc>
            <w:tc>
              <w:tcPr>
                <w:tcW w:w="4961" w:type="dxa"/>
                <w:tcBorders>
                  <w:top w:val="single" w:sz="4" w:space="0" w:color="F2F2F2" w:themeColor="background1" w:themeShade="F2"/>
                  <w:bottom w:val="single" w:sz="4" w:space="0" w:color="F2F2F2" w:themeColor="background1" w:themeShade="F2"/>
                </w:tcBorders>
                <w:vAlign w:val="top"/>
              </w:tcPr>
              <w:p w14:paraId="5E6A9A2A" w14:textId="77777777" w:rsidR="00FF0808" w:rsidRDefault="00FF0808" w:rsidP="00FF0808">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pPr>
                <w:r>
                  <w:t>Horizontal elastic scaling is automatically provided by the Auth0 SaaS platform, operating under the following Enterprise Public Cloud rate limits:</w:t>
                </w:r>
              </w:p>
              <w:p w14:paraId="3AA93897" w14:textId="77777777" w:rsidR="00FF0808" w:rsidRDefault="00FF0808" w:rsidP="00FF0808">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pPr>
                <w:r>
                  <w:t>• Authentication API: 100 RPS sustained per tenant</w:t>
                </w:r>
              </w:p>
              <w:p w14:paraId="08ECD1F3" w14:textId="77777777" w:rsidR="00FF0808" w:rsidRDefault="00FF0808" w:rsidP="00FF0808">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pPr>
                <w:r>
                  <w:t>• Management API: 16 RPS sustained (50 RPS Burst) per tenant</w:t>
                </w:r>
              </w:p>
              <w:p w14:paraId="66C43311" w14:textId="003F09A2" w:rsidR="005015B5" w:rsidRPr="003B66D0" w:rsidRDefault="00FF0808" w:rsidP="00FF0808">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t>Specific endpoint rate limits are governed by Auth0 operational policies.</w:t>
                </w:r>
              </w:p>
            </w:tc>
          </w:tr>
          <w:tr w:rsidR="005015B5" w:rsidRPr="007E5415" w14:paraId="7B380CF8"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3EED0E9" w14:textId="59BABBE4" w:rsidR="005015B5" w:rsidRPr="001F578E" w:rsidRDefault="00B51DF2" w:rsidP="005015B5">
                <w:pPr>
                  <w:pStyle w:val="TableSubHeading"/>
                </w:pPr>
                <w:r>
                  <w:t>Seasonal demand</w:t>
                </w:r>
              </w:p>
            </w:tc>
            <w:tc>
              <w:tcPr>
                <w:tcW w:w="4961" w:type="dxa"/>
                <w:tcBorders>
                  <w:top w:val="single" w:sz="4" w:space="0" w:color="F2F2F2" w:themeColor="background1" w:themeShade="F2"/>
                  <w:bottom w:val="single" w:sz="4" w:space="0" w:color="F2F2F2" w:themeColor="background1" w:themeShade="F2"/>
                </w:tcBorders>
                <w:vAlign w:val="top"/>
              </w:tcPr>
              <w:p w14:paraId="0BD165B8" w14:textId="618CC5A5" w:rsidR="005015B5" w:rsidRPr="00027926" w:rsidRDefault="00B51DF2" w:rsidP="005015B5">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1DF2">
                  <w:rPr>
                    <w:rFonts w:asciiTheme="minorHAnsi" w:hAnsiTheme="minorHAnsi"/>
                    <w:sz w:val="18"/>
                    <w:szCs w:val="18"/>
                  </w:rPr>
                  <w:t>To accommodate expected peak business periods (e.g., policy renewal cycles or marketing campaigns), temporary rate limit uplift add-ons (2X/200 RPS or 3X/300 RPS for 48 hours/month) can be activated to ensure seamless transaction processing without throttling.</w:t>
                </w:r>
              </w:p>
            </w:tc>
          </w:tr>
          <w:tr w:rsidR="00181681" w:rsidRPr="007E5415" w14:paraId="613C8AAC"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0569116" w14:textId="7EC08FEB" w:rsidR="00181681" w:rsidRPr="00B96814" w:rsidRDefault="00181681" w:rsidP="00181681">
                <w:pPr>
                  <w:pStyle w:val="TableSubHeading"/>
                  <w:tabs>
                    <w:tab w:val="left" w:pos="904"/>
                  </w:tabs>
                </w:pPr>
                <w:r w:rsidRPr="00A30751">
                  <w:t>New Channels</w:t>
                </w:r>
              </w:p>
            </w:tc>
            <w:tc>
              <w:tcPr>
                <w:tcW w:w="4961" w:type="dxa"/>
                <w:tcBorders>
                  <w:top w:val="single" w:sz="4" w:space="0" w:color="F2F2F2" w:themeColor="background1" w:themeShade="F2"/>
                  <w:bottom w:val="single" w:sz="4" w:space="0" w:color="F2F2F2" w:themeColor="background1" w:themeShade="F2"/>
                </w:tcBorders>
                <w:vAlign w:val="top"/>
              </w:tcPr>
              <w:p w14:paraId="0408D0BD" w14:textId="3C5E15E5" w:rsidR="00181681" w:rsidRPr="00027926" w:rsidRDefault="00181681" w:rsidP="00181681">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A30751">
                  <w:t>The standards-based OIDC and OAuth 2.0 architecture natively supports future channel onboarding (such as native mobile applications, single-page applications, and third-party partner portals) without requiring core authentication redesign.</w:t>
                </w:r>
              </w:p>
            </w:tc>
          </w:tr>
          <w:tr w:rsidR="00316822" w:rsidRPr="007E5415" w14:paraId="7BE4934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AA0C22C" w14:textId="591E2F85" w:rsidR="00316822" w:rsidRPr="006B46CA" w:rsidRDefault="00316822" w:rsidP="00316822">
                <w:pPr>
                  <w:pStyle w:val="TableSubHeading"/>
                  <w:tabs>
                    <w:tab w:val="left" w:pos="904"/>
                  </w:tabs>
                </w:pPr>
                <w:r w:rsidRPr="005B2C49">
                  <w:t>Platform Growth</w:t>
                </w:r>
              </w:p>
            </w:tc>
            <w:tc>
              <w:tcPr>
                <w:tcW w:w="4961" w:type="dxa"/>
                <w:tcBorders>
                  <w:top w:val="single" w:sz="4" w:space="0" w:color="F2F2F2" w:themeColor="background1" w:themeShade="F2"/>
                  <w:bottom w:val="single" w:sz="12" w:space="0" w:color="003E8F"/>
                </w:tcBorders>
                <w:vAlign w:val="top"/>
              </w:tcPr>
              <w:p w14:paraId="3445FC15" w14:textId="7611EBB6" w:rsidR="00316822" w:rsidRPr="00027926" w:rsidRDefault="00316822" w:rsidP="0031682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5B2C49">
                  <w:t>The platform modularity enables future integration of advanced capabilities (such as identity federation with Queensland Digital Identity - QDI, multi-persona management, and risk-based adaptive MFA) across subsequent project horizons.</w:t>
                </w:r>
              </w:p>
            </w:tc>
          </w:tr>
        </w:tbl>
        <w:p w14:paraId="47196962" w14:textId="51F9AD60" w:rsidR="00D47944" w:rsidRDefault="00D47944">
          <w:pPr>
            <w:pStyle w:val="Caption"/>
          </w:pPr>
          <w:bookmarkStart w:id="195" w:name="_Toc242170506"/>
          <w:r>
            <w:t xml:space="preserve">Table </w:t>
          </w:r>
          <w:r w:rsidR="0012787A">
            <w:fldChar w:fldCharType="begin"/>
          </w:r>
          <w:r w:rsidR="0012787A">
            <w:instrText xml:space="preserve"> SEQ Table \* ARABIC </w:instrText>
          </w:r>
          <w:r w:rsidR="0012787A">
            <w:fldChar w:fldCharType="separate"/>
          </w:r>
          <w:r w:rsidR="00D2291F">
            <w:t>38</w:t>
          </w:r>
          <w:r w:rsidR="0012787A">
            <w:fldChar w:fldCharType="end"/>
          </w:r>
          <w:r>
            <w:t xml:space="preserve"> - </w:t>
          </w:r>
          <w:r w:rsidRPr="00CA6049">
            <w:t>Scalability Requirements</w:t>
          </w:r>
          <w:bookmarkEnd w:id="195"/>
        </w:p>
        <w:p w14:paraId="0A60AAE0" w14:textId="77777777" w:rsidR="00EE7BCA" w:rsidRPr="00F83223" w:rsidRDefault="00EE7BCA" w:rsidP="00EE7BCA">
          <w:pPr>
            <w:rPr>
              <w:lang w:val="en-US"/>
            </w:rPr>
          </w:pPr>
        </w:p>
        <w:p w14:paraId="398809C6" w14:textId="77777777" w:rsidR="00EE7BCA" w:rsidRDefault="00EE7BCA" w:rsidP="00EE7BCA">
          <w:pPr>
            <w:pStyle w:val="Heading2-NumberedList"/>
          </w:pPr>
          <w:bookmarkStart w:id="196" w:name="_Toc242170618"/>
          <w:r>
            <w:t>Resilience and Recoverability</w:t>
          </w:r>
          <w:bookmarkEnd w:id="196"/>
        </w:p>
        <w:p w14:paraId="32EBC5D3" w14:textId="77777777" w:rsidR="00EE7BCA" w:rsidRDefault="00EE7BCA" w:rsidP="00EE7BCA">
          <w:pPr>
            <w:tabs>
              <w:tab w:val="left" w:pos="1055"/>
            </w:tabs>
          </w:pPr>
          <w:r>
            <w:t>Defines how the solution will tolerate failures, maintain service continuity and recover from incidents.</w:t>
          </w:r>
        </w:p>
        <w:p w14:paraId="59BB712B" w14:textId="77E1592C" w:rsidR="00EE7BCA" w:rsidRPr="002678AC"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531B791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06F1667A" w14:textId="77777777" w:rsidR="00EE7BCA" w:rsidRPr="00CF5342" w:rsidRDefault="00EE7BCA">
                <w:pPr>
                  <w:pStyle w:val="TableHeading"/>
                  <w:tabs>
                    <w:tab w:val="left" w:pos="1055"/>
                  </w:tabs>
                </w:pPr>
                <w:r w:rsidRPr="00686455">
                  <w:t>Requirement</w:t>
                </w:r>
              </w:p>
            </w:tc>
            <w:tc>
              <w:tcPr>
                <w:tcW w:w="4961" w:type="dxa"/>
                <w:vAlign w:val="top"/>
              </w:tcPr>
              <w:p w14:paraId="75F5005A"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686455">
                  <w:t>Design Response</w:t>
                </w:r>
              </w:p>
            </w:tc>
          </w:tr>
          <w:tr w:rsidR="00EE7BCA" w:rsidRPr="00BB5816" w14:paraId="00A861C1"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6000BBD2" w14:textId="77777777" w:rsidR="00EE7BCA" w:rsidRPr="00B44420" w:rsidRDefault="00EE7BCA">
                <w:pPr>
                  <w:pStyle w:val="TableSubHeading"/>
                  <w:tabs>
                    <w:tab w:val="left" w:pos="954"/>
                  </w:tabs>
                </w:pPr>
                <w:r w:rsidRPr="00F215A3">
                  <w:t>Service Failure</w:t>
                </w:r>
              </w:p>
            </w:tc>
            <w:tc>
              <w:tcPr>
                <w:tcW w:w="4961" w:type="dxa"/>
                <w:tcBorders>
                  <w:top w:val="nil"/>
                  <w:bottom w:val="nil"/>
                </w:tcBorders>
                <w:vAlign w:val="top"/>
              </w:tcPr>
              <w:p w14:paraId="3B4CB05E" w14:textId="4E54AA90" w:rsidR="00EE7BCA" w:rsidRDefault="007830A5">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ED2D56">
                  <w:rPr>
                    <w:rFonts w:asciiTheme="minorHAnsi" w:hAnsiTheme="minorHAnsi"/>
                    <w:b/>
                    <w:bCs/>
                    <w:sz w:val="18"/>
                    <w:szCs w:val="18"/>
                  </w:rPr>
                  <w:t>AWS Availability Zone Failure</w:t>
                </w:r>
                <w:r w:rsidR="000931E8">
                  <w:rPr>
                    <w:rFonts w:asciiTheme="minorHAnsi" w:hAnsiTheme="minorHAnsi"/>
                    <w:b/>
                    <w:bCs/>
                    <w:sz w:val="18"/>
                    <w:szCs w:val="18"/>
                  </w:rPr>
                  <w:t>:</w:t>
                </w:r>
                <w:r w:rsidR="00B377A4">
                  <w:rPr>
                    <w:rFonts w:asciiTheme="minorHAnsi" w:hAnsiTheme="minorHAnsi"/>
                    <w:sz w:val="18"/>
                    <w:szCs w:val="18"/>
                  </w:rPr>
                  <w:t xml:space="preserve"> </w:t>
                </w:r>
                <w:r w:rsidR="00ED2D56" w:rsidRPr="00ED2D56">
                  <w:rPr>
                    <w:rFonts w:asciiTheme="minorHAnsi" w:hAnsiTheme="minorHAnsi"/>
                    <w:sz w:val="18"/>
                    <w:szCs w:val="18"/>
                  </w:rPr>
                  <w:t>Zero downtime and zero data loss (RPO: 0, RTO: 0) achieved via multi-</w:t>
                </w:r>
                <w:r w:rsidR="00060862">
                  <w:rPr>
                    <w:rFonts w:asciiTheme="minorHAnsi" w:hAnsiTheme="minorHAnsi"/>
                    <w:sz w:val="18"/>
                    <w:szCs w:val="18"/>
                  </w:rPr>
                  <w:t>availability zone</w:t>
                </w:r>
                <w:r w:rsidR="00ED2D56" w:rsidRPr="00ED2D56">
                  <w:rPr>
                    <w:rFonts w:asciiTheme="minorHAnsi" w:hAnsiTheme="minorHAnsi"/>
                    <w:sz w:val="18"/>
                    <w:szCs w:val="18"/>
                  </w:rPr>
                  <w:t xml:space="preserve"> deployment within the primary region.</w:t>
                </w:r>
              </w:p>
              <w:p w14:paraId="1732530A" w14:textId="1490AD0C" w:rsidR="00ED2D56" w:rsidRPr="000931E8" w:rsidRDefault="000931E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931E8">
                  <w:rPr>
                    <w:rFonts w:asciiTheme="minorHAnsi" w:hAnsiTheme="minorHAnsi"/>
                    <w:b/>
                    <w:bCs/>
                    <w:sz w:val="18"/>
                    <w:szCs w:val="18"/>
                  </w:rPr>
                  <w:t>AWS Regional Failure</w:t>
                </w:r>
                <w:r>
                  <w:rPr>
                    <w:rFonts w:asciiTheme="minorHAnsi" w:hAnsiTheme="minorHAnsi"/>
                    <w:b/>
                    <w:bCs/>
                    <w:sz w:val="18"/>
                    <w:szCs w:val="18"/>
                  </w:rPr>
                  <w:t xml:space="preserve">: </w:t>
                </w:r>
                <w:r w:rsidR="002D1451" w:rsidRPr="002D1451">
                  <w:rPr>
                    <w:rFonts w:asciiTheme="minorHAnsi" w:hAnsiTheme="minorHAnsi"/>
                    <w:sz w:val="18"/>
                    <w:szCs w:val="18"/>
                  </w:rPr>
                  <w:t>Automated regional failover from AWS Sydney (primary) to AWS Melbourne (warm standby) delivering an RPO of 1 minute and RTO of 15 minutes.</w:t>
                </w:r>
              </w:p>
            </w:tc>
          </w:tr>
          <w:tr w:rsidR="00EE7BCA" w:rsidRPr="007E5415" w14:paraId="4558DE4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56BAE8A7" w14:textId="77777777" w:rsidR="00EE7BCA" w:rsidRPr="00EF1989" w:rsidRDefault="00EE7BCA">
                <w:pPr>
                  <w:pStyle w:val="TableSubHeading"/>
                  <w:tabs>
                    <w:tab w:val="left" w:pos="938"/>
                  </w:tabs>
                </w:pPr>
                <w:r w:rsidRPr="00F215A3">
                  <w:t>Data Protection</w:t>
                </w:r>
              </w:p>
            </w:tc>
            <w:tc>
              <w:tcPr>
                <w:tcW w:w="4961" w:type="dxa"/>
                <w:tcBorders>
                  <w:top w:val="single" w:sz="4" w:space="0" w:color="F2F2F2" w:themeColor="background1" w:themeShade="F2"/>
                  <w:bottom w:val="single" w:sz="4" w:space="0" w:color="F2F2F2" w:themeColor="background1" w:themeShade="F2"/>
                </w:tcBorders>
                <w:vAlign w:val="top"/>
              </w:tcPr>
              <w:p w14:paraId="5B7C29B5" w14:textId="68BF4113" w:rsidR="00EE7BCA" w:rsidRPr="003B66D0" w:rsidRDefault="00F135D8">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135D8">
                  <w:rPr>
                    <w:rFonts w:asciiTheme="minorHAnsi" w:hAnsiTheme="minorHAnsi"/>
                    <w:sz w:val="18"/>
                    <w:szCs w:val="18"/>
                  </w:rPr>
                  <w:t>Automated tenant backups and point-in-time recovery processes targeting an RPO of 1 hour and an RTO of 4 hours. This does not include accidental or malicious data deletion on a particular tenant (environment).</w:t>
                </w:r>
              </w:p>
            </w:tc>
          </w:tr>
          <w:tr w:rsidR="00EE7BCA" w:rsidRPr="007E5415" w14:paraId="28E713D6"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7D54BF68" w14:textId="77777777" w:rsidR="00EE7BCA" w:rsidRPr="001F578E" w:rsidRDefault="00EE7BCA">
                <w:pPr>
                  <w:pStyle w:val="TableSubHeading"/>
                </w:pPr>
                <w:r w:rsidRPr="00BF11CA">
                  <w:t>Disaster Recovery</w:t>
                </w:r>
              </w:p>
            </w:tc>
            <w:tc>
              <w:tcPr>
                <w:tcW w:w="4961" w:type="dxa"/>
                <w:tcBorders>
                  <w:top w:val="single" w:sz="4" w:space="0" w:color="F2F2F2" w:themeColor="background1" w:themeShade="F2"/>
                  <w:bottom w:val="single" w:sz="4" w:space="0" w:color="F2F2F2" w:themeColor="background1" w:themeShade="F2"/>
                </w:tcBorders>
                <w:vAlign w:val="top"/>
              </w:tcPr>
              <w:p w14:paraId="373FE2A8" w14:textId="032EB434" w:rsidR="00EE7BCA" w:rsidRPr="00027926" w:rsidRDefault="002D7C17">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D7C17">
                  <w:rPr>
                    <w:rFonts w:asciiTheme="minorHAnsi" w:hAnsiTheme="minorHAnsi"/>
                    <w:sz w:val="18"/>
                    <w:szCs w:val="18"/>
                  </w:rPr>
                  <w:t>Geo-redundant multi-region architecture deployed across AWS Sydney (primary) and Melbourne (warm standby) supporting 99.99% service availability.</w:t>
                </w:r>
              </w:p>
            </w:tc>
          </w:tr>
          <w:tr w:rsidR="00EE7BCA" w:rsidRPr="007E5415" w14:paraId="024D94AE"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3F0B330" w14:textId="77777777" w:rsidR="00EE7BCA" w:rsidRPr="00B96814" w:rsidRDefault="00EE7BCA">
                <w:pPr>
                  <w:pStyle w:val="TableSubHeading"/>
                  <w:tabs>
                    <w:tab w:val="left" w:pos="904"/>
                  </w:tabs>
                </w:pPr>
                <w:r w:rsidRPr="00BF11CA">
                  <w:t>Infrastructure Failure</w:t>
                </w:r>
              </w:p>
            </w:tc>
            <w:tc>
              <w:tcPr>
                <w:tcW w:w="4961" w:type="dxa"/>
                <w:tcBorders>
                  <w:top w:val="single" w:sz="4" w:space="0" w:color="F2F2F2" w:themeColor="background1" w:themeShade="F2"/>
                  <w:bottom w:val="single" w:sz="4" w:space="0" w:color="F2F2F2" w:themeColor="background1" w:themeShade="F2"/>
                </w:tcBorders>
                <w:vAlign w:val="top"/>
              </w:tcPr>
              <w:p w14:paraId="041705FE" w14:textId="158000EF" w:rsidR="00EE7BCA" w:rsidRPr="00027926" w:rsidRDefault="00ED35D2">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43389">
                  <w:rPr>
                    <w:rFonts w:asciiTheme="minorHAnsi" w:hAnsiTheme="minorHAnsi"/>
                    <w:sz w:val="18"/>
                    <w:szCs w:val="18"/>
                  </w:rPr>
                  <w:t xml:space="preserve">Critical </w:t>
                </w:r>
                <w:r>
                  <w:rPr>
                    <w:rFonts w:asciiTheme="minorHAnsi" w:hAnsiTheme="minorHAnsi"/>
                    <w:sz w:val="18"/>
                    <w:szCs w:val="18"/>
                  </w:rPr>
                  <w:t>components</w:t>
                </w:r>
                <w:r w:rsidRPr="00D43389">
                  <w:rPr>
                    <w:rFonts w:asciiTheme="minorHAnsi" w:hAnsiTheme="minorHAnsi"/>
                    <w:sz w:val="18"/>
                    <w:szCs w:val="18"/>
                  </w:rPr>
                  <w:t xml:space="preserve"> remain available during component failures</w:t>
                </w:r>
                <w:r w:rsidRPr="005846F4">
                  <w:rPr>
                    <w:rFonts w:asciiTheme="minorHAnsi" w:hAnsiTheme="minorHAnsi"/>
                    <w:sz w:val="18"/>
                    <w:szCs w:val="18"/>
                  </w:rPr>
                  <w:t xml:space="preserve"> </w:t>
                </w:r>
                <w:r w:rsidR="00EE7BCA" w:rsidRPr="005846F4">
                  <w:rPr>
                    <w:rFonts w:asciiTheme="minorHAnsi" w:hAnsiTheme="minorHAnsi"/>
                    <w:sz w:val="18"/>
                    <w:szCs w:val="18"/>
                  </w:rPr>
                  <w:t>Multi-zone deployment architecture</w:t>
                </w:r>
              </w:p>
            </w:tc>
          </w:tr>
          <w:tr w:rsidR="00EE7BCA" w:rsidRPr="007E5415" w14:paraId="14DAEA3A"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754D7B8C" w14:textId="77777777" w:rsidR="00EE7BCA" w:rsidRPr="006B46CA" w:rsidRDefault="00EE7BCA">
                <w:pPr>
                  <w:pStyle w:val="TableSubHeading"/>
                  <w:tabs>
                    <w:tab w:val="left" w:pos="904"/>
                  </w:tabs>
                </w:pPr>
                <w:r w:rsidRPr="005846F4">
                  <w:t>Business Continuity</w:t>
                </w:r>
              </w:p>
            </w:tc>
            <w:tc>
              <w:tcPr>
                <w:tcW w:w="4961" w:type="dxa"/>
                <w:tcBorders>
                  <w:top w:val="single" w:sz="4" w:space="0" w:color="F2F2F2" w:themeColor="background1" w:themeShade="F2"/>
                  <w:bottom w:val="single" w:sz="12" w:space="0" w:color="003E8F"/>
                </w:tcBorders>
                <w:vAlign w:val="top"/>
              </w:tcPr>
              <w:p w14:paraId="2EBD3E29" w14:textId="77777777" w:rsidR="00EE7BCA" w:rsidRDefault="003C13BE" w:rsidP="00D479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C13BE">
                  <w:rPr>
                    <w:rFonts w:asciiTheme="minorHAnsi" w:hAnsiTheme="minorHAnsi"/>
                    <w:sz w:val="18"/>
                    <w:szCs w:val="18"/>
                  </w:rPr>
                  <w:t>Core authentication services and token generation continue uninterrupted during component-level failures and regional degradation events.</w:t>
                </w:r>
              </w:p>
              <w:p w14:paraId="3889ADBC" w14:textId="4AE52F45" w:rsidR="00960C46" w:rsidRPr="00027926" w:rsidRDefault="00960C46" w:rsidP="00D479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Business continuity needs to be designed for each</w:t>
                </w:r>
                <w:r w:rsidR="00D815DF">
                  <w:rPr>
                    <w:rFonts w:asciiTheme="minorHAnsi" w:hAnsiTheme="minorHAnsi"/>
                    <w:sz w:val="18"/>
                    <w:szCs w:val="18"/>
                  </w:rPr>
                  <w:t xml:space="preserve"> future, integrated</w:t>
                </w:r>
                <w:r>
                  <w:rPr>
                    <w:rFonts w:asciiTheme="minorHAnsi" w:hAnsiTheme="minorHAnsi"/>
                    <w:sz w:val="18"/>
                    <w:szCs w:val="18"/>
                  </w:rPr>
                  <w:t xml:space="preserve"> application</w:t>
                </w:r>
                <w:r w:rsidR="00D815DF">
                  <w:rPr>
                    <w:rFonts w:asciiTheme="minorHAnsi" w:hAnsiTheme="minorHAnsi"/>
                    <w:sz w:val="18"/>
                    <w:szCs w:val="18"/>
                  </w:rPr>
                  <w:t>.</w:t>
                </w:r>
              </w:p>
            </w:tc>
          </w:tr>
        </w:tbl>
        <w:p w14:paraId="1D32B752" w14:textId="3A481F9F" w:rsidR="00D47944" w:rsidRDefault="00D47944">
          <w:pPr>
            <w:pStyle w:val="Caption"/>
          </w:pPr>
          <w:bookmarkStart w:id="197" w:name="_Toc242170507"/>
          <w:r>
            <w:t xml:space="preserve">Table </w:t>
          </w:r>
          <w:r w:rsidR="0012787A">
            <w:fldChar w:fldCharType="begin"/>
          </w:r>
          <w:r w:rsidR="0012787A">
            <w:instrText xml:space="preserve"> SEQ Table \* ARABIC </w:instrText>
          </w:r>
          <w:r w:rsidR="0012787A">
            <w:fldChar w:fldCharType="separate"/>
          </w:r>
          <w:r w:rsidR="00D2291F">
            <w:t>39</w:t>
          </w:r>
          <w:r w:rsidR="0012787A">
            <w:fldChar w:fldCharType="end"/>
          </w:r>
          <w:r>
            <w:t xml:space="preserve"> - </w:t>
          </w:r>
          <w:r w:rsidRPr="002D3177">
            <w:t>Resilience and Recoverability Requirements</w:t>
          </w:r>
          <w:bookmarkEnd w:id="197"/>
        </w:p>
        <w:p w14:paraId="373CCE2C" w14:textId="77777777" w:rsidR="00EE7BCA" w:rsidRPr="00F83223" w:rsidRDefault="00EE7BCA" w:rsidP="00EE7BCA">
          <w:pPr>
            <w:rPr>
              <w:lang w:val="en-US"/>
            </w:rPr>
          </w:pPr>
        </w:p>
        <w:p w14:paraId="32BE4D4B" w14:textId="77777777" w:rsidR="00EE7BCA" w:rsidRDefault="00EE7BCA" w:rsidP="00EE7BCA">
          <w:pPr>
            <w:pStyle w:val="Heading2-NumberedList"/>
          </w:pPr>
          <w:bookmarkStart w:id="198" w:name="_Toc242170619"/>
          <w:commentRangeStart w:id="199"/>
          <w:r>
            <w:t>Operability and Supportability</w:t>
          </w:r>
          <w:bookmarkEnd w:id="198"/>
          <w:commentRangeEnd w:id="199"/>
          <w:r w:rsidR="006D2D80">
            <w:rPr>
              <w:rStyle w:val="CommentReference"/>
              <w:sz w:val="28"/>
              <w:szCs w:val="32"/>
            </w:rPr>
            <w:commentReference w:id="199"/>
          </w:r>
        </w:p>
        <w:p w14:paraId="49A811E2" w14:textId="77777777" w:rsidR="00EE7BCA" w:rsidRDefault="00EE7BCA" w:rsidP="00EE7BCA">
          <w:pPr>
            <w:tabs>
              <w:tab w:val="left" w:pos="1055"/>
            </w:tabs>
          </w:pPr>
          <w:r>
            <w:t>Defines the operational capabilities required to monitor, manage, support and maintain the solution throughout its lifecycle.</w:t>
          </w:r>
        </w:p>
        <w:p w14:paraId="43531CD3" w14:textId="28511758" w:rsidR="00EE7BCA" w:rsidRPr="002678AC" w:rsidRDefault="00EE7BCA" w:rsidP="00EE7BCA">
          <w:pPr>
            <w:tabs>
              <w:tab w:val="left" w:pos="1055"/>
            </w:tabs>
            <w:rPr>
              <w:b/>
              <w:bCs/>
            </w:rPr>
          </w:pPr>
        </w:p>
        <w:tbl>
          <w:tblPr>
            <w:tblStyle w:val="WorkCoverTableStyle1"/>
            <w:tblW w:w="9072" w:type="dxa"/>
            <w:tblLayout w:type="fixed"/>
            <w:tblCellMar>
              <w:top w:w="57" w:type="dxa"/>
              <w:bottom w:w="57" w:type="dxa"/>
            </w:tblCellMar>
            <w:tblLook w:val="06A0" w:firstRow="1" w:lastRow="0" w:firstColumn="1" w:lastColumn="0" w:noHBand="1" w:noVBand="1"/>
          </w:tblPr>
          <w:tblGrid>
            <w:gridCol w:w="4111"/>
            <w:gridCol w:w="4961"/>
          </w:tblGrid>
          <w:tr w:rsidR="00EE7BCA" w:rsidRPr="00CF5342" w14:paraId="36F0672B"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4111" w:type="dxa"/>
                <w:vAlign w:val="top"/>
              </w:tcPr>
              <w:p w14:paraId="6685AA69" w14:textId="77777777" w:rsidR="00EE7BCA" w:rsidRPr="00CF5342" w:rsidRDefault="00EE7BCA">
                <w:pPr>
                  <w:pStyle w:val="TableHeading"/>
                  <w:tabs>
                    <w:tab w:val="left" w:pos="1055"/>
                  </w:tabs>
                </w:pPr>
                <w:r w:rsidRPr="00D43389">
                  <w:t>Requirement</w:t>
                </w:r>
              </w:p>
            </w:tc>
            <w:tc>
              <w:tcPr>
                <w:tcW w:w="4961" w:type="dxa"/>
                <w:vAlign w:val="top"/>
              </w:tcPr>
              <w:p w14:paraId="30E75D3B" w14:textId="77777777" w:rsidR="00EE7BCA" w:rsidRPr="005D6863" w:rsidRDefault="00EE7BCA">
                <w:pPr>
                  <w:pStyle w:val="TableHeading"/>
                  <w:tabs>
                    <w:tab w:val="left" w:pos="1055"/>
                  </w:tabs>
                  <w:cnfStyle w:val="100000000000" w:firstRow="1" w:lastRow="0" w:firstColumn="0" w:lastColumn="0" w:oddVBand="0" w:evenVBand="0" w:oddHBand="0" w:evenHBand="0" w:firstRowFirstColumn="0" w:firstRowLastColumn="0" w:lastRowFirstColumn="0" w:lastRowLastColumn="0"/>
                </w:pPr>
                <w:r w:rsidRPr="00D43389">
                  <w:t>Design Response</w:t>
                </w:r>
              </w:p>
            </w:tc>
          </w:tr>
          <w:tr w:rsidR="00EE7BCA" w:rsidRPr="00BB5816" w14:paraId="0F146B44" w14:textId="77777777">
            <w:trPr>
              <w:trHeight w:val="93"/>
            </w:trPr>
            <w:tc>
              <w:tcPr>
                <w:cnfStyle w:val="001000000000" w:firstRow="0" w:lastRow="0" w:firstColumn="1" w:lastColumn="0" w:oddVBand="0" w:evenVBand="0" w:oddHBand="0" w:evenHBand="0" w:firstRowFirstColumn="0" w:firstRowLastColumn="0" w:lastRowFirstColumn="0" w:lastRowLastColumn="0"/>
                <w:tcW w:w="4111" w:type="dxa"/>
                <w:tcBorders>
                  <w:bottom w:val="single" w:sz="4" w:space="0" w:color="FFFFFF" w:themeColor="background1"/>
                </w:tcBorders>
                <w:vAlign w:val="top"/>
              </w:tcPr>
              <w:p w14:paraId="3FB2A214" w14:textId="77777777" w:rsidR="00EE7BCA" w:rsidRPr="00B44420" w:rsidRDefault="00EE7BCA">
                <w:pPr>
                  <w:pStyle w:val="TableSubHeading"/>
                  <w:tabs>
                    <w:tab w:val="left" w:pos="954"/>
                  </w:tabs>
                </w:pPr>
                <w:r w:rsidRPr="00D43389">
                  <w:t>Monitoring</w:t>
                </w:r>
              </w:p>
            </w:tc>
            <w:tc>
              <w:tcPr>
                <w:tcW w:w="4961" w:type="dxa"/>
                <w:tcBorders>
                  <w:top w:val="nil"/>
                  <w:bottom w:val="nil"/>
                </w:tcBorders>
                <w:vAlign w:val="top"/>
              </w:tcPr>
              <w:p w14:paraId="4300C1B7" w14:textId="6A293558" w:rsidR="00EE7BCA" w:rsidRPr="00B44420" w:rsidRDefault="00895F78">
                <w:pPr>
                  <w:tabs>
                    <w:tab w:val="left" w:pos="938"/>
                  </w:tabs>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895F78">
                  <w:rPr>
                    <w:rFonts w:asciiTheme="minorHAnsi" w:hAnsiTheme="minorHAnsi"/>
                    <w:sz w:val="18"/>
                    <w:szCs w:val="18"/>
                  </w:rPr>
                  <w:t>Real-time operational log streaming from Auth0 to the WCQ Datadog Service for health telemetry, metric aggregation, and platform performance dashboards.</w:t>
                </w:r>
              </w:p>
            </w:tc>
          </w:tr>
          <w:tr w:rsidR="00EE7BCA" w:rsidRPr="007E5415" w14:paraId="215A71B2"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1D63C4C1" w14:textId="77777777" w:rsidR="00EE7BCA" w:rsidRPr="00EF1989" w:rsidRDefault="00EE7BCA">
                <w:pPr>
                  <w:pStyle w:val="TableSubHeading"/>
                  <w:tabs>
                    <w:tab w:val="left" w:pos="938"/>
                  </w:tabs>
                </w:pPr>
                <w:r w:rsidRPr="00D43389">
                  <w:t>Alerting</w:t>
                </w:r>
              </w:p>
            </w:tc>
            <w:tc>
              <w:tcPr>
                <w:tcW w:w="4961" w:type="dxa"/>
                <w:tcBorders>
                  <w:top w:val="single" w:sz="4" w:space="0" w:color="F2F2F2" w:themeColor="background1" w:themeShade="F2"/>
                  <w:bottom w:val="single" w:sz="4" w:space="0" w:color="F2F2F2" w:themeColor="background1" w:themeShade="F2"/>
                </w:tcBorders>
                <w:vAlign w:val="top"/>
              </w:tcPr>
              <w:p w14:paraId="177FEAAB" w14:textId="7998664A" w:rsidR="00EE7BCA" w:rsidRPr="003B66D0" w:rsidRDefault="006D2D80">
                <w:pPr>
                  <w:keepNext/>
                  <w:tabs>
                    <w:tab w:val="left" w:pos="938"/>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6D2D80">
                  <w:rPr>
                    <w:rFonts w:asciiTheme="minorHAnsi" w:hAnsiTheme="minorHAnsi"/>
                    <w:sz w:val="18"/>
                    <w:szCs w:val="18"/>
                  </w:rPr>
                  <w:t>Automated security incident triggers routed to Microsoft Sentinel via Azure Event Grid, combined with Datadog threshold alerting for operational errors and rate-limit events.</w:t>
                </w:r>
              </w:p>
            </w:tc>
          </w:tr>
          <w:tr w:rsidR="00EE7BCA" w:rsidRPr="007E5415" w14:paraId="1DB4EBA1"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25C88FC2" w14:textId="77777777" w:rsidR="00EE7BCA" w:rsidRPr="001F578E" w:rsidRDefault="00EE7BCA">
                <w:pPr>
                  <w:pStyle w:val="TableSubHeading"/>
                </w:pPr>
                <w:r w:rsidRPr="00662461">
                  <w:t>Support Model</w:t>
                </w:r>
              </w:p>
            </w:tc>
            <w:tc>
              <w:tcPr>
                <w:tcW w:w="4961" w:type="dxa"/>
                <w:tcBorders>
                  <w:top w:val="single" w:sz="4" w:space="0" w:color="F2F2F2" w:themeColor="background1" w:themeShade="F2"/>
                  <w:bottom w:val="single" w:sz="4" w:space="0" w:color="F2F2F2" w:themeColor="background1" w:themeShade="F2"/>
                </w:tcBorders>
                <w:vAlign w:val="top"/>
              </w:tcPr>
              <w:p w14:paraId="07092CBC" w14:textId="253F40F0" w:rsidR="00EE7BCA"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36C2F">
                  <w:rPr>
                    <w:rFonts w:asciiTheme="minorHAnsi" w:hAnsiTheme="minorHAnsi"/>
                    <w:sz w:val="18"/>
                    <w:szCs w:val="18"/>
                  </w:rPr>
                  <w:t>Level 1, 2 and 3 support defined</w:t>
                </w:r>
                <w:ins w:id="200" w:author="Mark Trory-Davies" w:date="2026-10-28T11:08:00Z" w16du:dateUtc="2026-10-28T01:08:00Z">
                  <w:r w:rsidR="00865F1C">
                    <w:rPr>
                      <w:rFonts w:asciiTheme="minorHAnsi" w:hAnsiTheme="minorHAnsi"/>
                      <w:sz w:val="18"/>
                      <w:szCs w:val="18"/>
                    </w:rPr>
                    <w:t xml:space="preserve"> as follows</w:t>
                  </w:r>
                </w:ins>
              </w:p>
              <w:p w14:paraId="1A3FD401" w14:textId="6EDC1001" w:rsidR="00A671C1" w:rsidRPr="00027926" w:rsidRDefault="00A671C1">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IAM Op</w:t>
                </w:r>
                <w:ins w:id="201" w:author="Mark Trory-Davies" w:date="2026-10-28T11:09:00Z" w16du:dateUtc="2026-10-28T01:09:00Z">
                  <w:r w:rsidR="00865F1C">
                    <w:rPr>
                      <w:rFonts w:asciiTheme="minorHAnsi" w:hAnsiTheme="minorHAnsi"/>
                      <w:sz w:val="18"/>
                      <w:szCs w:val="18"/>
                    </w:rPr>
                    <w:t>erations</w:t>
                  </w:r>
                </w:ins>
                <w:del w:id="202" w:author="Mark Trory-Davies" w:date="2026-10-28T11:09:00Z" w16du:dateUtc="2026-10-28T01:09:00Z">
                  <w:r w:rsidDel="00865F1C">
                    <w:rPr>
                      <w:rFonts w:asciiTheme="minorHAnsi" w:hAnsiTheme="minorHAnsi"/>
                      <w:sz w:val="18"/>
                      <w:szCs w:val="18"/>
                    </w:rPr>
                    <w:delText>s</w:delText>
                  </w:r>
                </w:del>
                <w:r>
                  <w:rPr>
                    <w:rFonts w:asciiTheme="minorHAnsi" w:hAnsiTheme="minorHAnsi"/>
                    <w:sz w:val="18"/>
                    <w:szCs w:val="18"/>
                  </w:rPr>
                  <w:t xml:space="preserve"> / technology</w:t>
                </w:r>
                <w:ins w:id="203" w:author="Mark Trory-Davies" w:date="2026-10-28T11:09:00Z" w16du:dateUtc="2026-10-28T01:09:00Z">
                  <w:r w:rsidR="003A4461">
                    <w:rPr>
                      <w:rFonts w:asciiTheme="minorHAnsi" w:hAnsiTheme="minorHAnsi"/>
                      <w:sz w:val="18"/>
                      <w:szCs w:val="18"/>
                    </w:rPr>
                    <w:t>, level 2 and 3 support</w:t>
                  </w:r>
                </w:ins>
                <w:del w:id="204" w:author="Mark Trory-Davies" w:date="2026-10-28T11:09:00Z" w16du:dateUtc="2026-10-28T01:09:00Z">
                  <w:r w:rsidDel="003A4461">
                    <w:rPr>
                      <w:rFonts w:asciiTheme="minorHAnsi" w:hAnsiTheme="minorHAnsi"/>
                      <w:sz w:val="18"/>
                      <w:szCs w:val="18"/>
                    </w:rPr>
                    <w:delText xml:space="preserve"> (</w:delText>
                  </w:r>
                </w:del>
                <w:r>
                  <w:rPr>
                    <w:rFonts w:asciiTheme="minorHAnsi" w:hAnsiTheme="minorHAnsi"/>
                    <w:sz w:val="18"/>
                    <w:szCs w:val="18"/>
                  </w:rPr>
                  <w:t>2&amp;3)</w:t>
                </w:r>
                <w:r>
                  <w:rPr>
                    <w:rFonts w:asciiTheme="minorHAnsi" w:hAnsiTheme="minorHAnsi"/>
                    <w:sz w:val="18"/>
                    <w:szCs w:val="18"/>
                  </w:rPr>
                  <w:br/>
                  <w:t>S</w:t>
                </w:r>
                <w:ins w:id="205" w:author="Mark Trory-Davies" w:date="2026-10-28T11:09:00Z" w16du:dateUtc="2026-10-28T01:09:00Z">
                  <w:r w:rsidR="00C77638">
                    <w:rPr>
                      <w:rFonts w:asciiTheme="minorHAnsi" w:hAnsiTheme="minorHAnsi"/>
                      <w:sz w:val="18"/>
                      <w:szCs w:val="18"/>
                    </w:rPr>
                    <w:t xml:space="preserve">ervice desk will provide </w:t>
                  </w:r>
                </w:ins>
                <w:del w:id="206" w:author="Mark Trory-Davies" w:date="2026-10-28T11:09:00Z" w16du:dateUtc="2026-10-28T01:09:00Z">
                  <w:r w:rsidDel="00C77638">
                    <w:rPr>
                      <w:rFonts w:asciiTheme="minorHAnsi" w:hAnsiTheme="minorHAnsi"/>
                      <w:sz w:val="18"/>
                      <w:szCs w:val="18"/>
                    </w:rPr>
                    <w:delText>D Still L1</w:delText>
                  </w:r>
                </w:del>
                <w:ins w:id="207" w:author="Mark Trory-Davies" w:date="2026-10-28T11:09:00Z" w16du:dateUtc="2026-10-28T01:09:00Z">
                  <w:r w:rsidR="001908ED">
                    <w:rPr>
                      <w:rFonts w:asciiTheme="minorHAnsi" w:hAnsiTheme="minorHAnsi"/>
                      <w:sz w:val="18"/>
                      <w:szCs w:val="18"/>
                    </w:rPr>
                    <w:t>level 1 suppor</w:t>
                  </w:r>
                </w:ins>
                <w:ins w:id="208" w:author="Mark Trory-Davies" w:date="2026-10-28T11:10:00Z" w16du:dateUtc="2026-10-28T01:10:00Z">
                  <w:r w:rsidR="001908ED">
                    <w:rPr>
                      <w:rFonts w:asciiTheme="minorHAnsi" w:hAnsiTheme="minorHAnsi"/>
                      <w:sz w:val="18"/>
                      <w:szCs w:val="18"/>
                    </w:rPr>
                    <w:t>t</w:t>
                  </w:r>
                </w:ins>
                <w:r w:rsidR="006B56D1">
                  <w:rPr>
                    <w:rFonts w:asciiTheme="minorHAnsi" w:hAnsiTheme="minorHAnsi"/>
                    <w:sz w:val="18"/>
                    <w:szCs w:val="18"/>
                  </w:rPr>
                  <w:br/>
                </w:r>
                <w:ins w:id="209" w:author="Mark Trory-Davies" w:date="2026-10-28T11:10:00Z" w16du:dateUtc="2026-10-28T01:10:00Z">
                  <w:r w:rsidR="001908ED">
                    <w:rPr>
                      <w:rFonts w:asciiTheme="minorHAnsi" w:hAnsiTheme="minorHAnsi"/>
                      <w:sz w:val="18"/>
                      <w:szCs w:val="18"/>
                    </w:rPr>
                    <w:t xml:space="preserve">In the future state when </w:t>
                  </w:r>
                  <w:r w:rsidR="00463B53">
                    <w:rPr>
                      <w:rFonts w:asciiTheme="minorHAnsi" w:hAnsiTheme="minorHAnsi"/>
                      <w:sz w:val="18"/>
                      <w:szCs w:val="18"/>
                    </w:rPr>
                    <w:t xml:space="preserve">digital portals are integrated to </w:t>
                  </w:r>
                  <w:r w:rsidR="00D86E71">
                    <w:rPr>
                      <w:rFonts w:asciiTheme="minorHAnsi" w:hAnsiTheme="minorHAnsi"/>
                      <w:sz w:val="18"/>
                      <w:szCs w:val="18"/>
                    </w:rPr>
                    <w:t xml:space="preserve">the </w:t>
                  </w:r>
                  <w:r w:rsidR="00463B53">
                    <w:rPr>
                      <w:rFonts w:asciiTheme="minorHAnsi" w:hAnsiTheme="minorHAnsi"/>
                      <w:sz w:val="18"/>
                      <w:szCs w:val="18"/>
                    </w:rPr>
                    <w:t xml:space="preserve">CIAM </w:t>
                  </w:r>
                </w:ins>
                <w:r w:rsidR="006B56D1">
                  <w:rPr>
                    <w:rFonts w:asciiTheme="minorHAnsi" w:hAnsiTheme="minorHAnsi"/>
                    <w:sz w:val="18"/>
                    <w:szCs w:val="18"/>
                  </w:rPr>
                  <w:t xml:space="preserve">Claims advisor </w:t>
                </w:r>
                <w:r w:rsidR="001A4069">
                  <w:rPr>
                    <w:rFonts w:asciiTheme="minorHAnsi" w:hAnsiTheme="minorHAnsi"/>
                    <w:sz w:val="18"/>
                    <w:szCs w:val="18"/>
                  </w:rPr>
                  <w:t>–</w:t>
                </w:r>
                <w:r w:rsidR="006B56D1">
                  <w:rPr>
                    <w:rFonts w:asciiTheme="minorHAnsi" w:hAnsiTheme="minorHAnsi"/>
                    <w:sz w:val="18"/>
                    <w:szCs w:val="18"/>
                  </w:rPr>
                  <w:t xml:space="preserve"> Future</w:t>
                </w:r>
                <w:r w:rsidR="001A4069">
                  <w:rPr>
                    <w:rFonts w:asciiTheme="minorHAnsi" w:hAnsiTheme="minorHAnsi"/>
                    <w:sz w:val="18"/>
                    <w:szCs w:val="18"/>
                  </w:rPr>
                  <w:t xml:space="preserve"> (login issues</w:t>
                </w:r>
                <w:r w:rsidR="008E4F9A">
                  <w:rPr>
                    <w:rFonts w:asciiTheme="minorHAnsi" w:hAnsiTheme="minorHAnsi"/>
                    <w:sz w:val="18"/>
                    <w:szCs w:val="18"/>
                  </w:rPr>
                  <w:t>)</w:t>
                </w:r>
              </w:p>
            </w:tc>
          </w:tr>
          <w:tr w:rsidR="00EE7BCA" w:rsidRPr="007E5415" w14:paraId="03142E1D"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40C03AFB" w14:textId="77777777" w:rsidR="00EE7BCA" w:rsidRPr="00B96814" w:rsidRDefault="00EE7BCA">
                <w:pPr>
                  <w:pStyle w:val="TableSubHeading"/>
                  <w:tabs>
                    <w:tab w:val="left" w:pos="904"/>
                  </w:tabs>
                </w:pPr>
                <w:r w:rsidRPr="00662461">
                  <w:t>Maintenance</w:t>
                </w:r>
              </w:p>
            </w:tc>
            <w:tc>
              <w:tcPr>
                <w:tcW w:w="4961" w:type="dxa"/>
                <w:tcBorders>
                  <w:top w:val="single" w:sz="4" w:space="0" w:color="F2F2F2" w:themeColor="background1" w:themeShade="F2"/>
                  <w:bottom w:val="single" w:sz="4" w:space="0" w:color="F2F2F2" w:themeColor="background1" w:themeShade="F2"/>
                </w:tcBorders>
                <w:vAlign w:val="top"/>
              </w:tcPr>
              <w:p w14:paraId="29A39191" w14:textId="4BE3371B" w:rsidR="00EE7BCA" w:rsidRPr="00027926" w:rsidRDefault="00375BB9">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375BB9">
                  <w:rPr>
                    <w:rFonts w:asciiTheme="minorHAnsi" w:hAnsiTheme="minorHAnsi"/>
                    <w:sz w:val="18"/>
                    <w:szCs w:val="18"/>
                  </w:rPr>
                  <w:t>Zero-downtime maintenance provided by fully managed Auth0 SaaS infrastructure, supplemented by automated IaC tenant updates via GitHub Actions/Terraform.</w:t>
                </w:r>
              </w:p>
            </w:tc>
          </w:tr>
          <w:tr w:rsidR="00EE7BCA" w:rsidRPr="007E5415" w14:paraId="125895AB"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bottom w:val="single" w:sz="4" w:space="0" w:color="FFFFFF" w:themeColor="background1"/>
                </w:tcBorders>
                <w:vAlign w:val="top"/>
              </w:tcPr>
              <w:p w14:paraId="3839B81F" w14:textId="77777777" w:rsidR="00EE7BCA" w:rsidRPr="006B46CA" w:rsidRDefault="00EE7BCA">
                <w:pPr>
                  <w:pStyle w:val="TableSubHeading"/>
                  <w:tabs>
                    <w:tab w:val="left" w:pos="904"/>
                  </w:tabs>
                </w:pPr>
                <w:r w:rsidRPr="00662461">
                  <w:t>Logging</w:t>
                </w:r>
              </w:p>
            </w:tc>
            <w:tc>
              <w:tcPr>
                <w:tcW w:w="4961" w:type="dxa"/>
                <w:tcBorders>
                  <w:top w:val="single" w:sz="4" w:space="0" w:color="F2F2F2" w:themeColor="background1" w:themeShade="F2"/>
                  <w:bottom w:val="single" w:sz="4" w:space="0" w:color="F2F2F2" w:themeColor="background1" w:themeShade="F2"/>
                </w:tcBorders>
                <w:vAlign w:val="top"/>
              </w:tcPr>
              <w:p w14:paraId="19594FD6" w14:textId="77777777" w:rsidR="00EE7BCA" w:rsidRPr="00027926" w:rsidRDefault="00EE7BCA">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C36C2F">
                  <w:rPr>
                    <w:rFonts w:asciiTheme="minorHAnsi" w:hAnsiTheme="minorHAnsi"/>
                    <w:sz w:val="18"/>
                    <w:szCs w:val="18"/>
                  </w:rPr>
                  <w:t>Comprehensive application and infrastructure logging</w:t>
                </w:r>
              </w:p>
            </w:tc>
          </w:tr>
          <w:tr w:rsidR="00EE7BCA" w:rsidRPr="007E5415" w14:paraId="16227489" w14:textId="77777777">
            <w:trPr>
              <w:trHeight w:val="20"/>
            </w:trPr>
            <w:tc>
              <w:tcPr>
                <w:cnfStyle w:val="001000000000" w:firstRow="0" w:lastRow="0" w:firstColumn="1" w:lastColumn="0" w:oddVBand="0" w:evenVBand="0" w:oddHBand="0" w:evenHBand="0" w:firstRowFirstColumn="0" w:firstRowLastColumn="0" w:lastRowFirstColumn="0" w:lastRowLastColumn="0"/>
                <w:tcW w:w="4111" w:type="dxa"/>
                <w:tcBorders>
                  <w:top w:val="single" w:sz="4" w:space="0" w:color="FFFFFF" w:themeColor="background1"/>
                </w:tcBorders>
                <w:vAlign w:val="top"/>
              </w:tcPr>
              <w:p w14:paraId="6B727B30" w14:textId="77777777" w:rsidR="00EE7BCA" w:rsidRPr="006B46CA" w:rsidRDefault="00EE7BCA">
                <w:pPr>
                  <w:pStyle w:val="TableSubHeading"/>
                  <w:tabs>
                    <w:tab w:val="left" w:pos="904"/>
                  </w:tabs>
                </w:pPr>
                <w:r w:rsidRPr="00662461">
                  <w:t>Operational Visibility</w:t>
                </w:r>
              </w:p>
            </w:tc>
            <w:tc>
              <w:tcPr>
                <w:tcW w:w="4961" w:type="dxa"/>
                <w:tcBorders>
                  <w:top w:val="single" w:sz="4" w:space="0" w:color="F2F2F2" w:themeColor="background1" w:themeShade="F2"/>
                  <w:bottom w:val="single" w:sz="12" w:space="0" w:color="003E8F"/>
                </w:tcBorders>
                <w:vAlign w:val="top"/>
              </w:tcPr>
              <w:p w14:paraId="21ECD7E0" w14:textId="76BC6B0B" w:rsidR="00EE7BCA" w:rsidRPr="00027926" w:rsidRDefault="00F65DCE" w:rsidP="00D47944">
                <w:pPr>
                  <w:keepNext/>
                  <w:tabs>
                    <w:tab w:val="left" w:pos="1021"/>
                  </w:tabs>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65DCE">
                  <w:rPr>
                    <w:rFonts w:asciiTheme="minorHAnsi" w:hAnsiTheme="minorHAnsi"/>
                    <w:sz w:val="18"/>
                    <w:szCs w:val="18"/>
                  </w:rPr>
                  <w:t>Dual-stream logging architecture delivering 30-day native Auth0 audit retention alongside real-time SIEM audit streaming into Microsoft Sentinel.</w:t>
                </w:r>
              </w:p>
            </w:tc>
          </w:tr>
        </w:tbl>
        <w:p w14:paraId="29C8D767" w14:textId="0ADCBA4C" w:rsidR="00D47944" w:rsidRDefault="00D47944">
          <w:pPr>
            <w:pStyle w:val="Caption"/>
          </w:pPr>
          <w:bookmarkStart w:id="210" w:name="_Toc242170508"/>
          <w:r>
            <w:t xml:space="preserve">Table </w:t>
          </w:r>
          <w:r w:rsidR="0012787A">
            <w:fldChar w:fldCharType="begin"/>
          </w:r>
          <w:r w:rsidR="0012787A">
            <w:instrText xml:space="preserve"> SEQ Table \* ARABIC </w:instrText>
          </w:r>
          <w:r w:rsidR="0012787A">
            <w:fldChar w:fldCharType="separate"/>
          </w:r>
          <w:r w:rsidR="00D2291F">
            <w:t>40</w:t>
          </w:r>
          <w:r w:rsidR="0012787A">
            <w:fldChar w:fldCharType="end"/>
          </w:r>
          <w:r>
            <w:t xml:space="preserve"> - </w:t>
          </w:r>
          <w:r w:rsidRPr="008C2123">
            <w:t>Operability and Supportability Requirements</w:t>
          </w:r>
          <w:bookmarkEnd w:id="210"/>
        </w:p>
        <w:p w14:paraId="4125EADC" w14:textId="77777777" w:rsidR="00EE7BCA" w:rsidRDefault="00EE7BCA" w:rsidP="00EE7BCA">
          <w:pPr>
            <w:spacing w:after="0" w:line="240" w:lineRule="auto"/>
            <w:rPr>
              <w:lang w:val="en-US"/>
            </w:rPr>
          </w:pPr>
          <w:r>
            <w:rPr>
              <w:lang w:val="en-US"/>
            </w:rPr>
            <w:br w:type="page"/>
          </w:r>
        </w:p>
        <w:p w14:paraId="66AFE2D2" w14:textId="77777777" w:rsidR="00EE7BCA" w:rsidRDefault="00EE7BCA" w:rsidP="00EE7BCA">
          <w:pPr>
            <w:pStyle w:val="Heading2-NumberedList"/>
          </w:pPr>
          <w:bookmarkStart w:id="211" w:name="_Toc242170620"/>
          <w:r>
            <w:t>Non-Functional Design Checklist</w:t>
          </w:r>
          <w:bookmarkEnd w:id="211"/>
        </w:p>
        <w:p w14:paraId="049D7785" w14:textId="77777777" w:rsidR="00EE7BCA" w:rsidRDefault="00EE7BCA" w:rsidP="00EE7BCA">
          <w:pPr>
            <w:tabs>
              <w:tab w:val="left" w:pos="1055"/>
            </w:tabs>
          </w:pPr>
          <w:r>
            <w:t>Before completing this section, confirm that:</w:t>
          </w:r>
        </w:p>
        <w:p w14:paraId="27FEEC01" w14:textId="77777777" w:rsidR="00EE7BCA" w:rsidRDefault="00EE7BCA">
          <w:pPr>
            <w:pStyle w:val="ListParagraph"/>
            <w:numPr>
              <w:ilvl w:val="0"/>
              <w:numId w:val="18"/>
            </w:numPr>
            <w:tabs>
              <w:tab w:val="left" w:pos="1055"/>
            </w:tabs>
          </w:pPr>
          <w:r>
            <w:t>Availability targets are clearly defined.</w:t>
          </w:r>
        </w:p>
        <w:p w14:paraId="79B0AF29" w14:textId="77777777" w:rsidR="00EE7BCA" w:rsidRDefault="00EE7BCA">
          <w:pPr>
            <w:pStyle w:val="ListParagraph"/>
            <w:numPr>
              <w:ilvl w:val="0"/>
              <w:numId w:val="18"/>
            </w:numPr>
            <w:tabs>
              <w:tab w:val="left" w:pos="1055"/>
            </w:tabs>
          </w:pPr>
          <w:r>
            <w:t>Performance requirements are measurable.</w:t>
          </w:r>
        </w:p>
        <w:p w14:paraId="0A3CBF12" w14:textId="77777777" w:rsidR="00EE7BCA" w:rsidRDefault="00EE7BCA">
          <w:pPr>
            <w:pStyle w:val="ListParagraph"/>
            <w:numPr>
              <w:ilvl w:val="0"/>
              <w:numId w:val="18"/>
            </w:numPr>
            <w:tabs>
              <w:tab w:val="left" w:pos="1055"/>
            </w:tabs>
          </w:pPr>
          <w:r>
            <w:t>Scalability expectations support future growth.</w:t>
          </w:r>
        </w:p>
        <w:p w14:paraId="577ABCBA" w14:textId="77777777" w:rsidR="00EE7BCA" w:rsidRDefault="00EE7BCA">
          <w:pPr>
            <w:pStyle w:val="ListParagraph"/>
            <w:numPr>
              <w:ilvl w:val="0"/>
              <w:numId w:val="18"/>
            </w:numPr>
            <w:tabs>
              <w:tab w:val="left" w:pos="1055"/>
            </w:tabs>
          </w:pPr>
          <w:r>
            <w:t>Resilience and recovery requirements are documented.</w:t>
          </w:r>
        </w:p>
        <w:p w14:paraId="1AA70556" w14:textId="77777777" w:rsidR="00EE7BCA" w:rsidRDefault="00EE7BCA">
          <w:pPr>
            <w:pStyle w:val="ListParagraph"/>
            <w:numPr>
              <w:ilvl w:val="0"/>
              <w:numId w:val="18"/>
            </w:numPr>
            <w:tabs>
              <w:tab w:val="left" w:pos="1055"/>
            </w:tabs>
          </w:pPr>
          <w:r>
            <w:t>Operational support requirements are understood.</w:t>
          </w:r>
        </w:p>
        <w:p w14:paraId="14847EF3" w14:textId="77777777" w:rsidR="00EE7BCA" w:rsidRDefault="00EE7BCA">
          <w:pPr>
            <w:pStyle w:val="ListParagraph"/>
            <w:numPr>
              <w:ilvl w:val="0"/>
              <w:numId w:val="18"/>
            </w:numPr>
            <w:tabs>
              <w:tab w:val="left" w:pos="1055"/>
            </w:tabs>
          </w:pPr>
          <w:r>
            <w:t>Service levels align with business expectations.</w:t>
          </w:r>
        </w:p>
        <w:p w14:paraId="3A06E76D" w14:textId="77777777" w:rsidR="00EE7BCA" w:rsidRDefault="00EE7BCA">
          <w:pPr>
            <w:pStyle w:val="ListParagraph"/>
            <w:numPr>
              <w:ilvl w:val="0"/>
              <w:numId w:val="18"/>
            </w:numPr>
            <w:tabs>
              <w:tab w:val="left" w:pos="1055"/>
            </w:tabs>
          </w:pPr>
          <w:r>
            <w:t>Monitoring and alerting requirements are defined.</w:t>
          </w:r>
        </w:p>
        <w:p w14:paraId="35E90E73" w14:textId="77777777" w:rsidR="00EE7BCA" w:rsidRDefault="00EE7BCA">
          <w:pPr>
            <w:pStyle w:val="ListParagraph"/>
            <w:numPr>
              <w:ilvl w:val="0"/>
              <w:numId w:val="18"/>
            </w:numPr>
            <w:tabs>
              <w:tab w:val="left" w:pos="1055"/>
            </w:tabs>
          </w:pPr>
          <w:r>
            <w:t>Non-functional requirements can be validated through testing.</w:t>
          </w:r>
        </w:p>
        <w:p w14:paraId="48DC210D" w14:textId="77777777" w:rsidR="00EE7BCA" w:rsidRPr="002678AC" w:rsidRDefault="00EE7BCA" w:rsidP="00EE7BCA">
          <w:pPr>
            <w:tabs>
              <w:tab w:val="left" w:pos="1055"/>
            </w:tabs>
            <w:rPr>
              <w:b/>
              <w:bCs/>
            </w:rPr>
          </w:pPr>
          <w:r>
            <w:t xml:space="preserve">A reader should be able to understand </w:t>
          </w:r>
          <w:r w:rsidRPr="002678AC">
            <w:rPr>
              <w:b/>
              <w:bCs/>
            </w:rPr>
            <w:t>how well the solution must perform, how available it must be, how it will scale, how it will recover from failures, and how it will be operated and supported throughout its lifecycle.</w:t>
          </w:r>
        </w:p>
        <w:p w14:paraId="7E3C3463" w14:textId="77777777" w:rsidR="009B6815" w:rsidRDefault="009B6815">
          <w:pPr>
            <w:spacing w:after="0" w:line="240" w:lineRule="auto"/>
          </w:pPr>
          <w:r>
            <w:br w:type="page"/>
          </w:r>
        </w:p>
        <w:p w14:paraId="3CC474C4" w14:textId="77777777" w:rsidR="00462904" w:rsidRDefault="00462904" w:rsidP="00462904">
          <w:pPr>
            <w:pStyle w:val="Heading1-NumberedList"/>
          </w:pPr>
          <w:bookmarkStart w:id="212" w:name="_Toc239248620"/>
          <w:bookmarkStart w:id="213" w:name="_Toc242170621"/>
          <w:r>
            <w:t>RAID Assessment</w:t>
          </w:r>
          <w:bookmarkEnd w:id="212"/>
          <w:bookmarkEnd w:id="213"/>
        </w:p>
        <w:p w14:paraId="57C0691B" w14:textId="77777777" w:rsidR="00462904" w:rsidRDefault="00462904" w:rsidP="00462904">
          <w:pPr>
            <w:pStyle w:val="Heading2-NumberedList"/>
          </w:pPr>
          <w:bookmarkStart w:id="214" w:name="_Toc239248621"/>
          <w:bookmarkStart w:id="215" w:name="_Toc242170622"/>
          <w:r>
            <w:t>Architecture</w:t>
          </w:r>
          <w:r w:rsidRPr="00742CFA">
            <w:t xml:space="preserve"> Decisions</w:t>
          </w:r>
          <w:bookmarkEnd w:id="214"/>
          <w:bookmarkEnd w:id="215"/>
        </w:p>
        <w:p w14:paraId="0B8D0BDA" w14:textId="77777777" w:rsidR="00462904" w:rsidRPr="0048261D" w:rsidRDefault="00462904" w:rsidP="00462904">
          <w:pPr>
            <w:rPr>
              <w:b/>
              <w:bCs/>
            </w:rPr>
          </w:pPr>
          <w:r w:rsidRPr="0048261D">
            <w:rPr>
              <w:b/>
              <w:bCs/>
            </w:rPr>
            <w:t>Purpose</w:t>
          </w:r>
        </w:p>
        <w:p w14:paraId="3D0C51E8" w14:textId="77777777" w:rsidR="00462904" w:rsidRDefault="00462904" w:rsidP="00462904">
          <w:r>
            <w:t>Documents the significant architecture decisions that shape the solution's direction, design, delivery, operation and future evolution. This section provides traceability for key architectural choices, explains their rationale and impacts, identifies associated trade-offs, and highlights dependencies on other decisions, approvals or governance outcomes.</w:t>
          </w:r>
        </w:p>
        <w:p w14:paraId="7CB66328" w14:textId="77777777" w:rsidR="00462904" w:rsidRDefault="00462904" w:rsidP="00462904"/>
        <w:p w14:paraId="7C06EBB1" w14:textId="77777777" w:rsidR="00462904" w:rsidRPr="00D00E35" w:rsidRDefault="00462904" w:rsidP="00462904">
          <w:pPr>
            <w:rPr>
              <w:b/>
              <w:bCs/>
            </w:rPr>
          </w:pPr>
          <w:r w:rsidRPr="00D00E35">
            <w:rPr>
              <w:b/>
              <w:bCs/>
            </w:rPr>
            <w:t>Guidance for Solution Architects</w:t>
          </w:r>
        </w:p>
        <w:p w14:paraId="308CD060" w14:textId="77777777" w:rsidR="00462904" w:rsidRDefault="00462904" w:rsidP="00462904">
          <w:r>
            <w:t>Focus on decisions that materially influence business outcomes, architecture direction, security posture, operating model, delivery approach, cost profile or future extensibility. Decisions should be traceable to business drivers, requirements, principles and architecture objectives.</w:t>
          </w:r>
        </w:p>
        <w:p w14:paraId="2522BC15" w14:textId="77777777" w:rsidR="00462904" w:rsidRDefault="00462904" w:rsidP="00462904">
          <w:r>
            <w:t>Where Architecture Decision Records (ADRs) exist, this section should provide a summary and cross-reference the detailed record. Significant trade-offs should be documented transparently to ensure stakeholders understand both the benefits gained and the constraints accepted through each decision.</w:t>
          </w:r>
        </w:p>
        <w:p w14:paraId="409636DD" w14:textId="77777777" w:rsidR="00462904" w:rsidRDefault="00462904" w:rsidP="00462904"/>
        <w:p w14:paraId="5DC38FD4" w14:textId="77777777" w:rsidR="00462904" w:rsidRPr="00352542" w:rsidRDefault="00462904" w:rsidP="00462904">
          <w:pPr>
            <w:rPr>
              <w:b/>
              <w:bCs/>
            </w:rPr>
          </w:pPr>
          <w:r w:rsidRPr="00352542">
            <w:rPr>
              <w:b/>
              <w:bCs/>
            </w:rPr>
            <w:t>Example</w:t>
          </w:r>
        </w:p>
        <w:p w14:paraId="3271A629" w14:textId="77777777" w:rsidR="00462904" w:rsidRPr="00352542" w:rsidRDefault="00462904" w:rsidP="00462904">
          <w:pPr>
            <w:rPr>
              <w:b/>
              <w:bCs/>
            </w:rPr>
          </w:pPr>
          <w:r w:rsidRPr="00352542">
            <w:rPr>
              <w:b/>
              <w:bCs/>
            </w:rPr>
            <w:t>Architecture Decision Register</w:t>
          </w:r>
        </w:p>
        <w:tbl>
          <w:tblPr>
            <w:tblStyle w:val="WorkCoverTableStyle1"/>
            <w:tblW w:w="0" w:type="auto"/>
            <w:tblLayout w:type="fixed"/>
            <w:tblCellMar>
              <w:top w:w="57" w:type="dxa"/>
              <w:bottom w:w="57" w:type="dxa"/>
            </w:tblCellMar>
            <w:tblLook w:val="06A0" w:firstRow="1" w:lastRow="0" w:firstColumn="1" w:lastColumn="0" w:noHBand="1" w:noVBand="1"/>
          </w:tblPr>
          <w:tblGrid>
            <w:gridCol w:w="993"/>
            <w:gridCol w:w="2693"/>
            <w:gridCol w:w="1276"/>
            <w:gridCol w:w="1084"/>
            <w:gridCol w:w="1892"/>
            <w:gridCol w:w="1132"/>
          </w:tblGrid>
          <w:tr w:rsidR="00462904" w:rsidRPr="00CF5342" w14:paraId="7F5BC787"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993" w:type="dxa"/>
                <w:vAlign w:val="top"/>
              </w:tcPr>
              <w:p w14:paraId="4D004D2F" w14:textId="77777777" w:rsidR="00462904" w:rsidRPr="00CF5342" w:rsidRDefault="00462904">
                <w:pPr>
                  <w:pStyle w:val="TableHeading"/>
                </w:pPr>
                <w:r w:rsidRPr="00AA1A2E">
                  <w:t>Decision ID</w:t>
                </w:r>
              </w:p>
            </w:tc>
            <w:tc>
              <w:tcPr>
                <w:tcW w:w="2693" w:type="dxa"/>
                <w:vAlign w:val="top"/>
              </w:tcPr>
              <w:p w14:paraId="1F9DD932"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0C7A63">
                  <w:t>Decision Summary</w:t>
                </w:r>
              </w:p>
            </w:tc>
            <w:tc>
              <w:tcPr>
                <w:tcW w:w="1276" w:type="dxa"/>
                <w:vAlign w:val="top"/>
              </w:tcPr>
              <w:p w14:paraId="05A213D5"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0C7A63">
                  <w:t>Owner</w:t>
                </w:r>
              </w:p>
            </w:tc>
            <w:tc>
              <w:tcPr>
                <w:tcW w:w="1084" w:type="dxa"/>
                <w:vAlign w:val="top"/>
              </w:tcPr>
              <w:p w14:paraId="35DF7C7D"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0C7A63">
                  <w:t>Status</w:t>
                </w:r>
              </w:p>
            </w:tc>
            <w:tc>
              <w:tcPr>
                <w:tcW w:w="1892" w:type="dxa"/>
                <w:vAlign w:val="top"/>
              </w:tcPr>
              <w:p w14:paraId="59B7A465"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5F6DAA">
                  <w:t>Approval Authority</w:t>
                </w:r>
              </w:p>
            </w:tc>
            <w:tc>
              <w:tcPr>
                <w:tcW w:w="1132" w:type="dxa"/>
                <w:vAlign w:val="top"/>
              </w:tcPr>
              <w:p w14:paraId="752AA07D"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5F6DAA">
                  <w:t>ADR Reference</w:t>
                </w:r>
              </w:p>
            </w:tc>
          </w:tr>
          <w:tr w:rsidR="00F1739D" w:rsidRPr="00BB5816" w14:paraId="2AFE4B1B" w14:textId="77777777">
            <w:trPr>
              <w:trHeight w:val="93"/>
            </w:trPr>
            <w:tc>
              <w:tcPr>
                <w:cnfStyle w:val="001000000000" w:firstRow="0" w:lastRow="0" w:firstColumn="1" w:lastColumn="0" w:oddVBand="0" w:evenVBand="0" w:oddHBand="0" w:evenHBand="0" w:firstRowFirstColumn="0" w:firstRowLastColumn="0" w:lastRowFirstColumn="0" w:lastRowLastColumn="0"/>
                <w:tcW w:w="993" w:type="dxa"/>
                <w:tcBorders>
                  <w:bottom w:val="single" w:sz="4" w:space="0" w:color="FFFFFF" w:themeColor="background1"/>
                </w:tcBorders>
                <w:vAlign w:val="top"/>
              </w:tcPr>
              <w:p w14:paraId="7F028A70" w14:textId="2B0A5943" w:rsidR="00F1739D" w:rsidRPr="00B44420" w:rsidRDefault="00F1739D" w:rsidP="00F1739D">
                <w:pPr>
                  <w:pStyle w:val="TableSubHeading"/>
                  <w:tabs>
                    <w:tab w:val="left" w:pos="1996"/>
                  </w:tabs>
                </w:pPr>
                <w:r w:rsidRPr="0040651D">
                  <w:t>ADR-001</w:t>
                </w:r>
              </w:p>
            </w:tc>
            <w:tc>
              <w:tcPr>
                <w:tcW w:w="2693" w:type="dxa"/>
                <w:vAlign w:val="top"/>
              </w:tcPr>
              <w:p w14:paraId="1F85E965" w14:textId="29CD1C87" w:rsidR="00F1739D" w:rsidRPr="00B44420" w:rsidRDefault="00F1739D" w:rsidP="00F1739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Adopt the Customer Identity Platform Auth0 as the strategic customer authentication solution.</w:t>
                </w:r>
              </w:p>
            </w:tc>
            <w:tc>
              <w:tcPr>
                <w:tcW w:w="1276" w:type="dxa"/>
                <w:vAlign w:val="top"/>
              </w:tcPr>
              <w:p w14:paraId="6F578129" w14:textId="01C83C74" w:rsidR="00F1739D" w:rsidRPr="00B44420" w:rsidRDefault="00F1739D" w:rsidP="00F1739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Solution Architect</w:t>
                </w:r>
              </w:p>
            </w:tc>
            <w:tc>
              <w:tcPr>
                <w:tcW w:w="1084" w:type="dxa"/>
                <w:tcBorders>
                  <w:top w:val="nil"/>
                  <w:bottom w:val="nil"/>
                </w:tcBorders>
                <w:vAlign w:val="top"/>
              </w:tcPr>
              <w:p w14:paraId="0B02E7F3" w14:textId="79C3CF08" w:rsidR="00F1739D" w:rsidRPr="00B44420" w:rsidRDefault="00F1739D" w:rsidP="00F1739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892" w:type="dxa"/>
                <w:tcBorders>
                  <w:top w:val="nil"/>
                  <w:bottom w:val="nil"/>
                </w:tcBorders>
                <w:vAlign w:val="top"/>
              </w:tcPr>
              <w:p w14:paraId="0989180B" w14:textId="24DDDA20" w:rsidR="00F1739D" w:rsidRPr="00B44420" w:rsidRDefault="00F1739D" w:rsidP="00F1739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Architecture Design Authority</w:t>
                </w:r>
              </w:p>
            </w:tc>
            <w:tc>
              <w:tcPr>
                <w:tcW w:w="1132" w:type="dxa"/>
                <w:tcBorders>
                  <w:top w:val="nil"/>
                  <w:bottom w:val="nil"/>
                </w:tcBorders>
                <w:vAlign w:val="top"/>
              </w:tcPr>
              <w:p w14:paraId="6B6C0B66" w14:textId="6CACD580" w:rsidR="00F1739D" w:rsidRPr="00B44420" w:rsidRDefault="00F1739D" w:rsidP="00F1739D">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ADR-001</w:t>
                </w:r>
              </w:p>
            </w:tc>
          </w:tr>
          <w:tr w:rsidR="00F1739D" w:rsidRPr="007E5415" w14:paraId="2B80E40E" w14:textId="77777777">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bottom w:val="single" w:sz="4" w:space="0" w:color="FFFFFF" w:themeColor="background1"/>
                </w:tcBorders>
                <w:vAlign w:val="top"/>
              </w:tcPr>
              <w:p w14:paraId="789418CE" w14:textId="13C647F8" w:rsidR="00F1739D" w:rsidRPr="00B44420" w:rsidRDefault="00F1739D" w:rsidP="00F1739D">
                <w:pPr>
                  <w:pStyle w:val="TableSubHeading"/>
                  <w:spacing w:after="0"/>
                </w:pPr>
                <w:r w:rsidRPr="0040651D">
                  <w:t>ADR-002</w:t>
                </w:r>
              </w:p>
            </w:tc>
            <w:tc>
              <w:tcPr>
                <w:tcW w:w="2693" w:type="dxa"/>
                <w:vAlign w:val="top"/>
              </w:tcPr>
              <w:p w14:paraId="64889A68" w14:textId="47124499"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Use API-based integration for external system interactions.</w:t>
                </w:r>
              </w:p>
            </w:tc>
            <w:tc>
              <w:tcPr>
                <w:tcW w:w="1276" w:type="dxa"/>
                <w:vAlign w:val="top"/>
              </w:tcPr>
              <w:p w14:paraId="6798867C" w14:textId="4A012920"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Integration Architect</w:t>
                </w:r>
              </w:p>
            </w:tc>
            <w:tc>
              <w:tcPr>
                <w:tcW w:w="1084" w:type="dxa"/>
                <w:tcBorders>
                  <w:top w:val="single" w:sz="4" w:space="0" w:color="F2F2F2" w:themeColor="background1" w:themeShade="F2"/>
                  <w:bottom w:val="single" w:sz="4" w:space="0" w:color="F2F2F2" w:themeColor="background1" w:themeShade="F2"/>
                </w:tcBorders>
                <w:vAlign w:val="top"/>
              </w:tcPr>
              <w:p w14:paraId="616C22CE" w14:textId="299387FE" w:rsidR="00F1739D" w:rsidRPr="003237D9" w:rsidRDefault="00F1739D" w:rsidP="00F1739D">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892" w:type="dxa"/>
                <w:tcBorders>
                  <w:top w:val="single" w:sz="4" w:space="0" w:color="F2F2F2" w:themeColor="background1" w:themeShade="F2"/>
                  <w:bottom w:val="single" w:sz="4" w:space="0" w:color="F2F2F2" w:themeColor="background1" w:themeShade="F2"/>
                </w:tcBorders>
                <w:vAlign w:val="top"/>
              </w:tcPr>
              <w:p w14:paraId="0C8017EC" w14:textId="529B78EA"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Architecture Design Authority</w:t>
                </w:r>
              </w:p>
            </w:tc>
            <w:tc>
              <w:tcPr>
                <w:tcW w:w="1132" w:type="dxa"/>
                <w:tcBorders>
                  <w:top w:val="single" w:sz="4" w:space="0" w:color="F2F2F2" w:themeColor="background1" w:themeShade="F2"/>
                  <w:bottom w:val="single" w:sz="4" w:space="0" w:color="F2F2F2" w:themeColor="background1" w:themeShade="F2"/>
                </w:tcBorders>
                <w:vAlign w:val="top"/>
              </w:tcPr>
              <w:p w14:paraId="29227F78" w14:textId="462277AC"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ADR-002</w:t>
                </w:r>
              </w:p>
            </w:tc>
          </w:tr>
          <w:tr w:rsidR="00F1739D" w:rsidRPr="007E5415" w14:paraId="76071480" w14:textId="77777777">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bottom w:val="single" w:sz="4" w:space="0" w:color="FFFFFF" w:themeColor="background1"/>
                </w:tcBorders>
                <w:vAlign w:val="top"/>
              </w:tcPr>
              <w:p w14:paraId="0AB9AF2D" w14:textId="01E278C6" w:rsidR="00F1739D" w:rsidRPr="00B44420" w:rsidRDefault="00F1739D" w:rsidP="00F1739D">
                <w:pPr>
                  <w:pStyle w:val="TableSubHeading"/>
                  <w:spacing w:after="0"/>
                </w:pPr>
                <w:r w:rsidRPr="0040651D">
                  <w:t>ADR-003</w:t>
                </w:r>
              </w:p>
            </w:tc>
            <w:tc>
              <w:tcPr>
                <w:tcW w:w="2693" w:type="dxa"/>
                <w:vAlign w:val="top"/>
              </w:tcPr>
              <w:p w14:paraId="10820CC5" w14:textId="790EA1EF"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Adopt an Auth0 AU Public Cloud deployment model.</w:t>
                </w:r>
              </w:p>
            </w:tc>
            <w:tc>
              <w:tcPr>
                <w:tcW w:w="1276" w:type="dxa"/>
                <w:vAlign w:val="top"/>
              </w:tcPr>
              <w:p w14:paraId="6830969D" w14:textId="341209BE"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Technology Architect</w:t>
                </w:r>
              </w:p>
            </w:tc>
            <w:tc>
              <w:tcPr>
                <w:tcW w:w="1084" w:type="dxa"/>
                <w:tcBorders>
                  <w:top w:val="single" w:sz="4" w:space="0" w:color="F2F2F2" w:themeColor="background1" w:themeShade="F2"/>
                  <w:bottom w:val="single" w:sz="4" w:space="0" w:color="F2F2F2" w:themeColor="background1" w:themeShade="F2"/>
                </w:tcBorders>
                <w:vAlign w:val="top"/>
              </w:tcPr>
              <w:p w14:paraId="2B0EF5F4" w14:textId="330C7C84"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892" w:type="dxa"/>
                <w:tcBorders>
                  <w:top w:val="single" w:sz="4" w:space="0" w:color="F2F2F2" w:themeColor="background1" w:themeShade="F2"/>
                  <w:bottom w:val="single" w:sz="4" w:space="0" w:color="F2F2F2" w:themeColor="background1" w:themeShade="F2"/>
                </w:tcBorders>
                <w:vAlign w:val="top"/>
              </w:tcPr>
              <w:p w14:paraId="77FE6136" w14:textId="1B53F84E"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Strategic Architecture Forum</w:t>
                </w:r>
              </w:p>
            </w:tc>
            <w:tc>
              <w:tcPr>
                <w:tcW w:w="1132" w:type="dxa"/>
                <w:tcBorders>
                  <w:top w:val="single" w:sz="4" w:space="0" w:color="F2F2F2" w:themeColor="background1" w:themeShade="F2"/>
                  <w:bottom w:val="single" w:sz="4" w:space="0" w:color="F2F2F2" w:themeColor="background1" w:themeShade="F2"/>
                </w:tcBorders>
                <w:vAlign w:val="top"/>
              </w:tcPr>
              <w:p w14:paraId="74E45112" w14:textId="0D832EF2"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ADR-003</w:t>
                </w:r>
              </w:p>
            </w:tc>
          </w:tr>
          <w:tr w:rsidR="00F1739D" w:rsidRPr="007E5415" w14:paraId="509D1A96" w14:textId="77777777" w:rsidTr="00F55C8E">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bottom w:val="single" w:sz="4" w:space="0" w:color="FFFFFF" w:themeColor="background1"/>
                </w:tcBorders>
                <w:vAlign w:val="top"/>
              </w:tcPr>
              <w:p w14:paraId="08AA612C" w14:textId="07E6629B" w:rsidR="00F1739D" w:rsidRPr="00B44420" w:rsidRDefault="00F1739D" w:rsidP="00F1739D">
                <w:pPr>
                  <w:pStyle w:val="TableSubHeading"/>
                </w:pPr>
                <w:r w:rsidRPr="0040651D">
                  <w:t>ADR-004</w:t>
                </w:r>
              </w:p>
            </w:tc>
            <w:tc>
              <w:tcPr>
                <w:tcW w:w="2693" w:type="dxa"/>
                <w:vAlign w:val="top"/>
              </w:tcPr>
              <w:p w14:paraId="0B5E9367" w14:textId="36916573"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Prefer configuration over custom development where platform capabilities exist.</w:t>
                </w:r>
              </w:p>
            </w:tc>
            <w:tc>
              <w:tcPr>
                <w:tcW w:w="1276" w:type="dxa"/>
                <w:vAlign w:val="top"/>
              </w:tcPr>
              <w:p w14:paraId="464995A8" w14:textId="741ACD66"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Solution Architect</w:t>
                </w:r>
              </w:p>
            </w:tc>
            <w:tc>
              <w:tcPr>
                <w:tcW w:w="1084" w:type="dxa"/>
                <w:tcBorders>
                  <w:top w:val="single" w:sz="4" w:space="0" w:color="F2F2F2" w:themeColor="background1" w:themeShade="F2"/>
                  <w:bottom w:val="single" w:sz="4" w:space="0" w:color="F2F2F2" w:themeColor="background1" w:themeShade="F2"/>
                </w:tcBorders>
                <w:vAlign w:val="top"/>
              </w:tcPr>
              <w:p w14:paraId="0FFF3390" w14:textId="4346BC44"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1892" w:type="dxa"/>
                <w:tcBorders>
                  <w:top w:val="single" w:sz="4" w:space="0" w:color="F2F2F2" w:themeColor="background1" w:themeShade="F2"/>
                  <w:bottom w:val="single" w:sz="4" w:space="0" w:color="F2F2F2" w:themeColor="background1" w:themeShade="F2"/>
                </w:tcBorders>
                <w:vAlign w:val="top"/>
              </w:tcPr>
              <w:p w14:paraId="4C69D382" w14:textId="2C7D2DBD"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Architecture Design Authority</w:t>
                </w:r>
              </w:p>
            </w:tc>
            <w:tc>
              <w:tcPr>
                <w:tcW w:w="1132" w:type="dxa"/>
                <w:tcBorders>
                  <w:top w:val="single" w:sz="4" w:space="0" w:color="F2F2F2" w:themeColor="background1" w:themeShade="F2"/>
                  <w:bottom w:val="single" w:sz="4" w:space="0" w:color="F2F2F2" w:themeColor="background1" w:themeShade="F2"/>
                </w:tcBorders>
                <w:vAlign w:val="top"/>
              </w:tcPr>
              <w:p w14:paraId="12E404E9" w14:textId="00C25550" w:rsidR="00F1739D" w:rsidRPr="00B4442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ADR-004</w:t>
                </w:r>
              </w:p>
            </w:tc>
          </w:tr>
          <w:tr w:rsidR="00F1739D" w:rsidRPr="007E5415" w14:paraId="1D21187C" w14:textId="77777777" w:rsidTr="00F55C8E">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bottom w:val="single" w:sz="4" w:space="0" w:color="FFFFFF" w:themeColor="background1"/>
                </w:tcBorders>
                <w:vAlign w:val="top"/>
              </w:tcPr>
              <w:p w14:paraId="30839A65" w14:textId="3A4FA1E0" w:rsidR="00F1739D" w:rsidRPr="001D20D5" w:rsidRDefault="00F1739D" w:rsidP="00F1739D">
                <w:pPr>
                  <w:pStyle w:val="TableSubHeading"/>
                </w:pPr>
                <w:r w:rsidRPr="0040651D">
                  <w:t>ADR-005</w:t>
                </w:r>
              </w:p>
            </w:tc>
            <w:tc>
              <w:tcPr>
                <w:tcW w:w="2693" w:type="dxa"/>
                <w:vAlign w:val="top"/>
              </w:tcPr>
              <w:p w14:paraId="43C6D3B5" w14:textId="404E66DF" w:rsidR="00F1739D" w:rsidRPr="00717F36"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Minimize the storage of End-User PII on Auth0 to what is technically necessary</w:t>
                </w:r>
                <w:r w:rsidR="00BC1F09">
                  <w:t>.</w:t>
                </w:r>
              </w:p>
            </w:tc>
            <w:tc>
              <w:tcPr>
                <w:tcW w:w="1276" w:type="dxa"/>
                <w:vAlign w:val="top"/>
              </w:tcPr>
              <w:p w14:paraId="3DB49761" w14:textId="0CACEBDC" w:rsidR="00F1739D" w:rsidRPr="00520A9D"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Solution Architect</w:t>
                </w:r>
              </w:p>
            </w:tc>
            <w:tc>
              <w:tcPr>
                <w:tcW w:w="1084" w:type="dxa"/>
                <w:tcBorders>
                  <w:top w:val="single" w:sz="4" w:space="0" w:color="F2F2F2" w:themeColor="background1" w:themeShade="F2"/>
                  <w:bottom w:val="single" w:sz="4" w:space="0" w:color="F2F2F2" w:themeColor="background1" w:themeShade="F2"/>
                </w:tcBorders>
                <w:vAlign w:val="top"/>
              </w:tcPr>
              <w:p w14:paraId="542028CC" w14:textId="77777777" w:rsidR="00F1739D" w:rsidRPr="00240CC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p>
            </w:tc>
            <w:tc>
              <w:tcPr>
                <w:tcW w:w="1892" w:type="dxa"/>
                <w:tcBorders>
                  <w:top w:val="single" w:sz="4" w:space="0" w:color="F2F2F2" w:themeColor="background1" w:themeShade="F2"/>
                  <w:bottom w:val="single" w:sz="4" w:space="0" w:color="F2F2F2" w:themeColor="background1" w:themeShade="F2"/>
                </w:tcBorders>
                <w:vAlign w:val="top"/>
              </w:tcPr>
              <w:p w14:paraId="70C9FBAA" w14:textId="60E0FBB6" w:rsidR="00F1739D" w:rsidRPr="009B104E"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Architecture Design Authority</w:t>
                </w:r>
              </w:p>
            </w:tc>
            <w:tc>
              <w:tcPr>
                <w:tcW w:w="1132" w:type="dxa"/>
                <w:tcBorders>
                  <w:top w:val="single" w:sz="4" w:space="0" w:color="F2F2F2" w:themeColor="background1" w:themeShade="F2"/>
                  <w:bottom w:val="single" w:sz="4" w:space="0" w:color="F2F2F2" w:themeColor="background1" w:themeShade="F2"/>
                </w:tcBorders>
                <w:vAlign w:val="top"/>
              </w:tcPr>
              <w:p w14:paraId="0FC895A2" w14:textId="32255613" w:rsidR="00F1739D" w:rsidRPr="00E70F4B"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ADR-005</w:t>
                </w:r>
              </w:p>
            </w:tc>
          </w:tr>
          <w:tr w:rsidR="00F1739D" w:rsidRPr="007E5415" w14:paraId="200AD6B2" w14:textId="77777777" w:rsidTr="00F55C8E">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bottom w:val="single" w:sz="4" w:space="0" w:color="FFFFFF" w:themeColor="background1"/>
                </w:tcBorders>
                <w:vAlign w:val="top"/>
              </w:tcPr>
              <w:p w14:paraId="6EC2AC37" w14:textId="5D63F263" w:rsidR="00F1739D" w:rsidRPr="001D20D5" w:rsidRDefault="00F1739D" w:rsidP="00F1739D">
                <w:pPr>
                  <w:pStyle w:val="TableSubHeading"/>
                </w:pPr>
                <w:r w:rsidRPr="0040651D">
                  <w:t>ADR-006</w:t>
                </w:r>
              </w:p>
            </w:tc>
            <w:tc>
              <w:tcPr>
                <w:tcW w:w="2693" w:type="dxa"/>
                <w:vAlign w:val="top"/>
              </w:tcPr>
              <w:p w14:paraId="3D55B7EF" w14:textId="5E56B7D9" w:rsidR="00F1739D" w:rsidRPr="00717F36"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Use mock components for OIDC Provider, Web Portal, Business API, SMS Provider and Email Provider for Horizon 1 implementation.</w:t>
                </w:r>
              </w:p>
            </w:tc>
            <w:tc>
              <w:tcPr>
                <w:tcW w:w="1276" w:type="dxa"/>
                <w:vAlign w:val="top"/>
              </w:tcPr>
              <w:p w14:paraId="1C7E32B4" w14:textId="3FD7F1A6" w:rsidR="00F1739D" w:rsidRPr="00520A9D"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Solution Architect</w:t>
                </w:r>
              </w:p>
            </w:tc>
            <w:tc>
              <w:tcPr>
                <w:tcW w:w="1084" w:type="dxa"/>
                <w:tcBorders>
                  <w:top w:val="single" w:sz="4" w:space="0" w:color="F2F2F2" w:themeColor="background1" w:themeShade="F2"/>
                  <w:bottom w:val="single" w:sz="4" w:space="0" w:color="F2F2F2" w:themeColor="background1" w:themeShade="F2"/>
                </w:tcBorders>
                <w:vAlign w:val="top"/>
              </w:tcPr>
              <w:p w14:paraId="306BE5EE" w14:textId="77777777" w:rsidR="00F1739D" w:rsidRPr="00240CC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p>
            </w:tc>
            <w:tc>
              <w:tcPr>
                <w:tcW w:w="1892" w:type="dxa"/>
                <w:tcBorders>
                  <w:top w:val="single" w:sz="4" w:space="0" w:color="F2F2F2" w:themeColor="background1" w:themeShade="F2"/>
                  <w:bottom w:val="single" w:sz="4" w:space="0" w:color="F2F2F2" w:themeColor="background1" w:themeShade="F2"/>
                </w:tcBorders>
                <w:vAlign w:val="top"/>
              </w:tcPr>
              <w:p w14:paraId="36609A54" w14:textId="5A5E43C5" w:rsidR="00F1739D" w:rsidRPr="009B104E"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Architecture Design Authority</w:t>
                </w:r>
              </w:p>
            </w:tc>
            <w:tc>
              <w:tcPr>
                <w:tcW w:w="1132" w:type="dxa"/>
                <w:tcBorders>
                  <w:top w:val="single" w:sz="4" w:space="0" w:color="F2F2F2" w:themeColor="background1" w:themeShade="F2"/>
                  <w:bottom w:val="single" w:sz="4" w:space="0" w:color="F2F2F2" w:themeColor="background1" w:themeShade="F2"/>
                </w:tcBorders>
                <w:vAlign w:val="top"/>
              </w:tcPr>
              <w:p w14:paraId="330D4B34" w14:textId="6D5ACDEE" w:rsidR="00F1739D" w:rsidRPr="00E70F4B"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ADR-006</w:t>
                </w:r>
              </w:p>
            </w:tc>
          </w:tr>
          <w:tr w:rsidR="00F1739D" w:rsidRPr="007E5415" w14:paraId="5C5FD5D3" w14:textId="77777777">
            <w:trPr>
              <w:trHeight w:val="2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FFFFFF" w:themeColor="background1"/>
                </w:tcBorders>
                <w:vAlign w:val="top"/>
              </w:tcPr>
              <w:p w14:paraId="22F40821" w14:textId="4F9B1CD8" w:rsidR="00F1739D" w:rsidRPr="001D20D5" w:rsidRDefault="00F1739D" w:rsidP="00F1739D">
                <w:pPr>
                  <w:pStyle w:val="TableSubHeading"/>
                </w:pPr>
                <w:r w:rsidRPr="0040651D">
                  <w:t>ADR-007</w:t>
                </w:r>
              </w:p>
            </w:tc>
            <w:tc>
              <w:tcPr>
                <w:tcW w:w="2693" w:type="dxa"/>
                <w:tcBorders>
                  <w:bottom w:val="single" w:sz="12" w:space="0" w:color="003E8F"/>
                </w:tcBorders>
                <w:vAlign w:val="top"/>
              </w:tcPr>
              <w:p w14:paraId="06E89436" w14:textId="0CAE6E34" w:rsidR="00F1739D" w:rsidRPr="00717F36"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0651D">
                  <w:t>No user profile and credential migration in scope for Horizon 1</w:t>
                </w:r>
              </w:p>
            </w:tc>
            <w:tc>
              <w:tcPr>
                <w:tcW w:w="1276" w:type="dxa"/>
                <w:tcBorders>
                  <w:bottom w:val="single" w:sz="12" w:space="0" w:color="003E8F"/>
                </w:tcBorders>
                <w:vAlign w:val="top"/>
              </w:tcPr>
              <w:p w14:paraId="238A9444" w14:textId="1AC66B4D" w:rsidR="00F1739D" w:rsidRPr="00520A9D"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Solution Architect</w:t>
                </w:r>
              </w:p>
            </w:tc>
            <w:tc>
              <w:tcPr>
                <w:tcW w:w="1084" w:type="dxa"/>
                <w:tcBorders>
                  <w:top w:val="single" w:sz="4" w:space="0" w:color="F2F2F2" w:themeColor="background1" w:themeShade="F2"/>
                  <w:bottom w:val="single" w:sz="12" w:space="0" w:color="003E8F"/>
                </w:tcBorders>
                <w:vAlign w:val="top"/>
              </w:tcPr>
              <w:p w14:paraId="1666B478" w14:textId="77777777" w:rsidR="00F1739D" w:rsidRPr="00240CC0"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p>
            </w:tc>
            <w:tc>
              <w:tcPr>
                <w:tcW w:w="1892" w:type="dxa"/>
                <w:tcBorders>
                  <w:top w:val="single" w:sz="4" w:space="0" w:color="F2F2F2" w:themeColor="background1" w:themeShade="F2"/>
                  <w:bottom w:val="single" w:sz="12" w:space="0" w:color="003E8F"/>
                </w:tcBorders>
                <w:vAlign w:val="top"/>
              </w:tcPr>
              <w:p w14:paraId="7D26292C" w14:textId="490F3B78" w:rsidR="00F1739D" w:rsidRPr="009B104E"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Architecture Design Authority</w:t>
                </w:r>
              </w:p>
            </w:tc>
            <w:tc>
              <w:tcPr>
                <w:tcW w:w="1132" w:type="dxa"/>
                <w:tcBorders>
                  <w:top w:val="single" w:sz="4" w:space="0" w:color="F2F2F2" w:themeColor="background1" w:themeShade="F2"/>
                  <w:bottom w:val="single" w:sz="12" w:space="0" w:color="003E8F"/>
                </w:tcBorders>
                <w:vAlign w:val="top"/>
              </w:tcPr>
              <w:p w14:paraId="3C06650F" w14:textId="686943E8" w:rsidR="00F1739D" w:rsidRPr="00E70F4B" w:rsidRDefault="00F1739D" w:rsidP="00F1739D">
                <w:pPr>
                  <w:keepNext/>
                  <w:spacing w:after="0"/>
                  <w:contextualSpacing/>
                  <w:cnfStyle w:val="000000000000" w:firstRow="0" w:lastRow="0" w:firstColumn="0" w:lastColumn="0" w:oddVBand="0" w:evenVBand="0" w:oddHBand="0" w:evenHBand="0" w:firstRowFirstColumn="0" w:firstRowLastColumn="0" w:lastRowFirstColumn="0" w:lastRowLastColumn="0"/>
                </w:pPr>
                <w:r w:rsidRPr="0040651D">
                  <w:t>ADR-007</w:t>
                </w:r>
              </w:p>
            </w:tc>
          </w:tr>
        </w:tbl>
        <w:p w14:paraId="3611D252" w14:textId="77777777" w:rsidR="00462904" w:rsidRDefault="00462904" w:rsidP="00462904">
          <w:pPr>
            <w:pStyle w:val="Caption"/>
          </w:pPr>
          <w:bookmarkStart w:id="216" w:name="_Toc239255936"/>
          <w:bookmarkStart w:id="217" w:name="_Toc242170509"/>
          <w:r>
            <w:t xml:space="preserve">Table </w:t>
          </w:r>
          <w:r>
            <w:fldChar w:fldCharType="begin"/>
          </w:r>
          <w:r>
            <w:instrText xml:space="preserve"> SEQ Table \* ARABIC </w:instrText>
          </w:r>
          <w:r>
            <w:fldChar w:fldCharType="separate"/>
          </w:r>
          <w:r>
            <w:t>21</w:t>
          </w:r>
          <w:r>
            <w:fldChar w:fldCharType="end"/>
          </w:r>
          <w:r>
            <w:t xml:space="preserve"> - </w:t>
          </w:r>
          <w:r w:rsidRPr="009B6565">
            <w:t>Architecture Decision Register</w:t>
          </w:r>
          <w:bookmarkEnd w:id="216"/>
          <w:bookmarkEnd w:id="217"/>
        </w:p>
        <w:p w14:paraId="64BE67DB" w14:textId="77777777" w:rsidR="00462904" w:rsidRPr="0081050A" w:rsidRDefault="00462904" w:rsidP="00462904">
          <w:pPr>
            <w:rPr>
              <w:b/>
              <w:bCs/>
            </w:rPr>
          </w:pPr>
          <w:r w:rsidRPr="0081050A">
            <w:rPr>
              <w:b/>
              <w:bCs/>
            </w:rPr>
            <w:t>Decision Impacts and Trade-Offs</w:t>
          </w:r>
        </w:p>
        <w:tbl>
          <w:tblPr>
            <w:tblStyle w:val="WorkCoverTableStyle1"/>
            <w:tblW w:w="9072" w:type="dxa"/>
            <w:tblLayout w:type="fixed"/>
            <w:tblCellMar>
              <w:top w:w="57" w:type="dxa"/>
              <w:bottom w:w="57" w:type="dxa"/>
            </w:tblCellMar>
            <w:tblLook w:val="06A0" w:firstRow="1" w:lastRow="0" w:firstColumn="1" w:lastColumn="0" w:noHBand="1" w:noVBand="1"/>
          </w:tblPr>
          <w:tblGrid>
            <w:gridCol w:w="2694"/>
            <w:gridCol w:w="3189"/>
            <w:gridCol w:w="3189"/>
          </w:tblGrid>
          <w:tr w:rsidR="00462904" w:rsidRPr="00CF5342" w14:paraId="1C26CEBB"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694" w:type="dxa"/>
                <w:vAlign w:val="top"/>
              </w:tcPr>
              <w:p w14:paraId="77A3351D" w14:textId="77777777" w:rsidR="00462904" w:rsidRPr="00CF5342" w:rsidRDefault="00462904">
                <w:pPr>
                  <w:pStyle w:val="TableHeading"/>
                </w:pPr>
                <w:r w:rsidRPr="00193AB3">
                  <w:t>Decision</w:t>
                </w:r>
              </w:p>
            </w:tc>
            <w:tc>
              <w:tcPr>
                <w:tcW w:w="3189" w:type="dxa"/>
                <w:vAlign w:val="top"/>
              </w:tcPr>
              <w:p w14:paraId="4B39A3B4"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E04373">
                  <w:t>Benefits</w:t>
                </w:r>
              </w:p>
            </w:tc>
            <w:tc>
              <w:tcPr>
                <w:tcW w:w="3189" w:type="dxa"/>
                <w:vAlign w:val="top"/>
              </w:tcPr>
              <w:p w14:paraId="7D4A0821"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E04373">
                  <w:t>Trade-Offs / Consequences</w:t>
                </w:r>
              </w:p>
            </w:tc>
          </w:tr>
          <w:tr w:rsidR="004E4F50" w:rsidRPr="00BB5816" w14:paraId="44EE10BA" w14:textId="77777777">
            <w:trPr>
              <w:trHeight w:val="93"/>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FFFFFF" w:themeColor="background1"/>
                </w:tcBorders>
                <w:vAlign w:val="top"/>
              </w:tcPr>
              <w:p w14:paraId="17D58F6A" w14:textId="11734F3E" w:rsidR="004E4F50" w:rsidRPr="00B44420" w:rsidRDefault="004E4F50" w:rsidP="004E4F50">
                <w:pPr>
                  <w:pStyle w:val="TableSubHeading"/>
                  <w:tabs>
                    <w:tab w:val="left" w:pos="1996"/>
                  </w:tabs>
                  <w:spacing w:after="0"/>
                </w:pPr>
                <w:r w:rsidRPr="00724A47">
                  <w:t>Use of managed SaaS CIAM platform (Auth0)</w:t>
                </w:r>
              </w:p>
            </w:tc>
            <w:tc>
              <w:tcPr>
                <w:tcW w:w="3189" w:type="dxa"/>
                <w:tcBorders>
                  <w:top w:val="nil"/>
                  <w:bottom w:val="nil"/>
                </w:tcBorders>
                <w:vAlign w:val="top"/>
              </w:tcPr>
              <w:p w14:paraId="76EB80D0" w14:textId="7E491FC2" w:rsidR="004E4F50" w:rsidRPr="00B44420" w:rsidRDefault="004E4F50" w:rsidP="004E4F50">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Improved scalability, resilience and deployment agility, low maintainability and risk and low effort.</w:t>
                </w:r>
              </w:p>
            </w:tc>
            <w:tc>
              <w:tcPr>
                <w:tcW w:w="3189" w:type="dxa"/>
                <w:tcBorders>
                  <w:top w:val="nil"/>
                  <w:bottom w:val="nil"/>
                </w:tcBorders>
                <w:vAlign w:val="top"/>
              </w:tcPr>
              <w:p w14:paraId="43B9AB51" w14:textId="7E36910F" w:rsidR="004E4F50" w:rsidRPr="00B44420" w:rsidRDefault="004E4F50" w:rsidP="004E4F50">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Non-SaaS CIAM solutions (inhouse developed or on-prem deployed or cloud-hosted) are high effort and high risk and high maintenance.</w:t>
                </w:r>
              </w:p>
            </w:tc>
          </w:tr>
          <w:tr w:rsidR="004E4F50" w:rsidRPr="007E5415" w14:paraId="41DA0F42" w14:textId="77777777">
            <w:trPr>
              <w:trHeight w:val="2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FFFFFF" w:themeColor="background1"/>
                  <w:bottom w:val="single" w:sz="4" w:space="0" w:color="FFFFFF" w:themeColor="background1"/>
                </w:tcBorders>
                <w:vAlign w:val="top"/>
              </w:tcPr>
              <w:p w14:paraId="7C04824A" w14:textId="422B48CB" w:rsidR="004E4F50" w:rsidRPr="00B44420" w:rsidRDefault="004E4F50" w:rsidP="004E4F50">
                <w:pPr>
                  <w:pStyle w:val="TableSubHeading"/>
                  <w:spacing w:after="0"/>
                </w:pPr>
                <w:r w:rsidRPr="00724A47">
                  <w:t>Strategic identity platform</w:t>
                </w:r>
              </w:p>
            </w:tc>
            <w:tc>
              <w:tcPr>
                <w:tcW w:w="3189" w:type="dxa"/>
                <w:tcBorders>
                  <w:top w:val="single" w:sz="4" w:space="0" w:color="F2F2F2" w:themeColor="background1" w:themeShade="F2"/>
                  <w:bottom w:val="single" w:sz="4" w:space="0" w:color="F2F2F2" w:themeColor="background1" w:themeShade="F2"/>
                </w:tcBorders>
                <w:vAlign w:val="top"/>
              </w:tcPr>
              <w:p w14:paraId="54073F1A" w14:textId="077BF6D0" w:rsidR="004E4F50" w:rsidRPr="00B44420"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Reduced duplication, simplified support, centralized configuration and control, standard protocols and stronger governance.</w:t>
                </w:r>
              </w:p>
            </w:tc>
            <w:tc>
              <w:tcPr>
                <w:tcW w:w="3189" w:type="dxa"/>
                <w:tcBorders>
                  <w:top w:val="single" w:sz="4" w:space="0" w:color="F2F2F2" w:themeColor="background1" w:themeShade="F2"/>
                  <w:bottom w:val="single" w:sz="4" w:space="0" w:color="F2F2F2" w:themeColor="background1" w:themeShade="F2"/>
                </w:tcBorders>
                <w:vAlign w:val="top"/>
              </w:tcPr>
              <w:p w14:paraId="350CA9C7" w14:textId="6C695609" w:rsidR="004E4F50" w:rsidRPr="00B44420"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Siloed identity stores (v/s strategic, central platform) result in multiple identity profiles and credentials to secure and maintain and lack single sign-on.</w:t>
                </w:r>
              </w:p>
            </w:tc>
          </w:tr>
          <w:tr w:rsidR="004E4F50" w:rsidRPr="007E5415" w14:paraId="5FCBF13B" w14:textId="77777777">
            <w:trPr>
              <w:trHeight w:val="2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FFFFFF" w:themeColor="background1"/>
                  <w:bottom w:val="single" w:sz="4" w:space="0" w:color="FFFFFF" w:themeColor="background1"/>
                </w:tcBorders>
                <w:vAlign w:val="top"/>
              </w:tcPr>
              <w:p w14:paraId="65883A41" w14:textId="1A8A93A4" w:rsidR="004E4F50" w:rsidRPr="00F2475B" w:rsidRDefault="004E4F50" w:rsidP="004E4F50">
                <w:pPr>
                  <w:pStyle w:val="TableSubHeading"/>
                  <w:spacing w:after="0"/>
                </w:pPr>
                <w:r w:rsidRPr="00724A47">
                  <w:t>API-based integration</w:t>
                </w:r>
              </w:p>
            </w:tc>
            <w:tc>
              <w:tcPr>
                <w:tcW w:w="3189" w:type="dxa"/>
                <w:tcBorders>
                  <w:top w:val="single" w:sz="4" w:space="0" w:color="F2F2F2" w:themeColor="background1" w:themeShade="F2"/>
                  <w:bottom w:val="single" w:sz="4" w:space="0" w:color="F2F2F2" w:themeColor="background1" w:themeShade="F2"/>
                </w:tcBorders>
                <w:vAlign w:val="top"/>
              </w:tcPr>
              <w:p w14:paraId="362FC34E" w14:textId="524742F5" w:rsidR="004E4F50" w:rsidRPr="00AF30B3"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Improved interoperability, reuse and standardisation.</w:t>
                </w:r>
              </w:p>
            </w:tc>
            <w:tc>
              <w:tcPr>
                <w:tcW w:w="3189" w:type="dxa"/>
                <w:tcBorders>
                  <w:top w:val="single" w:sz="4" w:space="0" w:color="F2F2F2" w:themeColor="background1" w:themeShade="F2"/>
                  <w:bottom w:val="single" w:sz="4" w:space="0" w:color="F2F2F2" w:themeColor="background1" w:themeShade="F2"/>
                </w:tcBorders>
                <w:vAlign w:val="top"/>
              </w:tcPr>
              <w:p w14:paraId="61644C31" w14:textId="4A2A3E6D" w:rsidR="004E4F50" w:rsidRPr="00471286"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Requires API platform capability and integration maturity.</w:t>
                </w:r>
              </w:p>
            </w:tc>
          </w:tr>
          <w:tr w:rsidR="004E4F50" w:rsidRPr="007E5415" w14:paraId="122D73E5" w14:textId="77777777">
            <w:trPr>
              <w:trHeight w:val="2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FFFFFF" w:themeColor="background1"/>
                  <w:bottom w:val="single" w:sz="4" w:space="0" w:color="FFFFFF" w:themeColor="background1"/>
                </w:tcBorders>
                <w:vAlign w:val="top"/>
              </w:tcPr>
              <w:p w14:paraId="138614BF" w14:textId="51A9BCDB" w:rsidR="004E4F50" w:rsidRPr="00E04373" w:rsidRDefault="004E4F50" w:rsidP="004E4F50">
                <w:pPr>
                  <w:pStyle w:val="TableSubHeading"/>
                  <w:spacing w:after="0"/>
                </w:pPr>
                <w:r w:rsidRPr="00724A47">
                  <w:t>Configuration before customisation</w:t>
                </w:r>
              </w:p>
            </w:tc>
            <w:tc>
              <w:tcPr>
                <w:tcW w:w="3189" w:type="dxa"/>
                <w:tcBorders>
                  <w:top w:val="single" w:sz="4" w:space="0" w:color="F2F2F2" w:themeColor="background1" w:themeShade="F2"/>
                  <w:bottom w:val="single" w:sz="4" w:space="0" w:color="F2F2F2" w:themeColor="background1" w:themeShade="F2"/>
                </w:tcBorders>
                <w:vAlign w:val="top"/>
              </w:tcPr>
              <w:p w14:paraId="19D68FAC" w14:textId="77BEEE8E" w:rsidR="004E4F50" w:rsidRPr="00E4791F"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Simplifies upgrades and reduces ongoing maintenance effort.</w:t>
                </w:r>
              </w:p>
            </w:tc>
            <w:tc>
              <w:tcPr>
                <w:tcW w:w="3189" w:type="dxa"/>
                <w:tcBorders>
                  <w:top w:val="single" w:sz="4" w:space="0" w:color="F2F2F2" w:themeColor="background1" w:themeShade="F2"/>
                  <w:bottom w:val="single" w:sz="4" w:space="0" w:color="F2F2F2" w:themeColor="background1" w:themeShade="F2"/>
                </w:tcBorders>
                <w:vAlign w:val="top"/>
              </w:tcPr>
              <w:p w14:paraId="57527A5F" w14:textId="72D2A4FC" w:rsidR="004E4F50" w:rsidRPr="008B4000"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May require business process changes to align with product capabilities.</w:t>
                </w:r>
              </w:p>
            </w:tc>
          </w:tr>
          <w:tr w:rsidR="004E4F50" w:rsidRPr="007E5415" w14:paraId="0863C9DD" w14:textId="77777777">
            <w:trPr>
              <w:trHeight w:val="2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FFFFFF" w:themeColor="background1"/>
                </w:tcBorders>
                <w:vAlign w:val="top"/>
              </w:tcPr>
              <w:p w14:paraId="2DF240D2" w14:textId="0A14C8BF" w:rsidR="004E4F50" w:rsidRPr="005377BD" w:rsidRDefault="004E4F50" w:rsidP="004E4F50">
                <w:pPr>
                  <w:pStyle w:val="TableSubHeading"/>
                  <w:spacing w:after="0"/>
                </w:pPr>
                <w:r w:rsidRPr="00724A47">
                  <w:t xml:space="preserve">Use mock components for OIDC Provider, Web Portal, Business API, SMS Provider and Email Provider for Horizon 1 implementation. </w:t>
                </w:r>
              </w:p>
            </w:tc>
            <w:tc>
              <w:tcPr>
                <w:tcW w:w="3189" w:type="dxa"/>
                <w:tcBorders>
                  <w:top w:val="single" w:sz="4" w:space="0" w:color="F2F2F2" w:themeColor="background1" w:themeShade="F2"/>
                  <w:bottom w:val="single" w:sz="12" w:space="0" w:color="003E8F"/>
                </w:tcBorders>
                <w:vAlign w:val="top"/>
              </w:tcPr>
              <w:p w14:paraId="41AD90B4" w14:textId="134D795E" w:rsidR="004E4F50" w:rsidRPr="00AF30B3"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Rapid showcasing and implementation of Horizon 1 while still using all design and configuration of a real implementation. This is because all integrations are based on standard protocols like OIDC.</w:t>
                </w:r>
              </w:p>
            </w:tc>
            <w:tc>
              <w:tcPr>
                <w:tcW w:w="3189" w:type="dxa"/>
                <w:tcBorders>
                  <w:top w:val="single" w:sz="4" w:space="0" w:color="F2F2F2" w:themeColor="background1" w:themeShade="F2"/>
                  <w:bottom w:val="single" w:sz="12" w:space="0" w:color="003E8F"/>
                </w:tcBorders>
                <w:vAlign w:val="top"/>
              </w:tcPr>
              <w:p w14:paraId="3A95301E" w14:textId="115A1538" w:rsidR="004E4F50" w:rsidRPr="00650F73" w:rsidRDefault="004E4F50" w:rsidP="004E4F50">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24A47">
                  <w:t>Availability of real components (e.g. web portal, business API etc.) will delay this stage of the project without adding much benefit. (Mock components can be swapped out for real ones at a later time because all integrations are based on standard protocols like OIDC).</w:t>
                </w:r>
              </w:p>
            </w:tc>
          </w:tr>
        </w:tbl>
        <w:p w14:paraId="7743EA64" w14:textId="77777777" w:rsidR="00462904" w:rsidRDefault="00462904" w:rsidP="00462904">
          <w:pPr>
            <w:pStyle w:val="Caption"/>
          </w:pPr>
          <w:bookmarkStart w:id="218" w:name="_Toc239255937"/>
          <w:bookmarkStart w:id="219" w:name="_Toc242170510"/>
          <w:r>
            <w:t xml:space="preserve">Table </w:t>
          </w:r>
          <w:r>
            <w:fldChar w:fldCharType="begin"/>
          </w:r>
          <w:r>
            <w:instrText xml:space="preserve"> SEQ Table \* ARABIC </w:instrText>
          </w:r>
          <w:r>
            <w:fldChar w:fldCharType="separate"/>
          </w:r>
          <w:r>
            <w:t>22</w:t>
          </w:r>
          <w:r>
            <w:fldChar w:fldCharType="end"/>
          </w:r>
          <w:r>
            <w:t xml:space="preserve"> - </w:t>
          </w:r>
          <w:r w:rsidRPr="00C12693">
            <w:t>Decision Impacts and Trade-Offs</w:t>
          </w:r>
          <w:bookmarkEnd w:id="218"/>
          <w:bookmarkEnd w:id="219"/>
        </w:p>
        <w:p w14:paraId="0383E6A2" w14:textId="77777777" w:rsidR="00462904" w:rsidRPr="0081050A" w:rsidRDefault="00462904" w:rsidP="00462904">
          <w:pPr>
            <w:rPr>
              <w:b/>
              <w:bCs/>
            </w:rPr>
          </w:pPr>
          <w:r w:rsidRPr="0081050A">
            <w:rPr>
              <w:b/>
              <w:bCs/>
            </w:rPr>
            <w:t>Decision Relationships and Dependencies</w:t>
          </w:r>
        </w:p>
        <w:tbl>
          <w:tblPr>
            <w:tblStyle w:val="WorkCoverTableStyle1"/>
            <w:tblW w:w="9072" w:type="dxa"/>
            <w:tblLayout w:type="fixed"/>
            <w:tblCellMar>
              <w:top w:w="57" w:type="dxa"/>
              <w:bottom w:w="57" w:type="dxa"/>
            </w:tblCellMar>
            <w:tblLook w:val="06A0" w:firstRow="1" w:lastRow="0" w:firstColumn="1" w:lastColumn="0" w:noHBand="1" w:noVBand="1"/>
          </w:tblPr>
          <w:tblGrid>
            <w:gridCol w:w="1418"/>
            <w:gridCol w:w="1843"/>
            <w:gridCol w:w="5811"/>
          </w:tblGrid>
          <w:tr w:rsidR="00462904" w:rsidRPr="00CF5342" w14:paraId="2D1934C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418" w:type="dxa"/>
                <w:vAlign w:val="top"/>
              </w:tcPr>
              <w:p w14:paraId="76338254" w14:textId="77777777" w:rsidR="00462904" w:rsidRPr="00CF5342" w:rsidRDefault="00462904">
                <w:pPr>
                  <w:pStyle w:val="TableHeading"/>
                </w:pPr>
                <w:r w:rsidRPr="008B4000">
                  <w:t>Decision ID</w:t>
                </w:r>
              </w:p>
            </w:tc>
            <w:tc>
              <w:tcPr>
                <w:tcW w:w="1843" w:type="dxa"/>
                <w:vAlign w:val="top"/>
              </w:tcPr>
              <w:p w14:paraId="311BDA89" w14:textId="77777777" w:rsidR="00462904" w:rsidRPr="005D6863" w:rsidRDefault="00462904">
                <w:pPr>
                  <w:pStyle w:val="TableHeading"/>
                  <w:tabs>
                    <w:tab w:val="left" w:pos="1019"/>
                  </w:tabs>
                  <w:cnfStyle w:val="100000000000" w:firstRow="1" w:lastRow="0" w:firstColumn="0" w:lastColumn="0" w:oddVBand="0" w:evenVBand="0" w:oddHBand="0" w:evenHBand="0" w:firstRowFirstColumn="0" w:firstRowLastColumn="0" w:lastRowFirstColumn="0" w:lastRowLastColumn="0"/>
                </w:pPr>
                <w:r w:rsidRPr="00AB4C1D">
                  <w:t>Related Decision</w:t>
                </w:r>
              </w:p>
            </w:tc>
            <w:tc>
              <w:tcPr>
                <w:tcW w:w="5811" w:type="dxa"/>
                <w:vAlign w:val="top"/>
              </w:tcPr>
              <w:p w14:paraId="149B83BA"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AB4C1D">
                  <w:t>Relationship</w:t>
                </w:r>
              </w:p>
            </w:tc>
          </w:tr>
          <w:tr w:rsidR="00462904" w:rsidRPr="00BB5816" w14:paraId="2D22C443" w14:textId="77777777">
            <w:trPr>
              <w:trHeight w:val="93"/>
            </w:trPr>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FFFFFF" w:themeColor="background1"/>
                </w:tcBorders>
                <w:vAlign w:val="top"/>
              </w:tcPr>
              <w:p w14:paraId="3B09ED8A" w14:textId="574488AF" w:rsidR="00462904" w:rsidRPr="00B44420" w:rsidRDefault="00462904">
                <w:pPr>
                  <w:pStyle w:val="TableSubHeading"/>
                  <w:tabs>
                    <w:tab w:val="left" w:pos="1996"/>
                  </w:tabs>
                  <w:spacing w:after="0"/>
                </w:pPr>
              </w:p>
            </w:tc>
            <w:tc>
              <w:tcPr>
                <w:tcW w:w="1843" w:type="dxa"/>
                <w:tcBorders>
                  <w:top w:val="nil"/>
                  <w:bottom w:val="nil"/>
                </w:tcBorders>
                <w:vAlign w:val="top"/>
              </w:tcPr>
              <w:p w14:paraId="06EA92AA" w14:textId="0B69072A"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5811" w:type="dxa"/>
                <w:tcBorders>
                  <w:top w:val="nil"/>
                  <w:bottom w:val="nil"/>
                </w:tcBorders>
                <w:vAlign w:val="top"/>
              </w:tcPr>
              <w:p w14:paraId="70093AD4" w14:textId="12F9922A"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462904" w:rsidRPr="007E5415" w14:paraId="3B015378" w14:textId="77777777">
            <w:trPr>
              <w:trHeight w:val="2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FFFFFF" w:themeColor="background1"/>
                  <w:bottom w:val="single" w:sz="4" w:space="0" w:color="FFFFFF" w:themeColor="background1"/>
                </w:tcBorders>
                <w:vAlign w:val="top"/>
              </w:tcPr>
              <w:p w14:paraId="29D011E3" w14:textId="3DE66982" w:rsidR="00462904" w:rsidRPr="00B44420" w:rsidRDefault="00462904">
                <w:pPr>
                  <w:pStyle w:val="TableSubHeading"/>
                  <w:spacing w:after="0"/>
                </w:pPr>
              </w:p>
            </w:tc>
            <w:tc>
              <w:tcPr>
                <w:tcW w:w="1843" w:type="dxa"/>
                <w:tcBorders>
                  <w:top w:val="single" w:sz="4" w:space="0" w:color="F2F2F2" w:themeColor="background1" w:themeShade="F2"/>
                  <w:bottom w:val="single" w:sz="4" w:space="0" w:color="F2F2F2" w:themeColor="background1" w:themeShade="F2"/>
                </w:tcBorders>
                <w:vAlign w:val="top"/>
              </w:tcPr>
              <w:p w14:paraId="2E4AF93F" w14:textId="5BBEB303" w:rsidR="00462904" w:rsidRPr="00B44420"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5811" w:type="dxa"/>
                <w:tcBorders>
                  <w:top w:val="single" w:sz="4" w:space="0" w:color="F2F2F2" w:themeColor="background1" w:themeShade="F2"/>
                  <w:bottom w:val="single" w:sz="4" w:space="0" w:color="F2F2F2" w:themeColor="background1" w:themeShade="F2"/>
                </w:tcBorders>
                <w:vAlign w:val="top"/>
              </w:tcPr>
              <w:p w14:paraId="0D48C02E" w14:textId="7B3C84C7" w:rsidR="00462904" w:rsidRPr="00B44420"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462904" w:rsidRPr="007E5415" w14:paraId="53539DA3" w14:textId="77777777">
            <w:trPr>
              <w:trHeight w:val="2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FFFFFF" w:themeColor="background1"/>
                  <w:bottom w:val="single" w:sz="4" w:space="0" w:color="FFFFFF" w:themeColor="background1"/>
                </w:tcBorders>
                <w:vAlign w:val="top"/>
              </w:tcPr>
              <w:p w14:paraId="3CEBE342" w14:textId="084309A6" w:rsidR="00462904" w:rsidRPr="00F2475B" w:rsidRDefault="00462904">
                <w:pPr>
                  <w:pStyle w:val="TableSubHeading"/>
                  <w:spacing w:after="0"/>
                </w:pPr>
              </w:p>
            </w:tc>
            <w:tc>
              <w:tcPr>
                <w:tcW w:w="1843" w:type="dxa"/>
                <w:tcBorders>
                  <w:top w:val="single" w:sz="4" w:space="0" w:color="F2F2F2" w:themeColor="background1" w:themeShade="F2"/>
                  <w:bottom w:val="single" w:sz="4" w:space="0" w:color="F2F2F2" w:themeColor="background1" w:themeShade="F2"/>
                </w:tcBorders>
                <w:vAlign w:val="top"/>
              </w:tcPr>
              <w:p w14:paraId="407A2B73" w14:textId="4F6C4940" w:rsidR="00462904" w:rsidRPr="00AF30B3"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5811" w:type="dxa"/>
                <w:tcBorders>
                  <w:top w:val="single" w:sz="4" w:space="0" w:color="F2F2F2" w:themeColor="background1" w:themeShade="F2"/>
                  <w:bottom w:val="single" w:sz="4" w:space="0" w:color="F2F2F2" w:themeColor="background1" w:themeShade="F2"/>
                </w:tcBorders>
                <w:vAlign w:val="top"/>
              </w:tcPr>
              <w:p w14:paraId="29E1B7C4" w14:textId="4B6A7DE3" w:rsidR="00462904" w:rsidRPr="00471286"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bl>
        <w:p w14:paraId="151B922A" w14:textId="77777777" w:rsidR="00462904" w:rsidRDefault="00462904" w:rsidP="00462904">
          <w:pPr>
            <w:pStyle w:val="Caption"/>
          </w:pPr>
          <w:bookmarkStart w:id="220" w:name="_Toc239255938"/>
          <w:bookmarkStart w:id="221" w:name="_Toc242170511"/>
          <w:r>
            <w:t xml:space="preserve">Table </w:t>
          </w:r>
          <w:r>
            <w:fldChar w:fldCharType="begin"/>
          </w:r>
          <w:r>
            <w:instrText xml:space="preserve"> SEQ Table \* ARABIC </w:instrText>
          </w:r>
          <w:r>
            <w:fldChar w:fldCharType="separate"/>
          </w:r>
          <w:r>
            <w:t>23</w:t>
          </w:r>
          <w:r>
            <w:fldChar w:fldCharType="end"/>
          </w:r>
          <w:r>
            <w:t xml:space="preserve"> - </w:t>
          </w:r>
          <w:r w:rsidRPr="000A3D6A">
            <w:t>Decision Relationships and Dependencies</w:t>
          </w:r>
          <w:bookmarkEnd w:id="220"/>
          <w:bookmarkEnd w:id="221"/>
        </w:p>
        <w:p w14:paraId="5DC31F23" w14:textId="77777777" w:rsidR="00462904" w:rsidRDefault="00462904" w:rsidP="00462904"/>
        <w:p w14:paraId="218E5F4D" w14:textId="77777777" w:rsidR="00462904" w:rsidRDefault="00462904" w:rsidP="00462904">
          <w:pPr>
            <w:spacing w:after="0" w:line="240" w:lineRule="auto"/>
            <w:rPr>
              <w:b/>
              <w:bCs/>
            </w:rPr>
          </w:pPr>
          <w:r>
            <w:rPr>
              <w:b/>
              <w:bCs/>
            </w:rPr>
            <w:br w:type="page"/>
          </w:r>
        </w:p>
        <w:p w14:paraId="6DEAE1CA" w14:textId="77777777" w:rsidR="00462904" w:rsidRPr="0081050A" w:rsidRDefault="00462904" w:rsidP="00462904">
          <w:pPr>
            <w:rPr>
              <w:b/>
              <w:bCs/>
            </w:rPr>
          </w:pPr>
          <w:r w:rsidRPr="0081050A">
            <w:rPr>
              <w:b/>
              <w:bCs/>
            </w:rPr>
            <w:t>Example Narrative</w:t>
          </w:r>
        </w:p>
        <w:p w14:paraId="66E4F3E6" w14:textId="77777777" w:rsidR="00462904" w:rsidRDefault="00462904" w:rsidP="00462904">
          <w:r>
            <w:t>The Customer Identity and Access Management (CIAM) initiative is guided by several significant architecture decisions intended to improve customer experience, simplify operations and align with enterprise technology strategy.</w:t>
          </w:r>
        </w:p>
        <w:p w14:paraId="786D9F95" w14:textId="77777777" w:rsidR="00462904" w:rsidRDefault="00462904" w:rsidP="00462904">
          <w:r>
            <w:t>The primary decision is the adoption of the Enterprise Identity Platform as the strategic identity capability for customer authentication and lifecycle management. This decision enables consolidation of fragmented identity services, strengthens security controls and supports future digital initiatives. Supporting decisions include adoption of API-first integration patterns, a cloud-hosted deployment model and a configuration-first implementation approach.</w:t>
          </w:r>
        </w:p>
        <w:p w14:paraId="20901FF3" w14:textId="77777777" w:rsidR="00462904" w:rsidRDefault="00462904" w:rsidP="00462904">
          <w:r>
            <w:t>These decisions provide substantial business and technology benefits but introduce trade-offs relating to migration complexity, platform dependency and operational readiness requirements. Decision dependencies have been identified and are governed through the Architecture Design Authority to ensure alignment with enterprise standards, minimise architectural risk and maintain traceability throughout the solution lifecycle.</w:t>
          </w:r>
        </w:p>
        <w:p w14:paraId="54267AD4" w14:textId="77777777" w:rsidR="00462904" w:rsidRPr="009D0B6E" w:rsidRDefault="00462904" w:rsidP="00462904">
          <w:r>
            <w:t>This section should provide stakeholders with a clear understanding of the architectural choices shaping the solution, the rationale for those choices and the consequences of alternative approaches not being pursued.</w:t>
          </w:r>
        </w:p>
        <w:p w14:paraId="6342F0C7" w14:textId="77777777" w:rsidR="00462904" w:rsidRDefault="00462904" w:rsidP="00462904">
          <w:pPr>
            <w:spacing w:after="0" w:line="240" w:lineRule="auto"/>
            <w:rPr>
              <w:rFonts w:asciiTheme="majorHAnsi" w:eastAsia="Source Sans Pro" w:hAnsiTheme="majorHAnsi" w:cstheme="majorBidi"/>
              <w:b/>
              <w:color w:val="002F6E" w:themeColor="accent6" w:themeShade="40"/>
              <w:sz w:val="28"/>
              <w:szCs w:val="32"/>
            </w:rPr>
          </w:pPr>
          <w:r>
            <w:br w:type="page"/>
          </w:r>
        </w:p>
        <w:p w14:paraId="1A1BF35D" w14:textId="77777777" w:rsidR="00462904" w:rsidRDefault="00462904" w:rsidP="00462904">
          <w:pPr>
            <w:pStyle w:val="Heading2-NumberedList"/>
          </w:pPr>
          <w:bookmarkStart w:id="222" w:name="_Toc239248622"/>
          <w:bookmarkStart w:id="223" w:name="_Toc242170623"/>
          <w:r w:rsidRPr="00FE0C18">
            <w:t>Risks &amp; Mitigation Actions</w:t>
          </w:r>
          <w:bookmarkEnd w:id="222"/>
          <w:bookmarkEnd w:id="223"/>
        </w:p>
        <w:p w14:paraId="3D53EDEF" w14:textId="77777777" w:rsidR="00462904" w:rsidRPr="00475D01" w:rsidRDefault="00462904" w:rsidP="00462904">
          <w:pPr>
            <w:rPr>
              <w:b/>
              <w:bCs/>
            </w:rPr>
          </w:pPr>
          <w:r w:rsidRPr="00475D01">
            <w:rPr>
              <w:b/>
              <w:bCs/>
            </w:rPr>
            <w:t>Purpose</w:t>
          </w:r>
        </w:p>
        <w:p w14:paraId="57DBB7AC" w14:textId="77777777" w:rsidR="00462904" w:rsidRDefault="00462904" w:rsidP="00462904">
          <w:r>
            <w:t>Identifies risks that may impact the successful delivery, operation, security, performance or expected outcomes of the proposed solution and defines the actions required to mitigate, manage or monitor those risks.</w:t>
          </w:r>
        </w:p>
        <w:p w14:paraId="50B5C096" w14:textId="77777777" w:rsidR="00462904" w:rsidRDefault="00462904" w:rsidP="00462904"/>
        <w:p w14:paraId="67AA112F" w14:textId="77777777" w:rsidR="00462904" w:rsidRPr="00900B24" w:rsidRDefault="00462904" w:rsidP="00462904">
          <w:pPr>
            <w:rPr>
              <w:b/>
              <w:bCs/>
              <w:i/>
              <w:iCs/>
            </w:rPr>
          </w:pPr>
          <w:r w:rsidRPr="00900B24">
            <w:rPr>
              <w:b/>
              <w:bCs/>
              <w:i/>
              <w:iCs/>
            </w:rPr>
            <w:t>Guidance for Solution Architects</w:t>
          </w:r>
        </w:p>
        <w:p w14:paraId="026217FD" w14:textId="77777777" w:rsidR="00462904" w:rsidRPr="00900B24" w:rsidRDefault="00462904" w:rsidP="00462904">
          <w:pPr>
            <w:rPr>
              <w:i/>
              <w:iCs/>
            </w:rPr>
          </w:pPr>
          <w:r w:rsidRPr="00900B24">
            <w:rPr>
              <w:i/>
              <w:iCs/>
            </w:rPr>
            <w:t>Document risks that could materially affect business outcomes, solution viability, delivery timelines, operational performance or compliance obligations. Risks should be concrete, measurable and actionable. Focus on architecture-significant risks such as platform readiness, integration complexity, migration challenges, security concerns and external dependencies.</w:t>
          </w:r>
        </w:p>
        <w:p w14:paraId="083EE535" w14:textId="77777777" w:rsidR="00462904" w:rsidRPr="00900B24" w:rsidRDefault="00462904" w:rsidP="00462904">
          <w:pPr>
            <w:rPr>
              <w:i/>
              <w:iCs/>
            </w:rPr>
          </w:pPr>
          <w:r w:rsidRPr="00900B24">
            <w:rPr>
              <w:i/>
              <w:iCs/>
            </w:rPr>
            <w:t>Mitigation actions should be practical, time-bound and assigned to an accountable owner. Significant risks should align with project governance and architecture review processes.</w:t>
          </w:r>
        </w:p>
        <w:p w14:paraId="6FEBE0BE" w14:textId="77777777" w:rsidR="00462904" w:rsidRDefault="00462904" w:rsidP="00462904"/>
        <w:p w14:paraId="4719DC97" w14:textId="77777777" w:rsidR="00462904" w:rsidRDefault="00462904" w:rsidP="00462904">
          <w:pPr>
            <w:spacing w:after="0" w:line="240" w:lineRule="auto"/>
            <w:rPr>
              <w:b/>
              <w:bCs/>
            </w:rPr>
          </w:pPr>
          <w:r>
            <w:rPr>
              <w:b/>
              <w:bCs/>
            </w:rPr>
            <w:br w:type="page"/>
          </w:r>
        </w:p>
        <w:p w14:paraId="4630560F" w14:textId="77777777" w:rsidR="00462904" w:rsidRDefault="00462904" w:rsidP="00462904">
          <w:pPr>
            <w:rPr>
              <w:b/>
              <w:bCs/>
            </w:rPr>
          </w:pPr>
          <w:r w:rsidRPr="000E312A">
            <w:rPr>
              <w:b/>
              <w:bCs/>
            </w:rPr>
            <w:t>Example</w:t>
          </w:r>
        </w:p>
        <w:tbl>
          <w:tblPr>
            <w:tblStyle w:val="WorkCoverTableStyle1"/>
            <w:tblW w:w="0" w:type="auto"/>
            <w:tblLayout w:type="fixed"/>
            <w:tblCellMar>
              <w:top w:w="57" w:type="dxa"/>
              <w:bottom w:w="57" w:type="dxa"/>
            </w:tblCellMar>
            <w:tblLook w:val="06A0" w:firstRow="1" w:lastRow="0" w:firstColumn="1" w:lastColumn="0" w:noHBand="1" w:noVBand="1"/>
          </w:tblPr>
          <w:tblGrid>
            <w:gridCol w:w="851"/>
            <w:gridCol w:w="2268"/>
            <w:gridCol w:w="1181"/>
            <w:gridCol w:w="1181"/>
            <w:gridCol w:w="1182"/>
            <w:gridCol w:w="2407"/>
          </w:tblGrid>
          <w:tr w:rsidR="00462904" w:rsidRPr="00CF5342" w14:paraId="4F019314"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851" w:type="dxa"/>
                <w:vAlign w:val="top"/>
              </w:tcPr>
              <w:p w14:paraId="4762690C" w14:textId="77777777" w:rsidR="00462904" w:rsidRPr="00CF5342" w:rsidRDefault="00462904">
                <w:pPr>
                  <w:pStyle w:val="TableHeading"/>
                </w:pPr>
                <w:r w:rsidRPr="00DE39E1">
                  <w:t>Risk ID</w:t>
                </w:r>
              </w:p>
            </w:tc>
            <w:tc>
              <w:tcPr>
                <w:tcW w:w="2268" w:type="dxa"/>
                <w:vAlign w:val="top"/>
              </w:tcPr>
              <w:p w14:paraId="2564C4E8"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3752CB">
                  <w:t>Risk Description</w:t>
                </w:r>
              </w:p>
            </w:tc>
            <w:tc>
              <w:tcPr>
                <w:tcW w:w="1181" w:type="dxa"/>
                <w:vAlign w:val="top"/>
              </w:tcPr>
              <w:p w14:paraId="25E2C011"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3752CB">
                  <w:t>Impact</w:t>
                </w:r>
              </w:p>
            </w:tc>
            <w:tc>
              <w:tcPr>
                <w:tcW w:w="1181" w:type="dxa"/>
                <w:vAlign w:val="top"/>
              </w:tcPr>
              <w:p w14:paraId="06EF001B"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3752CB">
                  <w:t>Likelihood</w:t>
                </w:r>
              </w:p>
            </w:tc>
            <w:tc>
              <w:tcPr>
                <w:tcW w:w="1182" w:type="dxa"/>
                <w:vAlign w:val="top"/>
              </w:tcPr>
              <w:p w14:paraId="19E3BA91"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EE2DA1">
                  <w:t>Owner</w:t>
                </w:r>
              </w:p>
            </w:tc>
            <w:tc>
              <w:tcPr>
                <w:tcW w:w="2407" w:type="dxa"/>
                <w:vAlign w:val="top"/>
              </w:tcPr>
              <w:p w14:paraId="50790D57"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EE2DA1">
                  <w:t>Mitigation</w:t>
                </w:r>
              </w:p>
            </w:tc>
          </w:tr>
          <w:tr w:rsidR="006C7E0B" w:rsidRPr="00BB5816" w14:paraId="28B1CCDF" w14:textId="77777777">
            <w:trPr>
              <w:trHeight w:val="93"/>
            </w:trPr>
            <w:tc>
              <w:tcPr>
                <w:cnfStyle w:val="001000000000" w:firstRow="0" w:lastRow="0" w:firstColumn="1" w:lastColumn="0" w:oddVBand="0" w:evenVBand="0" w:oddHBand="0" w:evenHBand="0" w:firstRowFirstColumn="0" w:firstRowLastColumn="0" w:lastRowFirstColumn="0" w:lastRowLastColumn="0"/>
                <w:tcW w:w="851" w:type="dxa"/>
                <w:tcBorders>
                  <w:bottom w:val="single" w:sz="4" w:space="0" w:color="FFFFFF" w:themeColor="background1"/>
                </w:tcBorders>
                <w:vAlign w:val="top"/>
              </w:tcPr>
              <w:p w14:paraId="0A744341" w14:textId="0CD69673" w:rsidR="006C7E0B" w:rsidRPr="00B44420" w:rsidRDefault="006C7E0B" w:rsidP="006C7E0B">
                <w:pPr>
                  <w:pStyle w:val="TableSubHeading"/>
                  <w:tabs>
                    <w:tab w:val="left" w:pos="1996"/>
                  </w:tabs>
                </w:pPr>
                <w:commentRangeStart w:id="224"/>
                <w:r w:rsidRPr="001106AD">
                  <w:t>R001</w:t>
                </w:r>
              </w:p>
            </w:tc>
            <w:tc>
              <w:tcPr>
                <w:tcW w:w="2268" w:type="dxa"/>
                <w:vAlign w:val="top"/>
              </w:tcPr>
              <w:p w14:paraId="2944D80D" w14:textId="1F5671E7" w:rsidR="006C7E0B" w:rsidRPr="00B44420" w:rsidRDefault="006C7E0B" w:rsidP="006C7E0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Vendor resources may not be available when required</w:t>
                </w:r>
              </w:p>
            </w:tc>
            <w:tc>
              <w:tcPr>
                <w:tcW w:w="1181" w:type="dxa"/>
                <w:vAlign w:val="top"/>
              </w:tcPr>
              <w:p w14:paraId="5121307B" w14:textId="525C6044" w:rsidR="006C7E0B" w:rsidRPr="00B44420" w:rsidRDefault="006C7E0B" w:rsidP="006C7E0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1" w:type="dxa"/>
                <w:tcBorders>
                  <w:top w:val="nil"/>
                  <w:bottom w:val="nil"/>
                </w:tcBorders>
                <w:vAlign w:val="top"/>
              </w:tcPr>
              <w:p w14:paraId="014DBCA6" w14:textId="3CE5F721" w:rsidR="006C7E0B" w:rsidRPr="00B44420" w:rsidRDefault="006C7E0B" w:rsidP="006C7E0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2" w:type="dxa"/>
                <w:tcBorders>
                  <w:top w:val="nil"/>
                  <w:bottom w:val="nil"/>
                </w:tcBorders>
                <w:vAlign w:val="top"/>
              </w:tcPr>
              <w:p w14:paraId="1E4AD73E" w14:textId="5D469271" w:rsidR="006C7E0B" w:rsidRPr="00B44420" w:rsidRDefault="006C7E0B" w:rsidP="006C7E0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Delivery Manager</w:t>
                </w:r>
              </w:p>
            </w:tc>
            <w:tc>
              <w:tcPr>
                <w:tcW w:w="2407" w:type="dxa"/>
                <w:tcBorders>
                  <w:top w:val="nil"/>
                  <w:bottom w:val="nil"/>
                </w:tcBorders>
                <w:vAlign w:val="top"/>
              </w:tcPr>
              <w:p w14:paraId="38301C13" w14:textId="776CD0A4" w:rsidR="006C7E0B" w:rsidRPr="00B44420" w:rsidRDefault="006C7E0B" w:rsidP="006C7E0B">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Confirm resource commitments through contractual arrangements</w:t>
                </w:r>
                <w:commentRangeEnd w:id="224"/>
                <w:r w:rsidR="008A4228" w:rsidRPr="00B44420">
                  <w:rPr>
                    <w:rStyle w:val="CommentReference"/>
                    <w:rFonts w:asciiTheme="minorHAnsi" w:hAnsiTheme="minorHAnsi"/>
                    <w:sz w:val="18"/>
                    <w:szCs w:val="18"/>
                  </w:rPr>
                  <w:commentReference w:id="224"/>
                </w:r>
              </w:p>
            </w:tc>
          </w:tr>
          <w:tr w:rsidR="006C7E0B" w:rsidRPr="007E5415" w14:paraId="5EFA44CC" w14:textId="77777777">
            <w:trPr>
              <w:trHeight w:val="2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FFFFFF" w:themeColor="background1"/>
                  <w:bottom w:val="single" w:sz="4" w:space="0" w:color="FFFFFF" w:themeColor="background1"/>
                </w:tcBorders>
                <w:vAlign w:val="top"/>
              </w:tcPr>
              <w:p w14:paraId="480D5F94" w14:textId="248D0A62" w:rsidR="006C7E0B" w:rsidRPr="00B44420" w:rsidRDefault="006C7E0B" w:rsidP="006C7E0B">
                <w:pPr>
                  <w:pStyle w:val="TableSubHeading"/>
                  <w:spacing w:after="0"/>
                </w:pPr>
                <w:r w:rsidRPr="001106AD">
                  <w:t>R002</w:t>
                </w:r>
              </w:p>
            </w:tc>
            <w:tc>
              <w:tcPr>
                <w:tcW w:w="2268" w:type="dxa"/>
                <w:vAlign w:val="top"/>
              </w:tcPr>
              <w:p w14:paraId="44187F11" w14:textId="51D40D2B"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Availability of</w:t>
                </w:r>
                <w:commentRangeStart w:id="225"/>
                <w:r w:rsidRPr="001106AD">
                  <w:t xml:space="preserve"> CI/CD </w:t>
                </w:r>
                <w:commentRangeEnd w:id="225"/>
                <w:r w:rsidR="008A4228" w:rsidRPr="001106AD">
                  <w:rPr>
                    <w:rStyle w:val="CommentReference"/>
                    <w:sz w:val="20"/>
                    <w:szCs w:val="20"/>
                  </w:rPr>
                  <w:commentReference w:id="225"/>
                </w:r>
                <w:r w:rsidRPr="001106AD">
                  <w:t>platform and source control repository may delay the build stages of the project.</w:t>
                </w:r>
              </w:p>
            </w:tc>
            <w:tc>
              <w:tcPr>
                <w:tcW w:w="1181" w:type="dxa"/>
                <w:vAlign w:val="top"/>
              </w:tcPr>
              <w:p w14:paraId="7ACF81E5" w14:textId="4F0A13F8"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1" w:type="dxa"/>
                <w:tcBorders>
                  <w:top w:val="single" w:sz="4" w:space="0" w:color="F2F2F2" w:themeColor="background1" w:themeShade="F2"/>
                  <w:bottom w:val="single" w:sz="4" w:space="0" w:color="F2F2F2" w:themeColor="background1" w:themeShade="F2"/>
                </w:tcBorders>
                <w:vAlign w:val="top"/>
              </w:tcPr>
              <w:p w14:paraId="05B71C6A" w14:textId="50ACF9C5" w:rsidR="006C7E0B" w:rsidRPr="003237D9" w:rsidRDefault="006C7E0B" w:rsidP="006C7E0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Low</w:t>
                </w:r>
              </w:p>
            </w:tc>
            <w:tc>
              <w:tcPr>
                <w:tcW w:w="1182" w:type="dxa"/>
                <w:tcBorders>
                  <w:top w:val="single" w:sz="4" w:space="0" w:color="F2F2F2" w:themeColor="background1" w:themeShade="F2"/>
                  <w:bottom w:val="single" w:sz="4" w:space="0" w:color="F2F2F2" w:themeColor="background1" w:themeShade="F2"/>
                </w:tcBorders>
                <w:vAlign w:val="top"/>
              </w:tcPr>
              <w:p w14:paraId="5CC9C97A" w14:textId="16F6CAE4"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Delivery Manager</w:t>
                </w:r>
              </w:p>
            </w:tc>
            <w:tc>
              <w:tcPr>
                <w:tcW w:w="2407" w:type="dxa"/>
                <w:tcBorders>
                  <w:top w:val="single" w:sz="4" w:space="0" w:color="F2F2F2" w:themeColor="background1" w:themeShade="F2"/>
                  <w:bottom w:val="single" w:sz="4" w:space="0" w:color="F2F2F2" w:themeColor="background1" w:themeShade="F2"/>
                </w:tcBorders>
                <w:vAlign w:val="top"/>
              </w:tcPr>
              <w:p w14:paraId="44432549" w14:textId="14D25BE1"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Confirm the right team is engaged from the very beginning and provide enough advanced notice.</w:t>
                </w:r>
              </w:p>
            </w:tc>
          </w:tr>
          <w:tr w:rsidR="006C7E0B" w:rsidRPr="007E5415" w14:paraId="44AEEB90" w14:textId="77777777">
            <w:trPr>
              <w:trHeight w:val="2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FFFFFF" w:themeColor="background1"/>
                  <w:bottom w:val="single" w:sz="4" w:space="0" w:color="FFFFFF" w:themeColor="background1"/>
                </w:tcBorders>
                <w:vAlign w:val="top"/>
              </w:tcPr>
              <w:p w14:paraId="7BFA1BA4" w14:textId="651B926A" w:rsidR="006C7E0B" w:rsidRPr="00DE39E1" w:rsidRDefault="006C7E0B" w:rsidP="006C7E0B">
                <w:pPr>
                  <w:pStyle w:val="TableSubHeading"/>
                  <w:spacing w:after="0"/>
                </w:pPr>
                <w:r w:rsidRPr="001106AD">
                  <w:t>R003</w:t>
                </w:r>
              </w:p>
            </w:tc>
            <w:tc>
              <w:tcPr>
                <w:tcW w:w="2268" w:type="dxa"/>
                <w:vAlign w:val="top"/>
              </w:tcPr>
              <w:p w14:paraId="4503578B" w14:textId="6DCCD7E1" w:rsidR="006C7E0B" w:rsidRPr="00192D98"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Real OIDC Provider (e.g. QDI i.e. Queensland Digital Identity) may delay the project delivery</w:t>
                </w:r>
              </w:p>
            </w:tc>
            <w:tc>
              <w:tcPr>
                <w:tcW w:w="1181" w:type="dxa"/>
                <w:vAlign w:val="top"/>
              </w:tcPr>
              <w:p w14:paraId="2C4237CE" w14:textId="6682B7BD" w:rsidR="006C7E0B" w:rsidRPr="00F77E46"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1" w:type="dxa"/>
                <w:tcBorders>
                  <w:top w:val="single" w:sz="4" w:space="0" w:color="F2F2F2" w:themeColor="background1" w:themeShade="F2"/>
                  <w:bottom w:val="single" w:sz="4" w:space="0" w:color="F2F2F2" w:themeColor="background1" w:themeShade="F2"/>
                </w:tcBorders>
                <w:vAlign w:val="top"/>
              </w:tcPr>
              <w:p w14:paraId="0363982E" w14:textId="3FCFC82B" w:rsidR="006C7E0B" w:rsidRPr="00F77E46" w:rsidRDefault="006C7E0B" w:rsidP="006C7E0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2" w:type="dxa"/>
                <w:tcBorders>
                  <w:top w:val="single" w:sz="4" w:space="0" w:color="F2F2F2" w:themeColor="background1" w:themeShade="F2"/>
                  <w:bottom w:val="single" w:sz="4" w:space="0" w:color="F2F2F2" w:themeColor="background1" w:themeShade="F2"/>
                </w:tcBorders>
                <w:vAlign w:val="top"/>
              </w:tcPr>
              <w:p w14:paraId="1ED1D4FC" w14:textId="213EF2CA" w:rsidR="006C7E0B" w:rsidRPr="00015F46"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Delivery Manager</w:t>
                </w:r>
              </w:p>
            </w:tc>
            <w:tc>
              <w:tcPr>
                <w:tcW w:w="2407" w:type="dxa"/>
                <w:tcBorders>
                  <w:top w:val="single" w:sz="4" w:space="0" w:color="F2F2F2" w:themeColor="background1" w:themeShade="F2"/>
                  <w:bottom w:val="single" w:sz="4" w:space="0" w:color="F2F2F2" w:themeColor="background1" w:themeShade="F2"/>
                </w:tcBorders>
                <w:vAlign w:val="top"/>
              </w:tcPr>
              <w:p w14:paraId="72E48AD4" w14:textId="06F4E8B5" w:rsidR="006C7E0B" w:rsidRPr="00570C2C"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Mock OIDC Provider will be used for the build. QDI OIDC Provider will be an additional integration.</w:t>
                </w:r>
              </w:p>
            </w:tc>
          </w:tr>
          <w:tr w:rsidR="006C7E0B" w:rsidRPr="007E5415" w14:paraId="6926A782" w14:textId="77777777">
            <w:trPr>
              <w:trHeight w:val="2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FFFFFF" w:themeColor="background1"/>
                </w:tcBorders>
                <w:vAlign w:val="top"/>
              </w:tcPr>
              <w:p w14:paraId="422E39CD" w14:textId="7C901981" w:rsidR="006C7E0B" w:rsidRPr="00B44420" w:rsidRDefault="006C7E0B" w:rsidP="006C7E0B">
                <w:pPr>
                  <w:pStyle w:val="TableSubHeading"/>
                </w:pPr>
                <w:r w:rsidRPr="001106AD">
                  <w:t>R004</w:t>
                </w:r>
              </w:p>
            </w:tc>
            <w:tc>
              <w:tcPr>
                <w:tcW w:w="2268" w:type="dxa"/>
                <w:tcBorders>
                  <w:bottom w:val="single" w:sz="12" w:space="0" w:color="003E8F"/>
                </w:tcBorders>
                <w:vAlign w:val="top"/>
              </w:tcPr>
              <w:p w14:paraId="026C3256" w14:textId="3F2F5B15"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Building 6 environments may introduce delays during the build phase</w:t>
                </w:r>
              </w:p>
            </w:tc>
            <w:tc>
              <w:tcPr>
                <w:tcW w:w="1181" w:type="dxa"/>
                <w:tcBorders>
                  <w:bottom w:val="single" w:sz="12" w:space="0" w:color="003E8F"/>
                </w:tcBorders>
                <w:vAlign w:val="top"/>
              </w:tcPr>
              <w:p w14:paraId="0BD3BDF3" w14:textId="16C5F9CA"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Medium</w:t>
                </w:r>
              </w:p>
            </w:tc>
            <w:tc>
              <w:tcPr>
                <w:tcW w:w="1181" w:type="dxa"/>
                <w:tcBorders>
                  <w:top w:val="single" w:sz="4" w:space="0" w:color="F2F2F2" w:themeColor="background1" w:themeShade="F2"/>
                  <w:bottom w:val="single" w:sz="12" w:space="0" w:color="003E8F"/>
                </w:tcBorders>
                <w:vAlign w:val="top"/>
              </w:tcPr>
              <w:p w14:paraId="552AC94D" w14:textId="440C86F6"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Low</w:t>
                </w:r>
              </w:p>
            </w:tc>
            <w:tc>
              <w:tcPr>
                <w:tcW w:w="1182" w:type="dxa"/>
                <w:tcBorders>
                  <w:top w:val="single" w:sz="4" w:space="0" w:color="F2F2F2" w:themeColor="background1" w:themeShade="F2"/>
                  <w:bottom w:val="single" w:sz="12" w:space="0" w:color="003E8F"/>
                </w:tcBorders>
                <w:vAlign w:val="top"/>
              </w:tcPr>
              <w:p w14:paraId="65797E61" w14:textId="2FA25745"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Delivery Manager</w:t>
                </w:r>
              </w:p>
            </w:tc>
            <w:tc>
              <w:tcPr>
                <w:tcW w:w="2407" w:type="dxa"/>
                <w:tcBorders>
                  <w:top w:val="single" w:sz="4" w:space="0" w:color="F2F2F2" w:themeColor="background1" w:themeShade="F2"/>
                  <w:bottom w:val="single" w:sz="12" w:space="0" w:color="003E8F"/>
                </w:tcBorders>
                <w:vAlign w:val="top"/>
              </w:tcPr>
              <w:p w14:paraId="00F243FB" w14:textId="01FACBFC" w:rsidR="006C7E0B" w:rsidRPr="00B44420" w:rsidRDefault="006C7E0B" w:rsidP="006C7E0B">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106AD">
                  <w:t>The environment configurations will be identical as much as possible and the build will be via CI/CD and terraform automation.</w:t>
                </w:r>
              </w:p>
            </w:tc>
          </w:tr>
        </w:tbl>
        <w:p w14:paraId="0AF51054" w14:textId="77777777" w:rsidR="00462904" w:rsidRPr="000E312A" w:rsidRDefault="00462904" w:rsidP="00462904">
          <w:pPr>
            <w:pStyle w:val="Caption"/>
            <w:rPr>
              <w:b/>
              <w:bCs w:val="0"/>
            </w:rPr>
          </w:pPr>
          <w:bookmarkStart w:id="226" w:name="_Toc239255939"/>
          <w:bookmarkStart w:id="227" w:name="_Toc242170512"/>
          <w:r>
            <w:t xml:space="preserve">Table </w:t>
          </w:r>
          <w:r>
            <w:fldChar w:fldCharType="begin"/>
          </w:r>
          <w:r>
            <w:instrText xml:space="preserve"> SEQ Table \* ARABIC </w:instrText>
          </w:r>
          <w:r>
            <w:fldChar w:fldCharType="separate"/>
          </w:r>
          <w:r>
            <w:t>24</w:t>
          </w:r>
          <w:r>
            <w:fldChar w:fldCharType="end"/>
          </w:r>
          <w:r>
            <w:t xml:space="preserve"> - </w:t>
          </w:r>
          <w:r w:rsidRPr="00277087">
            <w:t>Project Risk Register and Mitigation Plan</w:t>
          </w:r>
          <w:bookmarkEnd w:id="226"/>
          <w:bookmarkEnd w:id="227"/>
        </w:p>
        <w:p w14:paraId="76802D3F" w14:textId="77777777" w:rsidR="00462904" w:rsidRDefault="00462904" w:rsidP="00462904">
          <w:pPr>
            <w:spacing w:after="0" w:line="240" w:lineRule="auto"/>
            <w:rPr>
              <w:rFonts w:asciiTheme="majorHAnsi" w:eastAsia="Source Sans Pro" w:hAnsiTheme="majorHAnsi" w:cstheme="majorBidi"/>
              <w:b/>
              <w:color w:val="002F6E" w:themeColor="accent6" w:themeShade="40"/>
              <w:sz w:val="28"/>
              <w:szCs w:val="32"/>
            </w:rPr>
          </w:pPr>
          <w:r>
            <w:br w:type="page"/>
          </w:r>
        </w:p>
        <w:p w14:paraId="2E54B5B6" w14:textId="77777777" w:rsidR="00462904" w:rsidRDefault="00462904" w:rsidP="00462904">
          <w:pPr>
            <w:pStyle w:val="Heading2-NumberedList"/>
          </w:pPr>
          <w:bookmarkStart w:id="228" w:name="_Toc239248623"/>
          <w:bookmarkStart w:id="229" w:name="_Toc242170624"/>
          <w:r w:rsidRPr="00FE0C18">
            <w:t>Assumptions &amp; Constraints</w:t>
          </w:r>
          <w:bookmarkEnd w:id="228"/>
          <w:bookmarkEnd w:id="229"/>
        </w:p>
        <w:p w14:paraId="02CBC948" w14:textId="77777777" w:rsidR="00462904" w:rsidRPr="001828AE" w:rsidRDefault="00462904" w:rsidP="00462904">
          <w:pPr>
            <w:rPr>
              <w:b/>
              <w:bCs/>
            </w:rPr>
          </w:pPr>
          <w:r w:rsidRPr="001828AE">
            <w:rPr>
              <w:b/>
              <w:bCs/>
            </w:rPr>
            <w:t>Purpose</w:t>
          </w:r>
        </w:p>
        <w:p w14:paraId="5EF5918B" w14:textId="77777777" w:rsidR="00462904" w:rsidRDefault="00462904" w:rsidP="00462904">
          <w:r>
            <w:t>Documents the assumptions underpinning the proposed solution and the constraints that influence architecture decisions, delivery planning and solution implementation.</w:t>
          </w:r>
        </w:p>
        <w:p w14:paraId="64B7252E" w14:textId="77777777" w:rsidR="00462904" w:rsidRPr="008A4228" w:rsidRDefault="00462904" w:rsidP="00462904">
          <w:pPr>
            <w:rPr>
              <w:b/>
              <w:bCs/>
              <w:i/>
              <w:iCs/>
            </w:rPr>
          </w:pPr>
          <w:r w:rsidRPr="008A4228">
            <w:rPr>
              <w:b/>
              <w:bCs/>
              <w:i/>
              <w:iCs/>
            </w:rPr>
            <w:t>Guidance for Solution Architects</w:t>
          </w:r>
        </w:p>
        <w:p w14:paraId="611A388A" w14:textId="77777777" w:rsidR="00462904" w:rsidRPr="008A4228" w:rsidRDefault="00462904" w:rsidP="00462904">
          <w:pPr>
            <w:rPr>
              <w:i/>
              <w:iCs/>
            </w:rPr>
          </w:pPr>
          <w:r w:rsidRPr="008A4228">
            <w:rPr>
              <w:i/>
              <w:iCs/>
            </w:rPr>
            <w:t>Capture assumptions that materially influence architecture decisions, scope, effort, sequencing or expected outcomes. Assumptions should be reviewed periodically and validated as the initiative progresses.</w:t>
          </w:r>
        </w:p>
        <w:p w14:paraId="45F7F660" w14:textId="77777777" w:rsidR="00462904" w:rsidRPr="008A4228" w:rsidRDefault="00462904" w:rsidP="00462904">
          <w:pPr>
            <w:rPr>
              <w:i/>
              <w:iCs/>
            </w:rPr>
          </w:pPr>
          <w:r w:rsidRPr="008A4228">
            <w:rPr>
              <w:i/>
              <w:iCs/>
            </w:rPr>
            <w:t>Constraints should represent conditions that are mandatory, non-negotiable or outside the control of the initiative. These often include enterprise standards, regulatory obligations, approved platforms, budget limitations and delivery timelines.</w:t>
          </w:r>
        </w:p>
        <w:p w14:paraId="54B39E76" w14:textId="77777777" w:rsidR="00462904" w:rsidRPr="008A4228" w:rsidRDefault="00462904" w:rsidP="00462904">
          <w:pPr>
            <w:rPr>
              <w:i/>
              <w:iCs/>
            </w:rPr>
          </w:pPr>
          <w:r w:rsidRPr="008A4228">
            <w:rPr>
              <w:i/>
              <w:iCs/>
            </w:rPr>
            <w:t>Avoid using assumptions as undocumented requirements.</w:t>
          </w:r>
        </w:p>
        <w:p w14:paraId="09D2E9B1" w14:textId="77777777" w:rsidR="00462904" w:rsidRDefault="00462904" w:rsidP="00462904">
          <w:pPr>
            <w:spacing w:after="0" w:line="240" w:lineRule="auto"/>
            <w:rPr>
              <w:b/>
              <w:bCs/>
            </w:rPr>
          </w:pPr>
          <w:r>
            <w:rPr>
              <w:b/>
              <w:bCs/>
            </w:rPr>
            <w:br w:type="page"/>
          </w:r>
        </w:p>
        <w:p w14:paraId="7B5BD016" w14:textId="77777777" w:rsidR="00462904" w:rsidRPr="001828AE" w:rsidRDefault="00462904" w:rsidP="00462904">
          <w:pPr>
            <w:rPr>
              <w:b/>
              <w:bCs/>
            </w:rPr>
          </w:pPr>
          <w:r w:rsidRPr="001828AE">
            <w:rPr>
              <w:b/>
              <w:bCs/>
            </w:rPr>
            <w:t>Example</w:t>
          </w:r>
        </w:p>
        <w:p w14:paraId="0C4AE351" w14:textId="77777777" w:rsidR="00462904" w:rsidRPr="00FE24DB" w:rsidRDefault="00462904" w:rsidP="00462904">
          <w:pPr>
            <w:rPr>
              <w:b/>
              <w:bCs/>
            </w:rPr>
          </w:pPr>
          <w:r w:rsidRPr="00FE24DB">
            <w:rPr>
              <w:b/>
              <w:bCs/>
            </w:rPr>
            <w:t>Assumptions</w:t>
          </w:r>
        </w:p>
        <w:tbl>
          <w:tblPr>
            <w:tblStyle w:val="WorkCoverTableStyle1"/>
            <w:tblW w:w="9072" w:type="dxa"/>
            <w:tblLayout w:type="fixed"/>
            <w:tblCellMar>
              <w:top w:w="57" w:type="dxa"/>
              <w:bottom w:w="57" w:type="dxa"/>
            </w:tblCellMar>
            <w:tblLook w:val="06A0" w:firstRow="1" w:lastRow="0" w:firstColumn="1" w:lastColumn="0" w:noHBand="1" w:noVBand="1"/>
          </w:tblPr>
          <w:tblGrid>
            <w:gridCol w:w="1276"/>
            <w:gridCol w:w="1276"/>
            <w:gridCol w:w="6520"/>
          </w:tblGrid>
          <w:tr w:rsidR="00462904" w:rsidRPr="00CF5342" w14:paraId="1392BE0E"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276" w:type="dxa"/>
                <w:vAlign w:val="top"/>
              </w:tcPr>
              <w:p w14:paraId="2FFF4FB3" w14:textId="77777777" w:rsidR="00462904" w:rsidRPr="00CF5342" w:rsidRDefault="00462904">
                <w:pPr>
                  <w:pStyle w:val="TableHeading"/>
                </w:pPr>
                <w:r w:rsidRPr="00777940">
                  <w:t>ID</w:t>
                </w:r>
              </w:p>
            </w:tc>
            <w:tc>
              <w:tcPr>
                <w:tcW w:w="1276" w:type="dxa"/>
                <w:vAlign w:val="top"/>
              </w:tcPr>
              <w:p w14:paraId="70A1657C"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777940">
                  <w:t>Category</w:t>
                </w:r>
              </w:p>
            </w:tc>
            <w:tc>
              <w:tcPr>
                <w:tcW w:w="6520" w:type="dxa"/>
                <w:vAlign w:val="top"/>
              </w:tcPr>
              <w:p w14:paraId="7ABF2F9E"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777940">
                  <w:t>Assumption</w:t>
                </w:r>
              </w:p>
            </w:tc>
          </w:tr>
          <w:tr w:rsidR="00353FD2" w:rsidRPr="00BB5816" w14:paraId="18D13816" w14:textId="77777777">
            <w:trPr>
              <w:trHeight w:val="93"/>
            </w:trPr>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FFFFFF" w:themeColor="background1"/>
                </w:tcBorders>
                <w:vAlign w:val="top"/>
              </w:tcPr>
              <w:p w14:paraId="7F91EA16" w14:textId="71FFBDAB" w:rsidR="00353FD2" w:rsidRPr="00B44420" w:rsidRDefault="00353FD2" w:rsidP="00353FD2">
                <w:pPr>
                  <w:pStyle w:val="TableSubHeading"/>
                  <w:tabs>
                    <w:tab w:val="left" w:pos="1996"/>
                  </w:tabs>
                  <w:spacing w:after="0"/>
                </w:pPr>
                <w:r w:rsidRPr="00087210">
                  <w:t>A001</w:t>
                </w:r>
              </w:p>
            </w:tc>
            <w:tc>
              <w:tcPr>
                <w:tcW w:w="1276" w:type="dxa"/>
                <w:tcBorders>
                  <w:top w:val="nil"/>
                  <w:bottom w:val="nil"/>
                </w:tcBorders>
                <w:vAlign w:val="top"/>
              </w:tcPr>
              <w:p w14:paraId="1BCE4761" w14:textId="7B1C4AF8" w:rsidR="00353FD2" w:rsidRPr="00B44420" w:rsidRDefault="00353FD2" w:rsidP="00353FD2">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Business</w:t>
                </w:r>
              </w:p>
            </w:tc>
            <w:tc>
              <w:tcPr>
                <w:tcW w:w="6520" w:type="dxa"/>
                <w:tcBorders>
                  <w:top w:val="nil"/>
                  <w:bottom w:val="nil"/>
                </w:tcBorders>
                <w:vAlign w:val="top"/>
              </w:tcPr>
              <w:p w14:paraId="5395119B" w14:textId="0775040F" w:rsidR="00353FD2" w:rsidRPr="00B44420" w:rsidRDefault="00353FD2" w:rsidP="00353FD2">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Business representatives will be available throughout design and testing activities</w:t>
                </w:r>
              </w:p>
            </w:tc>
          </w:tr>
          <w:tr w:rsidR="00353FD2" w:rsidRPr="007E5415" w14:paraId="3A1AFD13"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bottom w:val="single" w:sz="4" w:space="0" w:color="FFFFFF" w:themeColor="background1"/>
                </w:tcBorders>
                <w:vAlign w:val="top"/>
              </w:tcPr>
              <w:p w14:paraId="2D615020" w14:textId="2F295F95" w:rsidR="00353FD2" w:rsidRPr="00F2475B" w:rsidRDefault="00353FD2" w:rsidP="00353FD2">
                <w:pPr>
                  <w:pStyle w:val="TableSubHeading"/>
                  <w:spacing w:after="0"/>
                </w:pPr>
                <w:r w:rsidRPr="00087210">
                  <w:t>A002</w:t>
                </w:r>
              </w:p>
            </w:tc>
            <w:tc>
              <w:tcPr>
                <w:tcW w:w="1276" w:type="dxa"/>
                <w:tcBorders>
                  <w:top w:val="single" w:sz="4" w:space="0" w:color="F2F2F2" w:themeColor="background1" w:themeShade="F2"/>
                  <w:bottom w:val="single" w:sz="4" w:space="0" w:color="F2F2F2" w:themeColor="background1" w:themeShade="F2"/>
                </w:tcBorders>
                <w:vAlign w:val="top"/>
              </w:tcPr>
              <w:p w14:paraId="094BB4F1" w14:textId="6144B071" w:rsidR="00353FD2" w:rsidRPr="00AF30B3"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Technology</w:t>
                </w:r>
              </w:p>
            </w:tc>
            <w:tc>
              <w:tcPr>
                <w:tcW w:w="6520" w:type="dxa"/>
                <w:tcBorders>
                  <w:top w:val="single" w:sz="4" w:space="0" w:color="F2F2F2" w:themeColor="background1" w:themeShade="F2"/>
                  <w:bottom w:val="single" w:sz="4" w:space="0" w:color="F2F2F2" w:themeColor="background1" w:themeShade="F2"/>
                </w:tcBorders>
                <w:vAlign w:val="top"/>
              </w:tcPr>
              <w:p w14:paraId="386948CF" w14:textId="2331CCAC" w:rsidR="00353FD2" w:rsidRPr="00471286"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Strategic enterprise platforms will remain available during implementation</w:t>
                </w:r>
              </w:p>
            </w:tc>
          </w:tr>
          <w:tr w:rsidR="00353FD2" w:rsidRPr="007E5415" w14:paraId="340CD193"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bottom w:val="single" w:sz="4" w:space="0" w:color="FFFFFF" w:themeColor="background1"/>
                </w:tcBorders>
                <w:vAlign w:val="top"/>
              </w:tcPr>
              <w:p w14:paraId="6FE28CF6" w14:textId="4885B25C" w:rsidR="00353FD2" w:rsidRPr="003A516C" w:rsidRDefault="00353FD2" w:rsidP="00353FD2">
                <w:pPr>
                  <w:pStyle w:val="TableSubHeading"/>
                  <w:spacing w:after="0"/>
                </w:pPr>
                <w:r w:rsidRPr="00087210">
                  <w:t>A003</w:t>
                </w:r>
              </w:p>
            </w:tc>
            <w:tc>
              <w:tcPr>
                <w:tcW w:w="1276" w:type="dxa"/>
                <w:tcBorders>
                  <w:top w:val="single" w:sz="4" w:space="0" w:color="F2F2F2" w:themeColor="background1" w:themeShade="F2"/>
                  <w:bottom w:val="single" w:sz="4" w:space="0" w:color="F2F2F2" w:themeColor="background1" w:themeShade="F2"/>
                </w:tcBorders>
                <w:vAlign w:val="top"/>
              </w:tcPr>
              <w:p w14:paraId="6146A02B" w14:textId="4C183F06" w:rsidR="00353FD2" w:rsidRPr="00701FE4"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Technology</w:t>
                </w:r>
              </w:p>
            </w:tc>
            <w:tc>
              <w:tcPr>
                <w:tcW w:w="6520" w:type="dxa"/>
                <w:tcBorders>
                  <w:top w:val="single" w:sz="4" w:space="0" w:color="F2F2F2" w:themeColor="background1" w:themeShade="F2"/>
                  <w:bottom w:val="single" w:sz="4" w:space="0" w:color="F2F2F2" w:themeColor="background1" w:themeShade="F2"/>
                </w:tcBorders>
                <w:vAlign w:val="top"/>
              </w:tcPr>
              <w:p w14:paraId="6D7B738D" w14:textId="5936AD95" w:rsidR="00353FD2" w:rsidRPr="008F2370"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Participating external applications and mock components will natively support standard OAuth 2.0 and OpenID Connect (OIDC) protocols.</w:t>
                </w:r>
              </w:p>
            </w:tc>
          </w:tr>
          <w:tr w:rsidR="00353FD2" w:rsidRPr="007E5415" w14:paraId="5BF9EAB8"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bottom w:val="single" w:sz="4" w:space="0" w:color="FFFFFF" w:themeColor="background1"/>
                </w:tcBorders>
                <w:vAlign w:val="top"/>
              </w:tcPr>
              <w:p w14:paraId="6D7FB349" w14:textId="21AE1641" w:rsidR="00353FD2" w:rsidRPr="003A516C" w:rsidRDefault="00353FD2" w:rsidP="00353FD2">
                <w:pPr>
                  <w:pStyle w:val="TableSubHeading"/>
                  <w:spacing w:after="0"/>
                </w:pPr>
                <w:r w:rsidRPr="00087210">
                  <w:t>A004</w:t>
                </w:r>
              </w:p>
            </w:tc>
            <w:tc>
              <w:tcPr>
                <w:tcW w:w="1276" w:type="dxa"/>
                <w:tcBorders>
                  <w:top w:val="single" w:sz="4" w:space="0" w:color="F2F2F2" w:themeColor="background1" w:themeShade="F2"/>
                  <w:bottom w:val="single" w:sz="4" w:space="0" w:color="F2F2F2" w:themeColor="background1" w:themeShade="F2"/>
                </w:tcBorders>
                <w:vAlign w:val="top"/>
              </w:tcPr>
              <w:p w14:paraId="570DF9F8" w14:textId="2E988F62" w:rsidR="00353FD2" w:rsidRPr="00701FE4"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Delivery</w:t>
                </w:r>
              </w:p>
            </w:tc>
            <w:tc>
              <w:tcPr>
                <w:tcW w:w="6520" w:type="dxa"/>
                <w:tcBorders>
                  <w:top w:val="single" w:sz="4" w:space="0" w:color="F2F2F2" w:themeColor="background1" w:themeShade="F2"/>
                  <w:bottom w:val="single" w:sz="4" w:space="0" w:color="F2F2F2" w:themeColor="background1" w:themeShade="F2"/>
                </w:tcBorders>
                <w:vAlign w:val="top"/>
              </w:tcPr>
              <w:p w14:paraId="4E3B8213" w14:textId="2DC17F4A" w:rsidR="00353FD2" w:rsidRPr="008F2370"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Operational resources for IAM platform administration and deployment automation via GitHub Actions/Terraform will be available throughout all project phases.</w:t>
                </w:r>
              </w:p>
            </w:tc>
          </w:tr>
          <w:tr w:rsidR="00353FD2" w:rsidRPr="007E5415" w14:paraId="54EA2FC9"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tcBorders>
                <w:vAlign w:val="top"/>
              </w:tcPr>
              <w:p w14:paraId="386B8D81" w14:textId="0E605886" w:rsidR="00353FD2" w:rsidRPr="005377BD" w:rsidRDefault="00353FD2" w:rsidP="00353FD2">
                <w:pPr>
                  <w:pStyle w:val="TableSubHeading"/>
                  <w:spacing w:after="0"/>
                </w:pPr>
                <w:r w:rsidRPr="00087210">
                  <w:t>A00</w:t>
                </w:r>
                <w:r>
                  <w:t>5</w:t>
                </w:r>
              </w:p>
            </w:tc>
            <w:tc>
              <w:tcPr>
                <w:tcW w:w="1276" w:type="dxa"/>
                <w:tcBorders>
                  <w:top w:val="single" w:sz="4" w:space="0" w:color="F2F2F2" w:themeColor="background1" w:themeShade="F2"/>
                  <w:bottom w:val="single" w:sz="12" w:space="0" w:color="003E8F"/>
                </w:tcBorders>
                <w:vAlign w:val="top"/>
              </w:tcPr>
              <w:p w14:paraId="11207245" w14:textId="07616672" w:rsidR="00353FD2" w:rsidRPr="00AF30B3"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Delivery</w:t>
                </w:r>
              </w:p>
            </w:tc>
            <w:tc>
              <w:tcPr>
                <w:tcW w:w="6520" w:type="dxa"/>
                <w:tcBorders>
                  <w:top w:val="single" w:sz="4" w:space="0" w:color="F2F2F2" w:themeColor="background1" w:themeShade="F2"/>
                  <w:bottom w:val="single" w:sz="12" w:space="0" w:color="003E8F"/>
                </w:tcBorders>
                <w:vAlign w:val="top"/>
              </w:tcPr>
              <w:p w14:paraId="24CC83D4" w14:textId="3EA3D996" w:rsidR="00353FD2" w:rsidRPr="00650F73" w:rsidRDefault="00353FD2" w:rsidP="00353FD2">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87210">
                  <w:t>Funding approval remains in place for all planned phases</w:t>
                </w:r>
              </w:p>
            </w:tc>
          </w:tr>
        </w:tbl>
        <w:p w14:paraId="37380EB5" w14:textId="77777777" w:rsidR="00462904" w:rsidRDefault="00462904" w:rsidP="00462904">
          <w:pPr>
            <w:pStyle w:val="Caption"/>
          </w:pPr>
          <w:bookmarkStart w:id="230" w:name="_Toc239255940"/>
          <w:bookmarkStart w:id="231" w:name="_Toc242170513"/>
          <w:r>
            <w:t xml:space="preserve">Table </w:t>
          </w:r>
          <w:r>
            <w:fldChar w:fldCharType="begin"/>
          </w:r>
          <w:r>
            <w:instrText xml:space="preserve"> SEQ Table \* ARABIC </w:instrText>
          </w:r>
          <w:r>
            <w:fldChar w:fldCharType="separate"/>
          </w:r>
          <w:r>
            <w:t>25</w:t>
          </w:r>
          <w:r>
            <w:fldChar w:fldCharType="end"/>
          </w:r>
          <w:r>
            <w:t xml:space="preserve"> - </w:t>
          </w:r>
          <w:r w:rsidRPr="007D6137">
            <w:t>Project Assumptions Register</w:t>
          </w:r>
          <w:bookmarkEnd w:id="230"/>
          <w:bookmarkEnd w:id="231"/>
        </w:p>
        <w:p w14:paraId="7C9903AD" w14:textId="77777777" w:rsidR="00462904" w:rsidRPr="00FE24DB" w:rsidRDefault="00462904" w:rsidP="00462904">
          <w:pPr>
            <w:rPr>
              <w:b/>
              <w:bCs/>
            </w:rPr>
          </w:pPr>
          <w:r w:rsidRPr="00FE24DB">
            <w:rPr>
              <w:b/>
              <w:bCs/>
            </w:rPr>
            <w:t>Constraints</w:t>
          </w:r>
        </w:p>
        <w:tbl>
          <w:tblPr>
            <w:tblStyle w:val="WorkCoverTableStyle1"/>
            <w:tblW w:w="9072" w:type="dxa"/>
            <w:tblLayout w:type="fixed"/>
            <w:tblCellMar>
              <w:top w:w="57" w:type="dxa"/>
              <w:bottom w:w="57" w:type="dxa"/>
            </w:tblCellMar>
            <w:tblLook w:val="06A0" w:firstRow="1" w:lastRow="0" w:firstColumn="1" w:lastColumn="0" w:noHBand="1" w:noVBand="1"/>
          </w:tblPr>
          <w:tblGrid>
            <w:gridCol w:w="1276"/>
            <w:gridCol w:w="1276"/>
            <w:gridCol w:w="6520"/>
          </w:tblGrid>
          <w:tr w:rsidR="00462904" w:rsidRPr="00CF5342" w14:paraId="3DF0D803"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276" w:type="dxa"/>
                <w:vAlign w:val="top"/>
              </w:tcPr>
              <w:p w14:paraId="152F0075" w14:textId="77777777" w:rsidR="00462904" w:rsidRPr="00CF5342" w:rsidRDefault="00462904">
                <w:pPr>
                  <w:pStyle w:val="TableHeading"/>
                </w:pPr>
                <w:r w:rsidRPr="00777940">
                  <w:t>ID</w:t>
                </w:r>
              </w:p>
            </w:tc>
            <w:tc>
              <w:tcPr>
                <w:tcW w:w="1276" w:type="dxa"/>
                <w:vAlign w:val="top"/>
              </w:tcPr>
              <w:p w14:paraId="47313EAD"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777940">
                  <w:t>Category</w:t>
                </w:r>
              </w:p>
            </w:tc>
            <w:tc>
              <w:tcPr>
                <w:tcW w:w="6520" w:type="dxa"/>
                <w:vAlign w:val="top"/>
              </w:tcPr>
              <w:p w14:paraId="473E5933"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t>Constraint</w:t>
                </w:r>
              </w:p>
            </w:tc>
          </w:tr>
          <w:tr w:rsidR="00462904" w:rsidRPr="00BB5816" w14:paraId="1CAFD953" w14:textId="77777777">
            <w:trPr>
              <w:trHeight w:val="93"/>
            </w:trPr>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FFFFFF" w:themeColor="background1"/>
                </w:tcBorders>
                <w:vAlign w:val="top"/>
              </w:tcPr>
              <w:p w14:paraId="5B9BC6CD" w14:textId="77777777" w:rsidR="00462904" w:rsidRPr="00B44420" w:rsidRDefault="00462904">
                <w:pPr>
                  <w:pStyle w:val="TableSubHeading"/>
                  <w:tabs>
                    <w:tab w:val="left" w:pos="1996"/>
                  </w:tabs>
                  <w:spacing w:after="0"/>
                </w:pPr>
                <w:r w:rsidRPr="00D3033A">
                  <w:t>C001</w:t>
                </w:r>
              </w:p>
            </w:tc>
            <w:tc>
              <w:tcPr>
                <w:tcW w:w="1276" w:type="dxa"/>
                <w:tcBorders>
                  <w:top w:val="nil"/>
                  <w:bottom w:val="nil"/>
                </w:tcBorders>
                <w:vAlign w:val="top"/>
              </w:tcPr>
              <w:p w14:paraId="02268CE7" w14:textId="5283FF9D"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c>
              <w:tcPr>
                <w:tcW w:w="6520" w:type="dxa"/>
                <w:tcBorders>
                  <w:top w:val="nil"/>
                  <w:bottom w:val="nil"/>
                </w:tcBorders>
                <w:vAlign w:val="top"/>
              </w:tcPr>
              <w:p w14:paraId="1BF83903" w14:textId="13663175"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221EC8" w:rsidRPr="007E5415" w14:paraId="4D88D855"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bottom w:val="single" w:sz="4" w:space="0" w:color="FFFFFF" w:themeColor="background1"/>
                </w:tcBorders>
                <w:vAlign w:val="top"/>
              </w:tcPr>
              <w:p w14:paraId="2130F63C" w14:textId="77777777" w:rsidR="00221EC8" w:rsidRPr="00F2475B" w:rsidRDefault="00221EC8" w:rsidP="00221EC8">
                <w:pPr>
                  <w:pStyle w:val="TableSubHeading"/>
                  <w:spacing w:after="0"/>
                </w:pPr>
                <w:r w:rsidRPr="00D3033A">
                  <w:t>C00</w:t>
                </w:r>
                <w:r>
                  <w:t>2</w:t>
                </w:r>
              </w:p>
            </w:tc>
            <w:tc>
              <w:tcPr>
                <w:tcW w:w="1276" w:type="dxa"/>
                <w:tcBorders>
                  <w:top w:val="single" w:sz="4" w:space="0" w:color="F2F2F2" w:themeColor="background1" w:themeShade="F2"/>
                  <w:bottom w:val="single" w:sz="4" w:space="0" w:color="F2F2F2" w:themeColor="background1" w:themeShade="F2"/>
                </w:tcBorders>
                <w:vAlign w:val="top"/>
              </w:tcPr>
              <w:p w14:paraId="6E630E4C" w14:textId="5E6716E7" w:rsidR="00221EC8" w:rsidRPr="00AF30B3"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Technology</w:t>
                </w:r>
              </w:p>
            </w:tc>
            <w:tc>
              <w:tcPr>
                <w:tcW w:w="6520" w:type="dxa"/>
                <w:tcBorders>
                  <w:top w:val="single" w:sz="4" w:space="0" w:color="F2F2F2" w:themeColor="background1" w:themeShade="F2"/>
                  <w:bottom w:val="single" w:sz="4" w:space="0" w:color="F2F2F2" w:themeColor="background1" w:themeShade="F2"/>
                </w:tcBorders>
                <w:vAlign w:val="top"/>
              </w:tcPr>
              <w:p w14:paraId="692863C8" w14:textId="33E676CF" w:rsidR="00221EC8" w:rsidRPr="00471286"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Must utilise approved strategic enterprise platforms</w:t>
                </w:r>
              </w:p>
            </w:tc>
          </w:tr>
          <w:tr w:rsidR="00221EC8" w:rsidRPr="007E5415" w14:paraId="2F19128E"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bottom w:val="single" w:sz="4" w:space="0" w:color="FFFFFF" w:themeColor="background1"/>
                </w:tcBorders>
                <w:vAlign w:val="top"/>
              </w:tcPr>
              <w:p w14:paraId="1093AA3F" w14:textId="0C3EFAB5" w:rsidR="00221EC8" w:rsidRPr="00D3033A" w:rsidRDefault="00221EC8" w:rsidP="00221EC8">
                <w:pPr>
                  <w:pStyle w:val="TableSubHeading"/>
                  <w:spacing w:after="0"/>
                </w:pPr>
                <w:r w:rsidRPr="00D3033A">
                  <w:t>C00</w:t>
                </w:r>
                <w:r>
                  <w:t>3</w:t>
                </w:r>
              </w:p>
            </w:tc>
            <w:tc>
              <w:tcPr>
                <w:tcW w:w="1276" w:type="dxa"/>
                <w:tcBorders>
                  <w:top w:val="single" w:sz="4" w:space="0" w:color="F2F2F2" w:themeColor="background1" w:themeShade="F2"/>
                  <w:bottom w:val="single" w:sz="4" w:space="0" w:color="F2F2F2" w:themeColor="background1" w:themeShade="F2"/>
                </w:tcBorders>
                <w:vAlign w:val="top"/>
              </w:tcPr>
              <w:p w14:paraId="0BF6EAB6" w14:textId="2B68A357" w:rsidR="00221EC8" w:rsidRPr="00277958"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Technology</w:t>
                </w:r>
              </w:p>
            </w:tc>
            <w:tc>
              <w:tcPr>
                <w:tcW w:w="6520" w:type="dxa"/>
                <w:tcBorders>
                  <w:top w:val="single" w:sz="4" w:space="0" w:color="F2F2F2" w:themeColor="background1" w:themeShade="F2"/>
                  <w:bottom w:val="single" w:sz="4" w:space="0" w:color="F2F2F2" w:themeColor="background1" w:themeShade="F2"/>
                </w:tcBorders>
                <w:vAlign w:val="top"/>
              </w:tcPr>
              <w:p w14:paraId="1A9707F5" w14:textId="684F06A9" w:rsidR="00221EC8" w:rsidRPr="00365D45"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Tenant configurations and traffic volumes must operate within established Auth0 Enterprise Public Cloud rate limits (e.g., 100 RPS sustained for the Authentication API).</w:t>
                </w:r>
              </w:p>
            </w:tc>
          </w:tr>
          <w:tr w:rsidR="00221EC8" w:rsidRPr="007E5415" w14:paraId="6DD97B71"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tcBorders>
                <w:vAlign w:val="top"/>
              </w:tcPr>
              <w:p w14:paraId="15E00534" w14:textId="03815352" w:rsidR="00221EC8" w:rsidRPr="005377BD" w:rsidRDefault="00221EC8" w:rsidP="00221EC8">
                <w:pPr>
                  <w:pStyle w:val="TableSubHeading"/>
                  <w:spacing w:after="0"/>
                </w:pPr>
                <w:r>
                  <w:t>C004</w:t>
                </w:r>
              </w:p>
            </w:tc>
            <w:tc>
              <w:tcPr>
                <w:tcW w:w="1276" w:type="dxa"/>
                <w:tcBorders>
                  <w:top w:val="single" w:sz="4" w:space="0" w:color="F2F2F2" w:themeColor="background1" w:themeShade="F2"/>
                  <w:bottom w:val="single" w:sz="12" w:space="0" w:color="003E8F"/>
                </w:tcBorders>
                <w:vAlign w:val="top"/>
              </w:tcPr>
              <w:p w14:paraId="4E346AF0" w14:textId="3ABF7B3B" w:rsidR="00221EC8" w:rsidRPr="00AF30B3"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Regulatory</w:t>
                </w:r>
              </w:p>
            </w:tc>
            <w:tc>
              <w:tcPr>
                <w:tcW w:w="6520" w:type="dxa"/>
                <w:tcBorders>
                  <w:top w:val="single" w:sz="4" w:space="0" w:color="F2F2F2" w:themeColor="background1" w:themeShade="F2"/>
                  <w:bottom w:val="single" w:sz="12" w:space="0" w:color="003E8F"/>
                </w:tcBorders>
                <w:vAlign w:val="top"/>
              </w:tcPr>
              <w:p w14:paraId="4BF76B3A" w14:textId="5EE7473F" w:rsidR="00221EC8" w:rsidRPr="00650F73" w:rsidRDefault="00221EC8" w:rsidP="00221EC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7552C2">
                  <w:t>Personal Identifiable Information (PII) stored within the CIAM platform must be strictly minimized to email address and phone number (this is not an Auth0 platform technical constraint)</w:t>
                </w:r>
              </w:p>
            </w:tc>
          </w:tr>
        </w:tbl>
        <w:p w14:paraId="4B61830E" w14:textId="77777777" w:rsidR="00462904" w:rsidRPr="00294E7B" w:rsidRDefault="00462904" w:rsidP="00462904">
          <w:pPr>
            <w:pStyle w:val="Caption"/>
          </w:pPr>
          <w:bookmarkStart w:id="232" w:name="_Toc239255941"/>
          <w:bookmarkStart w:id="233" w:name="_Toc242170514"/>
          <w:r>
            <w:t xml:space="preserve">Table </w:t>
          </w:r>
          <w:r>
            <w:fldChar w:fldCharType="begin"/>
          </w:r>
          <w:r>
            <w:instrText xml:space="preserve"> SEQ Table \* ARABIC </w:instrText>
          </w:r>
          <w:r>
            <w:fldChar w:fldCharType="separate"/>
          </w:r>
          <w:r>
            <w:t>26</w:t>
          </w:r>
          <w:r>
            <w:fldChar w:fldCharType="end"/>
          </w:r>
          <w:r>
            <w:t xml:space="preserve"> - </w:t>
          </w:r>
          <w:r w:rsidRPr="00C85D67">
            <w:t>Project Constraints Register</w:t>
          </w:r>
          <w:bookmarkEnd w:id="232"/>
          <w:bookmarkEnd w:id="233"/>
        </w:p>
        <w:p w14:paraId="76ED843A" w14:textId="77777777" w:rsidR="00462904" w:rsidRDefault="00462904" w:rsidP="00462904">
          <w:pPr>
            <w:spacing w:after="0" w:line="240" w:lineRule="auto"/>
            <w:rPr>
              <w:rFonts w:asciiTheme="majorHAnsi" w:eastAsia="Source Sans Pro" w:hAnsiTheme="majorHAnsi" w:cstheme="majorBidi"/>
              <w:b/>
              <w:color w:val="002F6E" w:themeColor="accent6" w:themeShade="40"/>
              <w:sz w:val="28"/>
              <w:szCs w:val="32"/>
            </w:rPr>
          </w:pPr>
          <w:r>
            <w:br w:type="page"/>
          </w:r>
        </w:p>
        <w:p w14:paraId="10F6A49A" w14:textId="77777777" w:rsidR="00462904" w:rsidRDefault="00462904" w:rsidP="00462904">
          <w:pPr>
            <w:pStyle w:val="Heading2-NumberedList"/>
          </w:pPr>
          <w:bookmarkStart w:id="234" w:name="_Toc239248624"/>
          <w:bookmarkStart w:id="235" w:name="_Toc242170625"/>
          <w:r w:rsidRPr="00FE0C18">
            <w:t>Issues &amp; Open Questions</w:t>
          </w:r>
          <w:bookmarkEnd w:id="234"/>
          <w:bookmarkEnd w:id="235"/>
        </w:p>
        <w:p w14:paraId="6115616A" w14:textId="77777777" w:rsidR="00462904" w:rsidRPr="00365D45" w:rsidRDefault="00462904" w:rsidP="00462904">
          <w:pPr>
            <w:rPr>
              <w:b/>
              <w:bCs/>
            </w:rPr>
          </w:pPr>
          <w:r w:rsidRPr="00365D45">
            <w:rPr>
              <w:b/>
              <w:bCs/>
            </w:rPr>
            <w:t>Purpose</w:t>
          </w:r>
        </w:p>
        <w:p w14:paraId="0C470590" w14:textId="77777777" w:rsidR="00462904" w:rsidRDefault="00462904" w:rsidP="00462904">
          <w:r>
            <w:t>Records known issues, unresolved questions and decision points that require investigation, clarification, review or governance approval.</w:t>
          </w:r>
        </w:p>
        <w:p w14:paraId="1BAD27ED" w14:textId="77777777" w:rsidR="00462904" w:rsidRPr="00365D45" w:rsidRDefault="00462904" w:rsidP="00462904">
          <w:pPr>
            <w:rPr>
              <w:b/>
              <w:bCs/>
            </w:rPr>
          </w:pPr>
          <w:r w:rsidRPr="00365D45">
            <w:rPr>
              <w:b/>
              <w:bCs/>
            </w:rPr>
            <w:t>Describe</w:t>
          </w:r>
        </w:p>
        <w:p w14:paraId="5CE174EE" w14:textId="77777777" w:rsidR="00462904" w:rsidRDefault="00462904">
          <w:pPr>
            <w:pStyle w:val="ListParagraph"/>
            <w:numPr>
              <w:ilvl w:val="0"/>
              <w:numId w:val="26"/>
            </w:numPr>
          </w:pPr>
          <w:r>
            <w:t>Existing problems affecting delivery or design.</w:t>
          </w:r>
        </w:p>
        <w:p w14:paraId="504FB364" w14:textId="77777777" w:rsidR="00462904" w:rsidRDefault="00462904">
          <w:pPr>
            <w:pStyle w:val="ListParagraph"/>
            <w:numPr>
              <w:ilvl w:val="0"/>
              <w:numId w:val="26"/>
            </w:numPr>
          </w:pPr>
          <w:r>
            <w:t>Current blockers and impediments.</w:t>
          </w:r>
        </w:p>
        <w:p w14:paraId="1CA1D082" w14:textId="77777777" w:rsidR="00462904" w:rsidRDefault="00462904">
          <w:pPr>
            <w:pStyle w:val="ListParagraph"/>
            <w:numPr>
              <w:ilvl w:val="0"/>
              <w:numId w:val="26"/>
            </w:numPr>
          </w:pPr>
          <w:r>
            <w:t>Missing information requiring validation.</w:t>
          </w:r>
        </w:p>
        <w:p w14:paraId="06C8C227" w14:textId="77777777" w:rsidR="00462904" w:rsidRDefault="00462904">
          <w:pPr>
            <w:pStyle w:val="ListParagraph"/>
            <w:numPr>
              <w:ilvl w:val="0"/>
              <w:numId w:val="26"/>
            </w:numPr>
          </w:pPr>
          <w:r>
            <w:t>Outstanding architecture and design decisions.</w:t>
          </w:r>
        </w:p>
        <w:p w14:paraId="5ECD0B1D" w14:textId="77777777" w:rsidR="00462904" w:rsidRDefault="00462904">
          <w:pPr>
            <w:pStyle w:val="ListParagraph"/>
            <w:numPr>
              <w:ilvl w:val="0"/>
              <w:numId w:val="26"/>
            </w:numPr>
          </w:pPr>
          <w:r>
            <w:t>Questions requiring stakeholder input.</w:t>
          </w:r>
        </w:p>
        <w:p w14:paraId="7B30332B" w14:textId="77777777" w:rsidR="00462904" w:rsidRDefault="00462904">
          <w:pPr>
            <w:pStyle w:val="ListParagraph"/>
            <w:numPr>
              <w:ilvl w:val="0"/>
              <w:numId w:val="26"/>
            </w:numPr>
          </w:pPr>
          <w:r>
            <w:t>Governance actions required to achieve resolution.</w:t>
          </w:r>
        </w:p>
        <w:p w14:paraId="0327FE72" w14:textId="77777777" w:rsidR="00462904" w:rsidRPr="00365D45" w:rsidRDefault="00462904" w:rsidP="00462904">
          <w:pPr>
            <w:rPr>
              <w:b/>
              <w:bCs/>
            </w:rPr>
          </w:pPr>
          <w:r w:rsidRPr="00365D45">
            <w:rPr>
              <w:b/>
              <w:bCs/>
            </w:rPr>
            <w:t>Include</w:t>
          </w:r>
        </w:p>
        <w:p w14:paraId="30591EC7" w14:textId="77777777" w:rsidR="00462904" w:rsidRDefault="00462904">
          <w:pPr>
            <w:pStyle w:val="ListParagraph"/>
            <w:numPr>
              <w:ilvl w:val="0"/>
              <w:numId w:val="25"/>
            </w:numPr>
          </w:pPr>
          <w:r>
            <w:t>Item identifier.</w:t>
          </w:r>
        </w:p>
        <w:p w14:paraId="65FE7715" w14:textId="77777777" w:rsidR="00462904" w:rsidRDefault="00462904">
          <w:pPr>
            <w:pStyle w:val="ListParagraph"/>
            <w:numPr>
              <w:ilvl w:val="0"/>
              <w:numId w:val="25"/>
            </w:numPr>
          </w:pPr>
          <w:r>
            <w:t>Item type.</w:t>
          </w:r>
        </w:p>
        <w:p w14:paraId="6E2B59B6" w14:textId="77777777" w:rsidR="00462904" w:rsidRDefault="00462904">
          <w:pPr>
            <w:pStyle w:val="ListParagraph"/>
            <w:numPr>
              <w:ilvl w:val="0"/>
              <w:numId w:val="25"/>
            </w:numPr>
          </w:pPr>
          <w:r>
            <w:t>Description.</w:t>
          </w:r>
        </w:p>
        <w:p w14:paraId="101D8957" w14:textId="77777777" w:rsidR="00462904" w:rsidRDefault="00462904">
          <w:pPr>
            <w:pStyle w:val="ListParagraph"/>
            <w:numPr>
              <w:ilvl w:val="0"/>
              <w:numId w:val="25"/>
            </w:numPr>
          </w:pPr>
          <w:r>
            <w:t>Impact.</w:t>
          </w:r>
        </w:p>
        <w:p w14:paraId="582A8993" w14:textId="77777777" w:rsidR="00462904" w:rsidRDefault="00462904">
          <w:pPr>
            <w:pStyle w:val="ListParagraph"/>
            <w:numPr>
              <w:ilvl w:val="0"/>
              <w:numId w:val="25"/>
            </w:numPr>
          </w:pPr>
          <w:r>
            <w:t>Owner.</w:t>
          </w:r>
        </w:p>
        <w:p w14:paraId="72ECA45E" w14:textId="77777777" w:rsidR="00462904" w:rsidRDefault="00462904">
          <w:pPr>
            <w:pStyle w:val="ListParagraph"/>
            <w:numPr>
              <w:ilvl w:val="0"/>
              <w:numId w:val="25"/>
            </w:numPr>
          </w:pPr>
          <w:r>
            <w:t>Resolution approach.</w:t>
          </w:r>
        </w:p>
        <w:p w14:paraId="7B6A8D6D" w14:textId="77777777" w:rsidR="00462904" w:rsidRDefault="00462904">
          <w:pPr>
            <w:pStyle w:val="ListParagraph"/>
            <w:numPr>
              <w:ilvl w:val="0"/>
              <w:numId w:val="25"/>
            </w:numPr>
          </w:pPr>
          <w:r>
            <w:t>Target date.</w:t>
          </w:r>
        </w:p>
        <w:p w14:paraId="41C0825D" w14:textId="77777777" w:rsidR="00462904" w:rsidRDefault="00462904">
          <w:pPr>
            <w:pStyle w:val="ListParagraph"/>
            <w:numPr>
              <w:ilvl w:val="0"/>
              <w:numId w:val="25"/>
            </w:numPr>
          </w:pPr>
          <w:r>
            <w:t>Status.</w:t>
          </w:r>
        </w:p>
        <w:p w14:paraId="1155F5B1" w14:textId="77777777" w:rsidR="00462904" w:rsidRDefault="00462904">
          <w:pPr>
            <w:pStyle w:val="ListParagraph"/>
            <w:numPr>
              <w:ilvl w:val="0"/>
              <w:numId w:val="25"/>
            </w:numPr>
          </w:pPr>
          <w:r>
            <w:t>Related risk, dependency or decision.</w:t>
          </w:r>
        </w:p>
        <w:p w14:paraId="29BF3ADA" w14:textId="77777777" w:rsidR="00462904" w:rsidRDefault="00462904" w:rsidP="00462904"/>
        <w:p w14:paraId="284195D6" w14:textId="77777777" w:rsidR="00462904" w:rsidRPr="00365D45" w:rsidRDefault="00462904" w:rsidP="00462904">
          <w:pPr>
            <w:rPr>
              <w:b/>
              <w:bCs/>
            </w:rPr>
          </w:pPr>
          <w:r w:rsidRPr="00365D45">
            <w:rPr>
              <w:b/>
              <w:bCs/>
            </w:rPr>
            <w:t>Guidance for Solution Architects</w:t>
          </w:r>
        </w:p>
        <w:p w14:paraId="771E0802" w14:textId="77777777" w:rsidR="00462904" w:rsidRDefault="00462904" w:rsidP="00462904">
          <w:r>
            <w:t>Focus on matters that could delay delivery, prevent approval, compromise architecture quality or create uncertainty in decision-making. Issues and questions should be actively managed and regularly reviewed through project and architecture governance forums.</w:t>
          </w:r>
        </w:p>
        <w:p w14:paraId="562629B0" w14:textId="59DD9B63" w:rsidR="00462904" w:rsidRDefault="00462904" w:rsidP="00462904">
          <w:r>
            <w:t xml:space="preserve">Provide enough information for </w:t>
          </w:r>
          <w:r w:rsidR="005E7C46">
            <w:t>decision makers</w:t>
          </w:r>
          <w:r>
            <w:t xml:space="preserve"> to understand the impact of non-resolution and what action is required.</w:t>
          </w:r>
        </w:p>
        <w:p w14:paraId="111A339C" w14:textId="77777777" w:rsidR="00462904" w:rsidRDefault="00462904" w:rsidP="00462904"/>
        <w:p w14:paraId="353AA603" w14:textId="77777777" w:rsidR="00462904" w:rsidRPr="00365D45" w:rsidRDefault="00462904" w:rsidP="00462904">
          <w:pPr>
            <w:rPr>
              <w:b/>
              <w:bCs/>
            </w:rPr>
          </w:pPr>
          <w:r w:rsidRPr="00365D45">
            <w:rPr>
              <w:b/>
              <w:bCs/>
            </w:rPr>
            <w:t>Example</w:t>
          </w:r>
        </w:p>
        <w:tbl>
          <w:tblPr>
            <w:tblStyle w:val="WorkCoverTableStyle1"/>
            <w:tblW w:w="0" w:type="auto"/>
            <w:tblLayout w:type="fixed"/>
            <w:tblCellMar>
              <w:top w:w="57" w:type="dxa"/>
              <w:bottom w:w="57" w:type="dxa"/>
            </w:tblCellMar>
            <w:tblLook w:val="06A0" w:firstRow="1" w:lastRow="0" w:firstColumn="1" w:lastColumn="0" w:noHBand="1" w:noVBand="1"/>
          </w:tblPr>
          <w:tblGrid>
            <w:gridCol w:w="709"/>
            <w:gridCol w:w="992"/>
            <w:gridCol w:w="3261"/>
            <w:gridCol w:w="1559"/>
            <w:gridCol w:w="1276"/>
            <w:gridCol w:w="1273"/>
          </w:tblGrid>
          <w:tr w:rsidR="00462904" w:rsidRPr="00814CE7" w14:paraId="7A83733E"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709" w:type="dxa"/>
                <w:vAlign w:val="top"/>
              </w:tcPr>
              <w:p w14:paraId="25FF9FBA" w14:textId="77777777" w:rsidR="00462904" w:rsidRPr="00814CE7" w:rsidRDefault="00462904">
                <w:pPr>
                  <w:pStyle w:val="TableHeading"/>
                </w:pPr>
                <w:r w:rsidRPr="00814CE7">
                  <w:t>Item ID</w:t>
                </w:r>
              </w:p>
            </w:tc>
            <w:tc>
              <w:tcPr>
                <w:tcW w:w="992" w:type="dxa"/>
                <w:vAlign w:val="top"/>
              </w:tcPr>
              <w:p w14:paraId="5A9F65DB" w14:textId="77777777" w:rsidR="00462904" w:rsidRPr="00814CE7" w:rsidRDefault="00462904">
                <w:pPr>
                  <w:pStyle w:val="TableHeading"/>
                  <w:cnfStyle w:val="100000000000" w:firstRow="1" w:lastRow="0" w:firstColumn="0" w:lastColumn="0" w:oddVBand="0" w:evenVBand="0" w:oddHBand="0" w:evenHBand="0" w:firstRowFirstColumn="0" w:firstRowLastColumn="0" w:lastRowFirstColumn="0" w:lastRowLastColumn="0"/>
                </w:pPr>
                <w:r w:rsidRPr="00814CE7">
                  <w:t>Type</w:t>
                </w:r>
              </w:p>
            </w:tc>
            <w:tc>
              <w:tcPr>
                <w:tcW w:w="3261" w:type="dxa"/>
                <w:vAlign w:val="top"/>
              </w:tcPr>
              <w:p w14:paraId="301360BF" w14:textId="77777777" w:rsidR="00462904" w:rsidRPr="00814CE7" w:rsidRDefault="00462904">
                <w:pPr>
                  <w:pStyle w:val="TableHeading"/>
                  <w:cnfStyle w:val="100000000000" w:firstRow="1" w:lastRow="0" w:firstColumn="0" w:lastColumn="0" w:oddVBand="0" w:evenVBand="0" w:oddHBand="0" w:evenHBand="0" w:firstRowFirstColumn="0" w:firstRowLastColumn="0" w:lastRowFirstColumn="0" w:lastRowLastColumn="0"/>
                </w:pPr>
                <w:r w:rsidRPr="00814CE7">
                  <w:t>Issue / Open Question</w:t>
                </w:r>
              </w:p>
            </w:tc>
            <w:tc>
              <w:tcPr>
                <w:tcW w:w="1559" w:type="dxa"/>
                <w:vAlign w:val="top"/>
              </w:tcPr>
              <w:p w14:paraId="72733F39" w14:textId="77777777" w:rsidR="00462904" w:rsidRPr="00814CE7" w:rsidRDefault="00462904">
                <w:pPr>
                  <w:pStyle w:val="TableHeading"/>
                  <w:cnfStyle w:val="100000000000" w:firstRow="1" w:lastRow="0" w:firstColumn="0" w:lastColumn="0" w:oddVBand="0" w:evenVBand="0" w:oddHBand="0" w:evenHBand="0" w:firstRowFirstColumn="0" w:firstRowLastColumn="0" w:lastRowFirstColumn="0" w:lastRowLastColumn="0"/>
                </w:pPr>
                <w:r w:rsidRPr="00814CE7">
                  <w:t>Owner</w:t>
                </w:r>
              </w:p>
            </w:tc>
            <w:tc>
              <w:tcPr>
                <w:tcW w:w="1276" w:type="dxa"/>
                <w:vAlign w:val="top"/>
              </w:tcPr>
              <w:p w14:paraId="4A4D649E" w14:textId="77777777" w:rsidR="00462904" w:rsidRPr="00814CE7" w:rsidRDefault="00462904">
                <w:pPr>
                  <w:pStyle w:val="TableHeading"/>
                  <w:cnfStyle w:val="100000000000" w:firstRow="1" w:lastRow="0" w:firstColumn="0" w:lastColumn="0" w:oddVBand="0" w:evenVBand="0" w:oddHBand="0" w:evenHBand="0" w:firstRowFirstColumn="0" w:firstRowLastColumn="0" w:lastRowFirstColumn="0" w:lastRowLastColumn="0"/>
                </w:pPr>
                <w:r w:rsidRPr="00814CE7">
                  <w:t>Target Date</w:t>
                </w:r>
              </w:p>
            </w:tc>
            <w:tc>
              <w:tcPr>
                <w:tcW w:w="1273" w:type="dxa"/>
                <w:vAlign w:val="top"/>
              </w:tcPr>
              <w:p w14:paraId="1619E56E" w14:textId="77777777" w:rsidR="00462904" w:rsidRPr="00814CE7" w:rsidRDefault="00462904">
                <w:pPr>
                  <w:pStyle w:val="TableHeading"/>
                  <w:cnfStyle w:val="100000000000" w:firstRow="1" w:lastRow="0" w:firstColumn="0" w:lastColumn="0" w:oddVBand="0" w:evenVBand="0" w:oddHBand="0" w:evenHBand="0" w:firstRowFirstColumn="0" w:firstRowLastColumn="0" w:lastRowFirstColumn="0" w:lastRowLastColumn="0"/>
                </w:pPr>
                <w:r w:rsidRPr="00814CE7">
                  <w:t>Status</w:t>
                </w:r>
              </w:p>
            </w:tc>
          </w:tr>
          <w:tr w:rsidR="00462904" w:rsidRPr="00814CE7" w14:paraId="7A3E7532" w14:textId="77777777">
            <w:trPr>
              <w:trHeight w:val="93"/>
            </w:trPr>
            <w:tc>
              <w:tcPr>
                <w:cnfStyle w:val="001000000000" w:firstRow="0" w:lastRow="0" w:firstColumn="1" w:lastColumn="0" w:oddVBand="0" w:evenVBand="0" w:oddHBand="0" w:evenHBand="0" w:firstRowFirstColumn="0" w:firstRowLastColumn="0" w:lastRowFirstColumn="0" w:lastRowLastColumn="0"/>
                <w:tcW w:w="709" w:type="dxa"/>
                <w:tcBorders>
                  <w:bottom w:val="single" w:sz="4" w:space="0" w:color="FFFFFF" w:themeColor="background1"/>
                </w:tcBorders>
                <w:vAlign w:val="top"/>
              </w:tcPr>
              <w:p w14:paraId="1FE8F9E7" w14:textId="77777777" w:rsidR="00462904" w:rsidRPr="00814CE7" w:rsidRDefault="00462904">
                <w:pPr>
                  <w:pStyle w:val="TableSubHeading"/>
                  <w:tabs>
                    <w:tab w:val="left" w:pos="1996"/>
                  </w:tabs>
                </w:pPr>
                <w:r w:rsidRPr="00814CE7">
                  <w:t>I001</w:t>
                </w:r>
              </w:p>
            </w:tc>
            <w:tc>
              <w:tcPr>
                <w:tcW w:w="992" w:type="dxa"/>
                <w:vAlign w:val="top"/>
              </w:tcPr>
              <w:p w14:paraId="47C7C771" w14:textId="77777777" w:rsidR="00462904" w:rsidRPr="00814CE7"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Issue</w:t>
                </w:r>
              </w:p>
            </w:tc>
            <w:tc>
              <w:tcPr>
                <w:tcW w:w="3261" w:type="dxa"/>
                <w:vAlign w:val="top"/>
              </w:tcPr>
              <w:p w14:paraId="563B208D" w14:textId="77777777" w:rsidR="00462904" w:rsidRPr="00814CE7"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Data ownership responsibilities remain unresolved</w:t>
                </w:r>
              </w:p>
            </w:tc>
            <w:tc>
              <w:tcPr>
                <w:tcW w:w="1559" w:type="dxa"/>
                <w:tcBorders>
                  <w:top w:val="nil"/>
                  <w:bottom w:val="nil"/>
                </w:tcBorders>
                <w:vAlign w:val="top"/>
              </w:tcPr>
              <w:p w14:paraId="355CADA5" w14:textId="77777777" w:rsidR="00462904" w:rsidRPr="00814CE7"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Business Owner</w:t>
                </w:r>
              </w:p>
            </w:tc>
            <w:tc>
              <w:tcPr>
                <w:tcW w:w="1276" w:type="dxa"/>
                <w:tcBorders>
                  <w:top w:val="nil"/>
                  <w:bottom w:val="nil"/>
                </w:tcBorders>
                <w:vAlign w:val="top"/>
              </w:tcPr>
              <w:p w14:paraId="3F7E6669" w14:textId="77777777" w:rsidR="00462904" w:rsidRPr="00814CE7"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15-Sep-2026</w:t>
                </w:r>
              </w:p>
            </w:tc>
            <w:tc>
              <w:tcPr>
                <w:tcW w:w="1273" w:type="dxa"/>
                <w:tcBorders>
                  <w:top w:val="nil"/>
                  <w:bottom w:val="nil"/>
                </w:tcBorders>
                <w:vAlign w:val="top"/>
              </w:tcPr>
              <w:p w14:paraId="6F2BB151" w14:textId="77777777" w:rsidR="00462904" w:rsidRPr="00814CE7"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Open</w:t>
                </w:r>
              </w:p>
            </w:tc>
          </w:tr>
          <w:tr w:rsidR="00462904" w:rsidRPr="00814CE7" w14:paraId="6A7390D4" w14:textId="77777777">
            <w:trPr>
              <w:trHeight w:val="2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FFFFFF" w:themeColor="background1"/>
                  <w:bottom w:val="single" w:sz="4" w:space="0" w:color="FFFFFF" w:themeColor="background1"/>
                </w:tcBorders>
                <w:vAlign w:val="top"/>
              </w:tcPr>
              <w:p w14:paraId="4922FA45" w14:textId="77777777" w:rsidR="00462904" w:rsidRPr="00814CE7" w:rsidRDefault="00462904">
                <w:pPr>
                  <w:pStyle w:val="TableSubHeading"/>
                  <w:spacing w:after="0"/>
                </w:pPr>
                <w:r w:rsidRPr="00814CE7">
                  <w:t>I002</w:t>
                </w:r>
              </w:p>
            </w:tc>
            <w:tc>
              <w:tcPr>
                <w:tcW w:w="992" w:type="dxa"/>
                <w:vAlign w:val="top"/>
              </w:tcPr>
              <w:p w14:paraId="5DE813B0" w14:textId="77777777" w:rsidR="00462904" w:rsidRPr="00814CE7"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Issue</w:t>
                </w:r>
              </w:p>
            </w:tc>
            <w:tc>
              <w:tcPr>
                <w:tcW w:w="3261" w:type="dxa"/>
                <w:vAlign w:val="top"/>
              </w:tcPr>
              <w:p w14:paraId="2B4832FC" w14:textId="77777777" w:rsidR="00462904" w:rsidRPr="00814CE7"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Security standard approval pending</w:t>
                </w:r>
              </w:p>
            </w:tc>
            <w:tc>
              <w:tcPr>
                <w:tcW w:w="1559" w:type="dxa"/>
                <w:tcBorders>
                  <w:top w:val="single" w:sz="4" w:space="0" w:color="F2F2F2" w:themeColor="background1" w:themeShade="F2"/>
                  <w:bottom w:val="single" w:sz="4" w:space="0" w:color="F2F2F2" w:themeColor="background1" w:themeShade="F2"/>
                </w:tcBorders>
                <w:vAlign w:val="top"/>
              </w:tcPr>
              <w:p w14:paraId="0BD8C48B" w14:textId="77777777" w:rsidR="00462904" w:rsidRPr="00814CE7" w:rsidRDefault="0046290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Security Lead</w:t>
                </w:r>
              </w:p>
            </w:tc>
            <w:tc>
              <w:tcPr>
                <w:tcW w:w="1276" w:type="dxa"/>
                <w:tcBorders>
                  <w:top w:val="single" w:sz="4" w:space="0" w:color="F2F2F2" w:themeColor="background1" w:themeShade="F2"/>
                  <w:bottom w:val="single" w:sz="4" w:space="0" w:color="F2F2F2" w:themeColor="background1" w:themeShade="F2"/>
                </w:tcBorders>
                <w:vAlign w:val="top"/>
              </w:tcPr>
              <w:p w14:paraId="15F8B78E" w14:textId="77777777" w:rsidR="00462904" w:rsidRPr="00814CE7"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30-Sep-2026</w:t>
                </w:r>
              </w:p>
            </w:tc>
            <w:tc>
              <w:tcPr>
                <w:tcW w:w="1273" w:type="dxa"/>
                <w:tcBorders>
                  <w:top w:val="single" w:sz="4" w:space="0" w:color="F2F2F2" w:themeColor="background1" w:themeShade="F2"/>
                  <w:bottom w:val="single" w:sz="4" w:space="0" w:color="F2F2F2" w:themeColor="background1" w:themeShade="F2"/>
                </w:tcBorders>
                <w:vAlign w:val="top"/>
              </w:tcPr>
              <w:p w14:paraId="01A678C3" w14:textId="77777777" w:rsidR="00462904" w:rsidRPr="00814CE7"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In Progress</w:t>
                </w:r>
              </w:p>
            </w:tc>
          </w:tr>
          <w:tr w:rsidR="009C0473" w:rsidRPr="00814CE7" w14:paraId="2303F978" w14:textId="77777777">
            <w:trPr>
              <w:trHeight w:val="20"/>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FFFFFF" w:themeColor="background1"/>
                  <w:bottom w:val="single" w:sz="4" w:space="0" w:color="FFFFFF" w:themeColor="background1"/>
                </w:tcBorders>
                <w:vAlign w:val="top"/>
              </w:tcPr>
              <w:p w14:paraId="6E87F380" w14:textId="77777777" w:rsidR="009C0473" w:rsidRPr="00814CE7" w:rsidRDefault="009C0473" w:rsidP="009C0473">
                <w:pPr>
                  <w:pStyle w:val="TableSubHeading"/>
                </w:pPr>
                <w:r w:rsidRPr="00814CE7">
                  <w:t>Q001</w:t>
                </w:r>
              </w:p>
            </w:tc>
            <w:tc>
              <w:tcPr>
                <w:tcW w:w="992" w:type="dxa"/>
                <w:vAlign w:val="top"/>
              </w:tcPr>
              <w:p w14:paraId="70955CAC" w14:textId="4FC996CF" w:rsidR="009C0473" w:rsidRPr="00814CE7" w:rsidRDefault="009C0473" w:rsidP="009C0473">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t>Open Question</w:t>
                </w:r>
              </w:p>
            </w:tc>
            <w:tc>
              <w:tcPr>
                <w:tcW w:w="3261" w:type="dxa"/>
                <w:vAlign w:val="top"/>
              </w:tcPr>
              <w:p w14:paraId="2D113755" w14:textId="03AB6655" w:rsidR="009C0473" w:rsidRPr="00814CE7" w:rsidRDefault="009C0473" w:rsidP="009C0473">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Which identity verification provider will be selected?</w:t>
                </w:r>
              </w:p>
            </w:tc>
            <w:tc>
              <w:tcPr>
                <w:tcW w:w="1559" w:type="dxa"/>
                <w:tcBorders>
                  <w:top w:val="single" w:sz="4" w:space="0" w:color="F2F2F2" w:themeColor="background1" w:themeShade="F2"/>
                  <w:bottom w:val="single" w:sz="4" w:space="0" w:color="F2F2F2" w:themeColor="background1" w:themeShade="F2"/>
                </w:tcBorders>
                <w:vAlign w:val="top"/>
              </w:tcPr>
              <w:p w14:paraId="088493AB" w14:textId="61818A44" w:rsidR="009C0473" w:rsidRPr="00814CE7" w:rsidRDefault="009C0473" w:rsidP="009C0473">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Solution Architect</w:t>
                </w:r>
              </w:p>
            </w:tc>
            <w:tc>
              <w:tcPr>
                <w:tcW w:w="1276" w:type="dxa"/>
                <w:tcBorders>
                  <w:top w:val="single" w:sz="4" w:space="0" w:color="F2F2F2" w:themeColor="background1" w:themeShade="F2"/>
                  <w:bottom w:val="single" w:sz="4" w:space="0" w:color="F2F2F2" w:themeColor="background1" w:themeShade="F2"/>
                </w:tcBorders>
                <w:vAlign w:val="top"/>
              </w:tcPr>
              <w:p w14:paraId="6121CE27" w14:textId="41A2462B" w:rsidR="009C0473" w:rsidRPr="00814CE7" w:rsidRDefault="009C0473" w:rsidP="009C0473">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30-Sep-2026</w:t>
                </w:r>
              </w:p>
            </w:tc>
            <w:tc>
              <w:tcPr>
                <w:tcW w:w="1273" w:type="dxa"/>
                <w:tcBorders>
                  <w:top w:val="single" w:sz="4" w:space="0" w:color="F2F2F2" w:themeColor="background1" w:themeShade="F2"/>
                  <w:bottom w:val="single" w:sz="4" w:space="0" w:color="F2F2F2" w:themeColor="background1" w:themeShade="F2"/>
                </w:tcBorders>
                <w:vAlign w:val="top"/>
              </w:tcPr>
              <w:p w14:paraId="68EE8F7F" w14:textId="096AB5F1" w:rsidR="009C0473" w:rsidRPr="00814CE7" w:rsidRDefault="009C0473" w:rsidP="009C0473">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14CE7">
                  <w:rPr>
                    <w:rFonts w:asciiTheme="minorHAnsi" w:hAnsiTheme="minorHAnsi"/>
                  </w:rPr>
                  <w:t>Under Assessment</w:t>
                </w:r>
              </w:p>
            </w:tc>
          </w:tr>
        </w:tbl>
        <w:p w14:paraId="58C9CD31" w14:textId="77777777" w:rsidR="00462904" w:rsidRPr="00294E7B" w:rsidRDefault="00462904" w:rsidP="00462904">
          <w:pPr>
            <w:pStyle w:val="Caption"/>
          </w:pPr>
          <w:bookmarkStart w:id="236" w:name="_Toc239255942"/>
          <w:bookmarkStart w:id="237" w:name="_Toc242170515"/>
          <w:r>
            <w:t xml:space="preserve">Table </w:t>
          </w:r>
          <w:r>
            <w:fldChar w:fldCharType="begin"/>
          </w:r>
          <w:r>
            <w:instrText xml:space="preserve"> SEQ Table \* ARABIC </w:instrText>
          </w:r>
          <w:r>
            <w:fldChar w:fldCharType="separate"/>
          </w:r>
          <w:r>
            <w:t>27</w:t>
          </w:r>
          <w:r>
            <w:fldChar w:fldCharType="end"/>
          </w:r>
          <w:r>
            <w:t xml:space="preserve"> - </w:t>
          </w:r>
          <w:r w:rsidRPr="00981239">
            <w:t>Issues and Open Questions Register</w:t>
          </w:r>
          <w:bookmarkEnd w:id="236"/>
          <w:bookmarkEnd w:id="237"/>
        </w:p>
        <w:p w14:paraId="50D1BE45" w14:textId="77777777" w:rsidR="00462904" w:rsidRDefault="00462904" w:rsidP="00462904">
          <w:pPr>
            <w:pStyle w:val="Heading2-NumberedList"/>
          </w:pPr>
          <w:bookmarkStart w:id="238" w:name="_Toc242170626"/>
          <w:bookmarkStart w:id="239" w:name="_Toc239248625"/>
          <w:r w:rsidRPr="00294E7B">
            <w:t>Dependencies</w:t>
          </w:r>
          <w:bookmarkEnd w:id="238"/>
          <w:r w:rsidRPr="00294E7B">
            <w:t xml:space="preserve"> </w:t>
          </w:r>
          <w:bookmarkEnd w:id="239"/>
        </w:p>
        <w:p w14:paraId="197D455F" w14:textId="77777777" w:rsidR="00462904" w:rsidRPr="00814CE7" w:rsidRDefault="00462904" w:rsidP="00462904">
          <w:pPr>
            <w:rPr>
              <w:b/>
              <w:bCs/>
            </w:rPr>
          </w:pPr>
          <w:r w:rsidRPr="00814CE7">
            <w:rPr>
              <w:b/>
              <w:bCs/>
            </w:rPr>
            <w:t>Purpose</w:t>
          </w:r>
        </w:p>
        <w:p w14:paraId="75DAFAFE" w14:textId="77777777" w:rsidR="00462904" w:rsidRDefault="00462904" w:rsidP="00462904">
          <w:r>
            <w:t>Defines accountability for business and solution capabilities and identifies the dependencies that may influence delivery, operation and achievement of target-state outcomes.</w:t>
          </w:r>
        </w:p>
        <w:p w14:paraId="7E0CBB4A" w14:textId="77777777" w:rsidR="00462904" w:rsidRDefault="00462904" w:rsidP="00462904"/>
        <w:p w14:paraId="497A0197" w14:textId="77777777" w:rsidR="00462904" w:rsidRPr="006D07FD" w:rsidRDefault="00462904" w:rsidP="00462904">
          <w:pPr>
            <w:rPr>
              <w:b/>
              <w:bCs/>
              <w:i/>
              <w:iCs/>
            </w:rPr>
          </w:pPr>
          <w:r w:rsidRPr="006D07FD">
            <w:rPr>
              <w:b/>
              <w:bCs/>
              <w:i/>
              <w:iCs/>
            </w:rPr>
            <w:t>Guidance for Solution Architects</w:t>
          </w:r>
        </w:p>
        <w:p w14:paraId="689BD37F" w14:textId="77777777" w:rsidR="00462904" w:rsidRPr="006D07FD" w:rsidRDefault="00462904" w:rsidP="00462904">
          <w:pPr>
            <w:rPr>
              <w:i/>
              <w:iCs/>
            </w:rPr>
          </w:pPr>
          <w:r w:rsidRPr="006D07FD">
            <w:rPr>
              <w:i/>
              <w:iCs/>
            </w:rPr>
            <w:t>Identify dependencies that are outside the initiative's direct control and may influence architecture outcomes, delivery schedules, operational readiness or business value realisation.</w:t>
          </w:r>
        </w:p>
        <w:p w14:paraId="3D0DA094" w14:textId="77777777" w:rsidR="00462904" w:rsidRPr="006D07FD" w:rsidRDefault="00462904" w:rsidP="00462904">
          <w:pPr>
            <w:rPr>
              <w:i/>
              <w:iCs/>
            </w:rPr>
          </w:pPr>
          <w:r w:rsidRPr="006D07FD">
            <w:rPr>
              <w:i/>
              <w:iCs/>
            </w:rPr>
            <w:t>Where practical, link dependencies to affected capabilities, roadmap milestones, risks and governance forums. Ownership should clearly identify who is accountable for the business outcome and who is responsible for the enabling technology.</w:t>
          </w:r>
        </w:p>
        <w:p w14:paraId="4ED627C1" w14:textId="77777777" w:rsidR="00462904" w:rsidRPr="006D07FD" w:rsidRDefault="00462904" w:rsidP="00462904">
          <w:pPr>
            <w:rPr>
              <w:i/>
              <w:iCs/>
            </w:rPr>
          </w:pPr>
          <w:r w:rsidRPr="006D07FD">
            <w:rPr>
              <w:i/>
              <w:iCs/>
            </w:rPr>
            <w:t>Focus on dependencies with genuine delivery, operational or architectural significance.</w:t>
          </w:r>
        </w:p>
        <w:p w14:paraId="08BFF6BA" w14:textId="77777777" w:rsidR="00462904" w:rsidRDefault="00462904" w:rsidP="00462904"/>
        <w:p w14:paraId="4768E85B" w14:textId="77777777" w:rsidR="00462904" w:rsidRDefault="00462904" w:rsidP="00462904">
          <w:pPr>
            <w:spacing w:after="0" w:line="240" w:lineRule="auto"/>
            <w:rPr>
              <w:b/>
              <w:bCs/>
            </w:rPr>
          </w:pPr>
          <w:r>
            <w:rPr>
              <w:b/>
              <w:bCs/>
            </w:rPr>
            <w:br w:type="page"/>
          </w:r>
        </w:p>
        <w:p w14:paraId="7D3BAFFA" w14:textId="77777777" w:rsidR="00462904" w:rsidRPr="00814CE7" w:rsidRDefault="00462904" w:rsidP="00462904">
          <w:pPr>
            <w:rPr>
              <w:b/>
              <w:bCs/>
            </w:rPr>
          </w:pPr>
          <w:r w:rsidRPr="00814CE7">
            <w:rPr>
              <w:b/>
              <w:bCs/>
            </w:rPr>
            <w:t>Capability Ownership</w:t>
          </w:r>
        </w:p>
        <w:tbl>
          <w:tblPr>
            <w:tblStyle w:val="WorkCoverTableStyle1"/>
            <w:tblW w:w="9072" w:type="dxa"/>
            <w:tblLayout w:type="fixed"/>
            <w:tblCellMar>
              <w:top w:w="57" w:type="dxa"/>
              <w:bottom w:w="57" w:type="dxa"/>
            </w:tblCellMar>
            <w:tblLook w:val="06A0" w:firstRow="1" w:lastRow="0" w:firstColumn="1" w:lastColumn="0" w:noHBand="1" w:noVBand="1"/>
          </w:tblPr>
          <w:tblGrid>
            <w:gridCol w:w="2268"/>
            <w:gridCol w:w="2268"/>
            <w:gridCol w:w="2268"/>
            <w:gridCol w:w="2268"/>
          </w:tblGrid>
          <w:tr w:rsidR="00462904" w:rsidRPr="00CF5342" w14:paraId="751D9612"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268" w:type="dxa"/>
                <w:vAlign w:val="top"/>
              </w:tcPr>
              <w:p w14:paraId="75DAF950" w14:textId="77777777" w:rsidR="00462904" w:rsidRPr="00CF5342" w:rsidRDefault="00462904">
                <w:pPr>
                  <w:pStyle w:val="TableHeading"/>
                </w:pPr>
                <w:r w:rsidRPr="00A64F57">
                  <w:t>Capability</w:t>
                </w:r>
              </w:p>
            </w:tc>
            <w:tc>
              <w:tcPr>
                <w:tcW w:w="2268" w:type="dxa"/>
                <w:vAlign w:val="top"/>
              </w:tcPr>
              <w:p w14:paraId="6C9B56B0"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A64F57">
                  <w:t>Business Owner</w:t>
                </w:r>
              </w:p>
            </w:tc>
            <w:tc>
              <w:tcPr>
                <w:tcW w:w="2268" w:type="dxa"/>
                <w:vAlign w:val="top"/>
              </w:tcPr>
              <w:p w14:paraId="1E599C0B"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A64F57">
                  <w:t>Technology Owner</w:t>
                </w:r>
              </w:p>
            </w:tc>
            <w:tc>
              <w:tcPr>
                <w:tcW w:w="2268" w:type="dxa"/>
                <w:vAlign w:val="top"/>
              </w:tcPr>
              <w:p w14:paraId="6EC42072"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A64F57">
                  <w:t>Key Dependency</w:t>
                </w:r>
              </w:p>
            </w:tc>
          </w:tr>
          <w:tr w:rsidR="00462904" w:rsidRPr="00BB5816" w14:paraId="2B08D75A" w14:textId="77777777">
            <w:trPr>
              <w:trHeight w:val="93"/>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FFFFFF" w:themeColor="background1"/>
                </w:tcBorders>
                <w:vAlign w:val="top"/>
              </w:tcPr>
              <w:p w14:paraId="0B1316AB" w14:textId="77777777" w:rsidR="00462904" w:rsidRPr="00B44420" w:rsidRDefault="00462904">
                <w:pPr>
                  <w:pStyle w:val="TableSubHeading"/>
                  <w:tabs>
                    <w:tab w:val="left" w:pos="1996"/>
                  </w:tabs>
                  <w:spacing w:after="0"/>
                </w:pPr>
                <w:r w:rsidRPr="000207DC">
                  <w:t>Customer Identity Management</w:t>
                </w:r>
              </w:p>
            </w:tc>
            <w:tc>
              <w:tcPr>
                <w:tcW w:w="2268" w:type="dxa"/>
                <w:tcBorders>
                  <w:top w:val="nil"/>
                  <w:bottom w:val="nil"/>
                </w:tcBorders>
                <w:vAlign w:val="top"/>
              </w:tcPr>
              <w:p w14:paraId="765967C6" w14:textId="77777777"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3EAA">
                  <w:rPr>
                    <w:rFonts w:asciiTheme="minorHAnsi" w:hAnsiTheme="minorHAnsi"/>
                    <w:sz w:val="18"/>
                    <w:szCs w:val="18"/>
                  </w:rPr>
                  <w:t>Head of Customer Services</w:t>
                </w:r>
              </w:p>
            </w:tc>
            <w:tc>
              <w:tcPr>
                <w:tcW w:w="2268" w:type="dxa"/>
                <w:vAlign w:val="top"/>
              </w:tcPr>
              <w:p w14:paraId="5EEF05F9" w14:textId="77777777"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3EAA">
                  <w:rPr>
                    <w:rFonts w:asciiTheme="minorHAnsi" w:hAnsiTheme="minorHAnsi"/>
                    <w:sz w:val="18"/>
                    <w:szCs w:val="18"/>
                  </w:rPr>
                  <w:t>Customer Platforms Manager</w:t>
                </w:r>
              </w:p>
            </w:tc>
            <w:tc>
              <w:tcPr>
                <w:tcW w:w="2268" w:type="dxa"/>
                <w:vAlign w:val="top"/>
              </w:tcPr>
              <w:p w14:paraId="12C502CB" w14:textId="77777777" w:rsidR="00462904" w:rsidRPr="00B44420" w:rsidRDefault="00462904">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75FDF">
                  <w:rPr>
                    <w:rFonts w:asciiTheme="minorHAnsi" w:hAnsiTheme="minorHAnsi"/>
                    <w:sz w:val="18"/>
                    <w:szCs w:val="18"/>
                  </w:rPr>
                  <w:t>Customer Profile Management</w:t>
                </w:r>
              </w:p>
            </w:tc>
          </w:tr>
          <w:tr w:rsidR="00462904" w:rsidRPr="007E5415" w14:paraId="3FD46243" w14:textId="77777777">
            <w:trPr>
              <w:trHeight w:val="2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0D3A549E" w14:textId="77777777" w:rsidR="00462904" w:rsidRPr="00F2475B" w:rsidRDefault="00462904">
                <w:pPr>
                  <w:pStyle w:val="TableSubHeading"/>
                  <w:spacing w:after="0"/>
                </w:pPr>
                <w:r w:rsidRPr="00B53EAA">
                  <w:t>Authentication Management</w:t>
                </w:r>
              </w:p>
            </w:tc>
            <w:tc>
              <w:tcPr>
                <w:tcW w:w="2268" w:type="dxa"/>
                <w:tcBorders>
                  <w:top w:val="single" w:sz="4" w:space="0" w:color="F2F2F2" w:themeColor="background1" w:themeShade="F2"/>
                  <w:bottom w:val="single" w:sz="4" w:space="0" w:color="F2F2F2" w:themeColor="background1" w:themeShade="F2"/>
                </w:tcBorders>
                <w:vAlign w:val="top"/>
              </w:tcPr>
              <w:p w14:paraId="11CCD85D" w14:textId="77777777" w:rsidR="00462904" w:rsidRPr="00AF30B3"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3EAA">
                  <w:rPr>
                    <w:rFonts w:asciiTheme="minorHAnsi" w:hAnsiTheme="minorHAnsi"/>
                    <w:sz w:val="18"/>
                    <w:szCs w:val="18"/>
                  </w:rPr>
                  <w:t>Digital Channels Manager</w:t>
                </w:r>
              </w:p>
            </w:tc>
            <w:tc>
              <w:tcPr>
                <w:tcW w:w="2268" w:type="dxa"/>
                <w:vAlign w:val="top"/>
              </w:tcPr>
              <w:p w14:paraId="7A952CA4" w14:textId="77777777" w:rsidR="00462904" w:rsidRPr="00471286"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75FDF">
                  <w:rPr>
                    <w:rFonts w:asciiTheme="minorHAnsi" w:hAnsiTheme="minorHAnsi"/>
                    <w:sz w:val="18"/>
                    <w:szCs w:val="18"/>
                  </w:rPr>
                  <w:t>Security Platform Owner</w:t>
                </w:r>
              </w:p>
            </w:tc>
            <w:tc>
              <w:tcPr>
                <w:tcW w:w="2268" w:type="dxa"/>
                <w:vAlign w:val="top"/>
              </w:tcPr>
              <w:p w14:paraId="47DE8D02" w14:textId="77777777" w:rsidR="00462904" w:rsidRPr="00471286"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75FDF">
                  <w:rPr>
                    <w:rFonts w:asciiTheme="minorHAnsi" w:hAnsiTheme="minorHAnsi"/>
                    <w:sz w:val="18"/>
                    <w:szCs w:val="18"/>
                  </w:rPr>
                  <w:t>Security Monitoring Services</w:t>
                </w:r>
              </w:p>
            </w:tc>
          </w:tr>
          <w:tr w:rsidR="00462904" w:rsidRPr="007E5415" w14:paraId="5F1652E0" w14:textId="77777777">
            <w:trPr>
              <w:trHeight w:val="2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tcBorders>
                <w:vAlign w:val="top"/>
              </w:tcPr>
              <w:p w14:paraId="51CA8AB1" w14:textId="77777777" w:rsidR="00462904" w:rsidRPr="005377BD" w:rsidRDefault="00462904">
                <w:pPr>
                  <w:pStyle w:val="TableSubHeading"/>
                  <w:spacing w:after="0"/>
                </w:pPr>
                <w:r w:rsidRPr="00B53EAA">
                  <w:t>Access Management</w:t>
                </w:r>
              </w:p>
            </w:tc>
            <w:tc>
              <w:tcPr>
                <w:tcW w:w="2268" w:type="dxa"/>
                <w:tcBorders>
                  <w:top w:val="single" w:sz="4" w:space="0" w:color="F2F2F2" w:themeColor="background1" w:themeShade="F2"/>
                  <w:bottom w:val="single" w:sz="12" w:space="0" w:color="003E8F"/>
                </w:tcBorders>
                <w:vAlign w:val="top"/>
              </w:tcPr>
              <w:p w14:paraId="623786C9" w14:textId="77777777" w:rsidR="00462904" w:rsidRPr="00AF30B3"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B53EAA">
                  <w:rPr>
                    <w:rFonts w:asciiTheme="minorHAnsi" w:hAnsiTheme="minorHAnsi"/>
                    <w:sz w:val="18"/>
                    <w:szCs w:val="18"/>
                  </w:rPr>
                  <w:t>Enterprise Security Manager</w:t>
                </w:r>
              </w:p>
            </w:tc>
            <w:tc>
              <w:tcPr>
                <w:tcW w:w="2268" w:type="dxa"/>
                <w:tcBorders>
                  <w:bottom w:val="single" w:sz="12" w:space="0" w:color="003E8F"/>
                </w:tcBorders>
                <w:vAlign w:val="top"/>
              </w:tcPr>
              <w:p w14:paraId="073AA8BC" w14:textId="77777777" w:rsidR="00462904" w:rsidRPr="00650F73"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75FDF">
                  <w:rPr>
                    <w:rFonts w:asciiTheme="minorHAnsi" w:hAnsiTheme="minorHAnsi"/>
                    <w:sz w:val="18"/>
                    <w:szCs w:val="18"/>
                  </w:rPr>
                  <w:t>IAM Platform Owner</w:t>
                </w:r>
              </w:p>
            </w:tc>
            <w:tc>
              <w:tcPr>
                <w:tcW w:w="2268" w:type="dxa"/>
                <w:tcBorders>
                  <w:bottom w:val="single" w:sz="12" w:space="0" w:color="003E8F"/>
                </w:tcBorders>
                <w:vAlign w:val="top"/>
              </w:tcPr>
              <w:p w14:paraId="7067F45C" w14:textId="77777777" w:rsidR="00462904" w:rsidRPr="00650F73" w:rsidRDefault="0046290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75FDF">
                  <w:rPr>
                    <w:rFonts w:asciiTheme="minorHAnsi" w:hAnsiTheme="minorHAnsi"/>
                    <w:sz w:val="18"/>
                    <w:szCs w:val="18"/>
                  </w:rPr>
                  <w:t>Identity Governance Services</w:t>
                </w:r>
              </w:p>
            </w:tc>
          </w:tr>
        </w:tbl>
        <w:p w14:paraId="7676331D" w14:textId="77777777" w:rsidR="00462904" w:rsidRDefault="00462904" w:rsidP="00462904">
          <w:pPr>
            <w:pStyle w:val="Caption"/>
          </w:pPr>
          <w:bookmarkStart w:id="240" w:name="_Toc239255943"/>
          <w:bookmarkStart w:id="241" w:name="_Toc242170516"/>
          <w:r>
            <w:t xml:space="preserve">Table </w:t>
          </w:r>
          <w:r>
            <w:fldChar w:fldCharType="begin"/>
          </w:r>
          <w:r>
            <w:instrText xml:space="preserve"> SEQ Table \* ARABIC </w:instrText>
          </w:r>
          <w:r>
            <w:fldChar w:fldCharType="separate"/>
          </w:r>
          <w:r>
            <w:t>28</w:t>
          </w:r>
          <w:r>
            <w:fldChar w:fldCharType="end"/>
          </w:r>
          <w:r>
            <w:t xml:space="preserve"> - </w:t>
          </w:r>
          <w:r w:rsidRPr="008E4AA9">
            <w:t>Capability Ownership Matrix</w:t>
          </w:r>
          <w:bookmarkEnd w:id="240"/>
          <w:bookmarkEnd w:id="241"/>
        </w:p>
        <w:p w14:paraId="2F93D446" w14:textId="77777777" w:rsidR="00462904" w:rsidRPr="00814CE7" w:rsidRDefault="00462904" w:rsidP="00462904">
          <w:pPr>
            <w:rPr>
              <w:b/>
              <w:bCs/>
            </w:rPr>
          </w:pPr>
          <w:r w:rsidRPr="00814CE7">
            <w:rPr>
              <w:b/>
              <w:bCs/>
            </w:rPr>
            <w:t>Dependency Register</w:t>
          </w:r>
        </w:p>
        <w:tbl>
          <w:tblPr>
            <w:tblStyle w:val="WorkCoverTableStyle1"/>
            <w:tblW w:w="9072" w:type="dxa"/>
            <w:tblLayout w:type="fixed"/>
            <w:tblCellMar>
              <w:top w:w="57" w:type="dxa"/>
              <w:bottom w:w="57" w:type="dxa"/>
            </w:tblCellMar>
            <w:tblLook w:val="06A0" w:firstRow="1" w:lastRow="0" w:firstColumn="1" w:lastColumn="0" w:noHBand="1" w:noVBand="1"/>
          </w:tblPr>
          <w:tblGrid>
            <w:gridCol w:w="1418"/>
            <w:gridCol w:w="2210"/>
            <w:gridCol w:w="1815"/>
            <w:gridCol w:w="1814"/>
            <w:gridCol w:w="1815"/>
          </w:tblGrid>
          <w:tr w:rsidR="00462904" w:rsidRPr="00CF5342" w14:paraId="51A41FE2"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418" w:type="dxa"/>
                <w:vAlign w:val="top"/>
              </w:tcPr>
              <w:p w14:paraId="55435B45" w14:textId="77777777" w:rsidR="00462904" w:rsidRPr="00CF5342" w:rsidRDefault="00462904">
                <w:pPr>
                  <w:pStyle w:val="TableHeading"/>
                </w:pPr>
                <w:r w:rsidRPr="00A64F57">
                  <w:t>Dependency ID</w:t>
                </w:r>
              </w:p>
            </w:tc>
            <w:tc>
              <w:tcPr>
                <w:tcW w:w="2210" w:type="dxa"/>
                <w:vAlign w:val="top"/>
              </w:tcPr>
              <w:p w14:paraId="141137BE"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0207DC">
                  <w:t>Dependency Description</w:t>
                </w:r>
              </w:p>
            </w:tc>
            <w:tc>
              <w:tcPr>
                <w:tcW w:w="1815" w:type="dxa"/>
                <w:vAlign w:val="top"/>
              </w:tcPr>
              <w:p w14:paraId="7394270C" w14:textId="77777777" w:rsidR="00462904" w:rsidRPr="005D6863" w:rsidRDefault="00462904">
                <w:pPr>
                  <w:pStyle w:val="TableHeading"/>
                  <w:tabs>
                    <w:tab w:val="left" w:pos="1535"/>
                  </w:tabs>
                  <w:cnfStyle w:val="100000000000" w:firstRow="1" w:lastRow="0" w:firstColumn="0" w:lastColumn="0" w:oddVBand="0" w:evenVBand="0" w:oddHBand="0" w:evenHBand="0" w:firstRowFirstColumn="0" w:firstRowLastColumn="0" w:lastRowFirstColumn="0" w:lastRowLastColumn="0"/>
                </w:pPr>
                <w:r w:rsidRPr="000207DC">
                  <w:t>Owner</w:t>
                </w:r>
                <w:r>
                  <w:tab/>
                </w:r>
              </w:p>
            </w:tc>
            <w:tc>
              <w:tcPr>
                <w:tcW w:w="1814" w:type="dxa"/>
                <w:vAlign w:val="top"/>
              </w:tcPr>
              <w:p w14:paraId="15AAEBF3" w14:textId="77777777" w:rsidR="00462904" w:rsidRPr="005D6863" w:rsidRDefault="00462904">
                <w:pPr>
                  <w:pStyle w:val="TableHeading"/>
                  <w:cnfStyle w:val="100000000000" w:firstRow="1" w:lastRow="0" w:firstColumn="0" w:lastColumn="0" w:oddVBand="0" w:evenVBand="0" w:oddHBand="0" w:evenHBand="0" w:firstRowFirstColumn="0" w:firstRowLastColumn="0" w:lastRowFirstColumn="0" w:lastRowLastColumn="0"/>
                </w:pPr>
                <w:r w:rsidRPr="000207DC">
                  <w:t>Required By</w:t>
                </w:r>
              </w:p>
            </w:tc>
            <w:tc>
              <w:tcPr>
                <w:tcW w:w="1815" w:type="dxa"/>
                <w:vAlign w:val="top"/>
              </w:tcPr>
              <w:p w14:paraId="592A9507" w14:textId="77777777" w:rsidR="00462904" w:rsidRPr="005D6863" w:rsidRDefault="00462904">
                <w:pPr>
                  <w:pStyle w:val="TableHeading"/>
                  <w:jc w:val="center"/>
                  <w:cnfStyle w:val="100000000000" w:firstRow="1" w:lastRow="0" w:firstColumn="0" w:lastColumn="0" w:oddVBand="0" w:evenVBand="0" w:oddHBand="0" w:evenHBand="0" w:firstRowFirstColumn="0" w:firstRowLastColumn="0" w:lastRowFirstColumn="0" w:lastRowLastColumn="0"/>
                </w:pPr>
                <w:r w:rsidRPr="000207DC">
                  <w:t>Impact if delayed</w:t>
                </w:r>
              </w:p>
            </w:tc>
          </w:tr>
          <w:tr w:rsidR="009F2C08" w:rsidRPr="00BB5816" w14:paraId="10489311" w14:textId="77777777">
            <w:trPr>
              <w:trHeight w:val="93"/>
            </w:trPr>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FFFFFF" w:themeColor="background1"/>
                </w:tcBorders>
                <w:vAlign w:val="top"/>
              </w:tcPr>
              <w:p w14:paraId="206801FC" w14:textId="77777777" w:rsidR="009F2C08" w:rsidRPr="00B44420" w:rsidRDefault="009F2C08" w:rsidP="009F2C08">
                <w:pPr>
                  <w:pStyle w:val="TableSubHeading"/>
                  <w:tabs>
                    <w:tab w:val="left" w:pos="1996"/>
                  </w:tabs>
                  <w:spacing w:after="0"/>
                </w:pPr>
                <w:r w:rsidRPr="00DA5BCC">
                  <w:t>D001</w:t>
                </w:r>
              </w:p>
            </w:tc>
            <w:tc>
              <w:tcPr>
                <w:tcW w:w="2210" w:type="dxa"/>
                <w:tcBorders>
                  <w:top w:val="nil"/>
                  <w:bottom w:val="nil"/>
                </w:tcBorders>
                <w:vAlign w:val="top"/>
              </w:tcPr>
              <w:p w14:paraId="5120F511" w14:textId="3830226D" w:rsidR="009F2C08" w:rsidRPr="00B44420" w:rsidRDefault="009F2C08" w:rsidP="009F2C08">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Hosting platform for and availability of Mock Web Portal Application for all build environments.</w:t>
                </w:r>
              </w:p>
            </w:tc>
            <w:tc>
              <w:tcPr>
                <w:tcW w:w="1815" w:type="dxa"/>
                <w:vAlign w:val="top"/>
              </w:tcPr>
              <w:p w14:paraId="786662D1" w14:textId="4BED1E02" w:rsidR="009F2C08" w:rsidRPr="00B44420" w:rsidRDefault="009F2C08" w:rsidP="009F2C08">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Delivery Manager</w:t>
                </w:r>
              </w:p>
            </w:tc>
            <w:tc>
              <w:tcPr>
                <w:tcW w:w="1814" w:type="dxa"/>
                <w:vAlign w:val="top"/>
              </w:tcPr>
              <w:p w14:paraId="0AE9DD5F" w14:textId="73722ABB" w:rsidR="009F2C08" w:rsidRPr="00B44420" w:rsidRDefault="009F2C08" w:rsidP="009F2C08">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 Testing</w:t>
                </w:r>
              </w:p>
            </w:tc>
            <w:tc>
              <w:tcPr>
                <w:tcW w:w="1815" w:type="dxa"/>
                <w:vAlign w:val="top"/>
              </w:tcPr>
              <w:p w14:paraId="48DE3949" w14:textId="4FFE8104" w:rsidR="009F2C08" w:rsidRPr="00B44420" w:rsidRDefault="009F2C08" w:rsidP="009F2C08">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delays</w:t>
                </w:r>
              </w:p>
            </w:tc>
          </w:tr>
          <w:tr w:rsidR="009F2C08" w:rsidRPr="007E5415" w14:paraId="17856099" w14:textId="77777777">
            <w:trPr>
              <w:trHeight w:val="2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FFFFFF" w:themeColor="background1"/>
                  <w:bottom w:val="single" w:sz="4" w:space="0" w:color="FFFFFF" w:themeColor="background1"/>
                </w:tcBorders>
                <w:vAlign w:val="top"/>
              </w:tcPr>
              <w:p w14:paraId="4B3EBC15" w14:textId="77777777" w:rsidR="009F2C08" w:rsidRPr="00F2475B" w:rsidRDefault="009F2C08" w:rsidP="009F2C08">
                <w:pPr>
                  <w:pStyle w:val="TableSubHeading"/>
                  <w:spacing w:after="0"/>
                </w:pPr>
                <w:r w:rsidRPr="00DA5BCC">
                  <w:t>D00</w:t>
                </w:r>
                <w:r>
                  <w:t>2</w:t>
                </w:r>
              </w:p>
            </w:tc>
            <w:tc>
              <w:tcPr>
                <w:tcW w:w="2210" w:type="dxa"/>
                <w:tcBorders>
                  <w:top w:val="single" w:sz="4" w:space="0" w:color="F2F2F2" w:themeColor="background1" w:themeShade="F2"/>
                  <w:bottom w:val="single" w:sz="4" w:space="0" w:color="F2F2F2" w:themeColor="background1" w:themeShade="F2"/>
                </w:tcBorders>
                <w:vAlign w:val="top"/>
              </w:tcPr>
              <w:p w14:paraId="40C2415A" w14:textId="60FAA078" w:rsidR="009F2C08" w:rsidRPr="00AF30B3"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Hosting platform for and availability of Mock Business API for all build environments.</w:t>
                </w:r>
              </w:p>
            </w:tc>
            <w:tc>
              <w:tcPr>
                <w:tcW w:w="1815" w:type="dxa"/>
                <w:vAlign w:val="top"/>
              </w:tcPr>
              <w:p w14:paraId="7751FDB9" w14:textId="17746260" w:rsidR="009F2C08" w:rsidRPr="00471286"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Delivery Manager</w:t>
                </w:r>
              </w:p>
            </w:tc>
            <w:tc>
              <w:tcPr>
                <w:tcW w:w="1814" w:type="dxa"/>
                <w:vAlign w:val="top"/>
              </w:tcPr>
              <w:p w14:paraId="1F7F8EDB" w14:textId="70ECDBF7" w:rsidR="009F2C08" w:rsidRPr="00471286"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 Testing</w:t>
                </w:r>
              </w:p>
            </w:tc>
            <w:tc>
              <w:tcPr>
                <w:tcW w:w="1815" w:type="dxa"/>
                <w:vAlign w:val="top"/>
              </w:tcPr>
              <w:p w14:paraId="7B9829B8" w14:textId="5216535E" w:rsidR="009F2C08" w:rsidRPr="00471286"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delays</w:t>
                </w:r>
              </w:p>
            </w:tc>
          </w:tr>
          <w:tr w:rsidR="009F2C08" w:rsidRPr="007E5415" w14:paraId="72A7B74A" w14:textId="77777777">
            <w:trPr>
              <w:trHeight w:val="2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FFFFFF" w:themeColor="background1"/>
                </w:tcBorders>
                <w:vAlign w:val="top"/>
              </w:tcPr>
              <w:p w14:paraId="72D77EA8" w14:textId="77777777" w:rsidR="009F2C08" w:rsidRPr="005377BD" w:rsidRDefault="009F2C08" w:rsidP="009F2C08">
                <w:pPr>
                  <w:pStyle w:val="TableSubHeading"/>
                  <w:spacing w:after="0"/>
                </w:pPr>
                <w:r w:rsidRPr="00DA5BCC">
                  <w:t>D00</w:t>
                </w:r>
                <w:r>
                  <w:t>3</w:t>
                </w:r>
              </w:p>
            </w:tc>
            <w:tc>
              <w:tcPr>
                <w:tcW w:w="2210" w:type="dxa"/>
                <w:tcBorders>
                  <w:top w:val="single" w:sz="4" w:space="0" w:color="F2F2F2" w:themeColor="background1" w:themeShade="F2"/>
                  <w:bottom w:val="single" w:sz="12" w:space="0" w:color="003E8F"/>
                </w:tcBorders>
                <w:vAlign w:val="top"/>
              </w:tcPr>
              <w:p w14:paraId="5022F242" w14:textId="518B3F54" w:rsidR="009F2C08" w:rsidRPr="00AF30B3"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Hosting platform and availability of Mock OIDC Provider for all build environments.</w:t>
                </w:r>
              </w:p>
            </w:tc>
            <w:tc>
              <w:tcPr>
                <w:tcW w:w="1815" w:type="dxa"/>
                <w:tcBorders>
                  <w:bottom w:val="single" w:sz="12" w:space="0" w:color="003E8F"/>
                </w:tcBorders>
                <w:vAlign w:val="top"/>
              </w:tcPr>
              <w:p w14:paraId="67B4B84C" w14:textId="0FDAEFB5" w:rsidR="009F2C08" w:rsidRPr="00650F73"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Delivery Manager</w:t>
                </w:r>
              </w:p>
            </w:tc>
            <w:tc>
              <w:tcPr>
                <w:tcW w:w="1814" w:type="dxa"/>
                <w:tcBorders>
                  <w:bottom w:val="single" w:sz="12" w:space="0" w:color="003E8F"/>
                </w:tcBorders>
                <w:vAlign w:val="top"/>
              </w:tcPr>
              <w:p w14:paraId="1B0F3226" w14:textId="4835173C" w:rsidR="009F2C08" w:rsidRPr="00650F73"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 Integration</w:t>
                </w:r>
              </w:p>
            </w:tc>
            <w:tc>
              <w:tcPr>
                <w:tcW w:w="1815" w:type="dxa"/>
                <w:tcBorders>
                  <w:bottom w:val="single" w:sz="12" w:space="0" w:color="003E8F"/>
                </w:tcBorders>
                <w:vAlign w:val="top"/>
              </w:tcPr>
              <w:p w14:paraId="31039CEB" w14:textId="3D35428D" w:rsidR="009F2C08" w:rsidRPr="00650F73" w:rsidRDefault="009F2C08" w:rsidP="009F2C08">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23263E">
                  <w:t>Build phase delays</w:t>
                </w:r>
              </w:p>
            </w:tc>
          </w:tr>
        </w:tbl>
        <w:p w14:paraId="272F7C82" w14:textId="77777777" w:rsidR="00462904" w:rsidRPr="00294E7B" w:rsidRDefault="00462904" w:rsidP="00462904">
          <w:pPr>
            <w:pStyle w:val="Caption"/>
          </w:pPr>
          <w:bookmarkStart w:id="242" w:name="_Toc239255944"/>
          <w:bookmarkStart w:id="243" w:name="_Toc242170517"/>
          <w:r>
            <w:t xml:space="preserve">Table </w:t>
          </w:r>
          <w:r>
            <w:fldChar w:fldCharType="begin"/>
          </w:r>
          <w:r>
            <w:instrText xml:space="preserve"> SEQ Table \* ARABIC </w:instrText>
          </w:r>
          <w:r>
            <w:fldChar w:fldCharType="separate"/>
          </w:r>
          <w:r>
            <w:t>29</w:t>
          </w:r>
          <w:r>
            <w:fldChar w:fldCharType="end"/>
          </w:r>
          <w:r>
            <w:t xml:space="preserve"> - </w:t>
          </w:r>
          <w:r w:rsidRPr="00517347">
            <w:t>Project Dependency Register</w:t>
          </w:r>
          <w:bookmarkEnd w:id="242"/>
          <w:bookmarkEnd w:id="243"/>
        </w:p>
        <w:p w14:paraId="354441F0" w14:textId="1C15D3FA" w:rsidR="00BB78A2" w:rsidRPr="00ED0AAA" w:rsidRDefault="00FC5E3A" w:rsidP="00ED0AAA"/>
      </w:sdtContent>
    </w:sdt>
    <w:p w14:paraId="79FC1309" w14:textId="77777777" w:rsidR="005955EE" w:rsidRPr="007E5415" w:rsidRDefault="005955EE" w:rsidP="005955EE">
      <w:pPr>
        <w:pStyle w:val="Heading1-NumberedList"/>
      </w:pPr>
      <w:bookmarkStart w:id="244" w:name="_Toc232157193"/>
      <w:bookmarkStart w:id="245" w:name="_Toc242170627"/>
      <w:r w:rsidRPr="007E5415">
        <w:t>Document Control</w:t>
      </w:r>
      <w:bookmarkEnd w:id="244"/>
      <w:bookmarkEnd w:id="245"/>
    </w:p>
    <w:p w14:paraId="567326EC" w14:textId="77777777" w:rsidR="005955EE" w:rsidRDefault="005955EE" w:rsidP="005955EE">
      <w:pPr>
        <w:pStyle w:val="Heading2-NumberedList"/>
      </w:pPr>
      <w:bookmarkStart w:id="246" w:name="_Toc232157194"/>
      <w:bookmarkStart w:id="247" w:name="_Toc242170628"/>
      <w:r w:rsidRPr="007E5415">
        <w:t>Document</w:t>
      </w:r>
      <w:bookmarkEnd w:id="246"/>
      <w:r>
        <w:t xml:space="preserve"> Information</w:t>
      </w:r>
      <w:bookmarkEnd w:id="247"/>
    </w:p>
    <w:p w14:paraId="1AA8FFE2" w14:textId="77777777" w:rsidR="005955EE" w:rsidRDefault="005955EE" w:rsidP="005955EE">
      <w:r w:rsidRPr="00DD1F64">
        <w:rPr>
          <w:b/>
          <w:bCs/>
        </w:rPr>
        <w:t>Purpose:</w:t>
      </w:r>
      <w:r w:rsidRPr="00DD1F64">
        <w:t xml:space="preserve"> Records the identifying and administrative information for the document.</w:t>
      </w:r>
    </w:p>
    <w:tbl>
      <w:tblPr>
        <w:tblStyle w:val="WorkCoverTableStyle1"/>
        <w:tblW w:w="0" w:type="auto"/>
        <w:tblCellMar>
          <w:top w:w="57" w:type="dxa"/>
          <w:bottom w:w="57" w:type="dxa"/>
        </w:tblCellMar>
        <w:tblLook w:val="06A0" w:firstRow="1" w:lastRow="0" w:firstColumn="1" w:lastColumn="0" w:noHBand="1" w:noVBand="1"/>
      </w:tblPr>
      <w:tblGrid>
        <w:gridCol w:w="2268"/>
        <w:gridCol w:w="3401"/>
        <w:gridCol w:w="3401"/>
      </w:tblGrid>
      <w:tr w:rsidR="005955EE" w:rsidRPr="00CF5342" w14:paraId="31B010AB"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268" w:type="dxa"/>
          </w:tcPr>
          <w:p w14:paraId="606D33E7" w14:textId="77777777" w:rsidR="005955EE" w:rsidRPr="00CF5342" w:rsidRDefault="005955EE">
            <w:pPr>
              <w:pStyle w:val="TableHeading"/>
            </w:pPr>
            <w:r>
              <w:t>ITEM</w:t>
            </w:r>
          </w:p>
        </w:tc>
        <w:tc>
          <w:tcPr>
            <w:tcW w:w="3401" w:type="dxa"/>
            <w:tcBorders>
              <w:bottom w:val="single" w:sz="4" w:space="0" w:color="F2F2F2" w:themeColor="background1" w:themeShade="F2"/>
            </w:tcBorders>
          </w:tcPr>
          <w:p w14:paraId="586D049A"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DETAILS</w:t>
            </w:r>
          </w:p>
        </w:tc>
        <w:tc>
          <w:tcPr>
            <w:tcW w:w="3401" w:type="dxa"/>
            <w:tcBorders>
              <w:bottom w:val="single" w:sz="4" w:space="0" w:color="F2F2F2" w:themeColor="background1" w:themeShade="F2"/>
            </w:tcBorders>
          </w:tcPr>
          <w:p w14:paraId="6956600F"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5955EE" w:rsidRPr="00BB5816" w14:paraId="5092153D" w14:textId="77777777">
        <w:trPr>
          <w:trHeight w:val="93"/>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FFFFFF" w:themeColor="background1"/>
            </w:tcBorders>
            <w:vAlign w:val="top"/>
          </w:tcPr>
          <w:p w14:paraId="4A7C3534" w14:textId="77777777" w:rsidR="005955EE" w:rsidRPr="007E5415" w:rsidRDefault="005955EE">
            <w:pPr>
              <w:pStyle w:val="TableSubHeading"/>
              <w:spacing w:after="0"/>
            </w:pPr>
            <w:r>
              <w:t>DOCUMENT TITLE</w:t>
            </w:r>
          </w:p>
        </w:tc>
        <w:tc>
          <w:tcPr>
            <w:tcW w:w="3401" w:type="dxa"/>
            <w:tcBorders>
              <w:top w:val="single" w:sz="4" w:space="0" w:color="F2F2F2" w:themeColor="background1" w:themeShade="F2"/>
              <w:bottom w:val="single" w:sz="4" w:space="0" w:color="F2F2F2" w:themeColor="background1" w:themeShade="F2"/>
            </w:tcBorders>
            <w:vAlign w:val="top"/>
          </w:tcPr>
          <w:p w14:paraId="1A11F7DD" w14:textId="29843830" w:rsidR="005955EE" w:rsidRPr="004E2B67" w:rsidRDefault="006539CA">
            <w:pPr>
              <w:spacing w:after="0"/>
              <w:cnfStyle w:val="000000000000" w:firstRow="0" w:lastRow="0" w:firstColumn="0" w:lastColumn="0" w:oddVBand="0" w:evenVBand="0" w:oddHBand="0" w:evenHBand="0" w:firstRowFirstColumn="0" w:firstRowLastColumn="0" w:lastRowFirstColumn="0" w:lastRowLastColumn="0"/>
              <w:rPr>
                <w:b/>
                <w:bCs/>
              </w:rPr>
            </w:pPr>
            <w:r>
              <w:rPr>
                <w:b/>
                <w:bCs/>
              </w:rPr>
              <w:t>CIAM Platform Deployment High Level design</w:t>
            </w:r>
          </w:p>
        </w:tc>
        <w:tc>
          <w:tcPr>
            <w:tcW w:w="3401" w:type="dxa"/>
            <w:tcBorders>
              <w:top w:val="single" w:sz="4" w:space="0" w:color="F2F2F2" w:themeColor="background1" w:themeShade="F2"/>
              <w:bottom w:val="single" w:sz="4" w:space="0" w:color="F2F2F2" w:themeColor="background1" w:themeShade="F2"/>
            </w:tcBorders>
            <w:vAlign w:val="top"/>
          </w:tcPr>
          <w:p w14:paraId="3E5EA94F" w14:textId="77777777" w:rsidR="005955EE" w:rsidRPr="005F1ACC" w:rsidRDefault="005955EE">
            <w:pPr>
              <w:spacing w:after="0"/>
              <w:cnfStyle w:val="000000000000" w:firstRow="0" w:lastRow="0" w:firstColumn="0" w:lastColumn="0" w:oddVBand="0" w:evenVBand="0" w:oddHBand="0" w:evenHBand="0" w:firstRowFirstColumn="0" w:firstRowLastColumn="0" w:lastRowFirstColumn="0" w:lastRowLastColumn="0"/>
            </w:pPr>
            <w:r>
              <w:t>The</w:t>
            </w:r>
            <w:r w:rsidRPr="00CF51A7">
              <w:t xml:space="preserve"> official name of the document</w:t>
            </w:r>
            <w:r>
              <w:t>.</w:t>
            </w:r>
          </w:p>
        </w:tc>
      </w:tr>
      <w:tr w:rsidR="005955EE" w:rsidRPr="00BB5816" w14:paraId="79FF0CE2" w14:textId="77777777">
        <w:trPr>
          <w:trHeight w:val="93"/>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FFFFFF" w:themeColor="background1"/>
            </w:tcBorders>
            <w:vAlign w:val="top"/>
          </w:tcPr>
          <w:p w14:paraId="0F45A153" w14:textId="77777777" w:rsidR="005955EE" w:rsidRPr="005D3A8A" w:rsidRDefault="005955EE">
            <w:pPr>
              <w:pStyle w:val="TableSubHeading"/>
              <w:spacing w:after="0"/>
            </w:pPr>
            <w:r w:rsidRPr="007E5415">
              <w:t>DOCUMENT NO</w:t>
            </w:r>
          </w:p>
        </w:tc>
        <w:tc>
          <w:tcPr>
            <w:tcW w:w="3401" w:type="dxa"/>
            <w:tcBorders>
              <w:top w:val="single" w:sz="4" w:space="0" w:color="F2F2F2" w:themeColor="background1" w:themeShade="F2"/>
              <w:bottom w:val="single" w:sz="4" w:space="0" w:color="F2F2F2" w:themeColor="background1" w:themeShade="F2"/>
            </w:tcBorders>
            <w:vAlign w:val="top"/>
          </w:tcPr>
          <w:p w14:paraId="7D4AB0A9" w14:textId="77777777" w:rsidR="005955EE" w:rsidRPr="004E2B67" w:rsidRDefault="005955EE">
            <w:pPr>
              <w:spacing w:after="0"/>
              <w:cnfStyle w:val="000000000000" w:firstRow="0" w:lastRow="0" w:firstColumn="0" w:lastColumn="0" w:oddVBand="0" w:evenVBand="0" w:oddHBand="0" w:evenHBand="0" w:firstRowFirstColumn="0" w:firstRowLastColumn="0" w:lastRowFirstColumn="0" w:lastRowLastColumn="0"/>
              <w:rPr>
                <w:b/>
                <w:bCs/>
              </w:rPr>
            </w:pPr>
          </w:p>
        </w:tc>
        <w:tc>
          <w:tcPr>
            <w:tcW w:w="3401" w:type="dxa"/>
            <w:tcBorders>
              <w:top w:val="single" w:sz="4" w:space="0" w:color="F2F2F2" w:themeColor="background1" w:themeShade="F2"/>
              <w:bottom w:val="single" w:sz="4" w:space="0" w:color="F2F2F2" w:themeColor="background1" w:themeShade="F2"/>
            </w:tcBorders>
            <w:vAlign w:val="top"/>
          </w:tcPr>
          <w:p w14:paraId="3568367C"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r w:rsidRPr="005F1ACC">
              <w:t xml:space="preserve">Unique </w:t>
            </w:r>
            <w:r>
              <w:t xml:space="preserve">document </w:t>
            </w:r>
            <w:r w:rsidRPr="005F1ACC">
              <w:t xml:space="preserve">number </w:t>
            </w:r>
          </w:p>
        </w:tc>
      </w:tr>
      <w:tr w:rsidR="005E1CEC" w:rsidRPr="00BB5816" w14:paraId="0A29FCF5" w14:textId="77777777">
        <w:trPr>
          <w:trHeight w:val="5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489E3223" w14:textId="77777777" w:rsidR="005E1CEC" w:rsidRPr="00BB5816" w:rsidRDefault="005E1CEC" w:rsidP="005E1CEC">
            <w:pPr>
              <w:pStyle w:val="TableSubHeading"/>
              <w:spacing w:after="0"/>
            </w:pPr>
            <w:r w:rsidRPr="007E5415">
              <w:t>STATUS</w:t>
            </w:r>
          </w:p>
        </w:tc>
        <w:tc>
          <w:tcPr>
            <w:tcW w:w="3401" w:type="dxa"/>
            <w:tcBorders>
              <w:top w:val="single" w:sz="4" w:space="0" w:color="F2F2F2" w:themeColor="background1" w:themeShade="F2"/>
              <w:bottom w:val="single" w:sz="4" w:space="0" w:color="F2F2F2" w:themeColor="background1" w:themeShade="F2"/>
            </w:tcBorders>
            <w:vAlign w:val="top"/>
          </w:tcPr>
          <w:p w14:paraId="77F64240" w14:textId="69742CB4" w:rsidR="005E1CEC" w:rsidRPr="004E2B67" w:rsidRDefault="005E1CEC" w:rsidP="005E1CEC">
            <w:pPr>
              <w:spacing w:after="0"/>
              <w:cnfStyle w:val="000000000000" w:firstRow="0" w:lastRow="0" w:firstColumn="0" w:lastColumn="0" w:oddVBand="0" w:evenVBand="0" w:oddHBand="0" w:evenHBand="0" w:firstRowFirstColumn="0" w:firstRowLastColumn="0" w:lastRowFirstColumn="0" w:lastRowLastColumn="0"/>
              <w:rPr>
                <w:b/>
                <w:bCs/>
              </w:rPr>
            </w:pPr>
            <w:r w:rsidRPr="00C54E45">
              <w:t>DRAFT</w:t>
            </w:r>
          </w:p>
        </w:tc>
        <w:tc>
          <w:tcPr>
            <w:tcW w:w="3401" w:type="dxa"/>
            <w:tcBorders>
              <w:top w:val="single" w:sz="4" w:space="0" w:color="F2F2F2" w:themeColor="background1" w:themeShade="F2"/>
              <w:bottom w:val="single" w:sz="4" w:space="0" w:color="F2F2F2" w:themeColor="background1" w:themeShade="F2"/>
            </w:tcBorders>
            <w:vAlign w:val="top"/>
          </w:tcPr>
          <w:p w14:paraId="3D5893C7" w14:textId="77777777" w:rsidR="005E1CEC" w:rsidRPr="00BB5816"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5F1ACC">
              <w:t>Draft | Final | Approved</w:t>
            </w:r>
          </w:p>
        </w:tc>
      </w:tr>
      <w:tr w:rsidR="005E1CEC" w:rsidRPr="00BB5816" w14:paraId="55A7963B" w14:textId="77777777">
        <w:trPr>
          <w:trHeight w:val="5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07D9F74F" w14:textId="77777777" w:rsidR="005E1CEC" w:rsidRPr="00BB5816" w:rsidRDefault="005E1CEC" w:rsidP="005E1CEC">
            <w:pPr>
              <w:pStyle w:val="TableSubHeading"/>
              <w:spacing w:after="0"/>
            </w:pPr>
            <w:r w:rsidRPr="007E5415">
              <w:t>VERSION</w:t>
            </w:r>
          </w:p>
        </w:tc>
        <w:tc>
          <w:tcPr>
            <w:tcW w:w="3401" w:type="dxa"/>
            <w:tcBorders>
              <w:top w:val="single" w:sz="4" w:space="0" w:color="F2F2F2" w:themeColor="background1" w:themeShade="F2"/>
              <w:bottom w:val="single" w:sz="4" w:space="0" w:color="F2F2F2" w:themeColor="background1" w:themeShade="F2"/>
            </w:tcBorders>
            <w:vAlign w:val="top"/>
          </w:tcPr>
          <w:p w14:paraId="4FF13CEF" w14:textId="49943972" w:rsidR="005E1CEC" w:rsidRPr="004E2B67" w:rsidRDefault="005E1CEC" w:rsidP="005E1CEC">
            <w:pPr>
              <w:spacing w:after="0"/>
              <w:cnfStyle w:val="000000000000" w:firstRow="0" w:lastRow="0" w:firstColumn="0" w:lastColumn="0" w:oddVBand="0" w:evenVBand="0" w:oddHBand="0" w:evenHBand="0" w:firstRowFirstColumn="0" w:firstRowLastColumn="0" w:lastRowFirstColumn="0" w:lastRowLastColumn="0"/>
              <w:rPr>
                <w:b/>
                <w:bCs/>
              </w:rPr>
            </w:pPr>
            <w:r w:rsidRPr="00C54E45">
              <w:t>0.1</w:t>
            </w:r>
          </w:p>
        </w:tc>
        <w:tc>
          <w:tcPr>
            <w:tcW w:w="3401" w:type="dxa"/>
            <w:tcBorders>
              <w:top w:val="single" w:sz="4" w:space="0" w:color="F2F2F2" w:themeColor="background1" w:themeShade="F2"/>
              <w:bottom w:val="single" w:sz="4" w:space="0" w:color="F2F2F2" w:themeColor="background1" w:themeShade="F2"/>
            </w:tcBorders>
            <w:vAlign w:val="top"/>
          </w:tcPr>
          <w:p w14:paraId="74BB6F3E" w14:textId="77777777" w:rsidR="005E1CEC" w:rsidRPr="00BB5816" w:rsidRDefault="005E1CEC" w:rsidP="005E1CEC">
            <w:pPr>
              <w:spacing w:after="0"/>
              <w:cnfStyle w:val="000000000000" w:firstRow="0" w:lastRow="0" w:firstColumn="0" w:lastColumn="0" w:oddVBand="0" w:evenVBand="0" w:oddHBand="0" w:evenHBand="0" w:firstRowFirstColumn="0" w:firstRowLastColumn="0" w:lastRowFirstColumn="0" w:lastRowLastColumn="0"/>
            </w:pPr>
            <w:r>
              <w:t>Version number</w:t>
            </w:r>
          </w:p>
        </w:tc>
      </w:tr>
      <w:tr w:rsidR="005E1CEC" w:rsidRPr="00BB5816" w14:paraId="6F5A18DA" w14:textId="77777777">
        <w:trPr>
          <w:trHeight w:val="5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193B4741" w14:textId="77777777" w:rsidR="005E1CEC" w:rsidRPr="00BB5816" w:rsidRDefault="005E1CEC" w:rsidP="005E1CEC">
            <w:pPr>
              <w:pStyle w:val="TableSubHeading"/>
              <w:spacing w:after="0"/>
            </w:pPr>
            <w:r w:rsidRPr="007E5415">
              <w:t>AUTHOR</w:t>
            </w:r>
          </w:p>
        </w:tc>
        <w:tc>
          <w:tcPr>
            <w:tcW w:w="3401" w:type="dxa"/>
            <w:tcBorders>
              <w:top w:val="single" w:sz="4" w:space="0" w:color="F2F2F2" w:themeColor="background1" w:themeShade="F2"/>
              <w:bottom w:val="single" w:sz="4" w:space="0" w:color="F2F2F2" w:themeColor="background1" w:themeShade="F2"/>
            </w:tcBorders>
            <w:vAlign w:val="top"/>
          </w:tcPr>
          <w:p w14:paraId="122938B8" w14:textId="220B5619" w:rsidR="005E1CEC" w:rsidRPr="004E2B67" w:rsidRDefault="005E1CEC" w:rsidP="005E1CEC">
            <w:pPr>
              <w:spacing w:after="0"/>
              <w:cnfStyle w:val="000000000000" w:firstRow="0" w:lastRow="0" w:firstColumn="0" w:lastColumn="0" w:oddVBand="0" w:evenVBand="0" w:oddHBand="0" w:evenHBand="0" w:firstRowFirstColumn="0" w:firstRowLastColumn="0" w:lastRowFirstColumn="0" w:lastRowLastColumn="0"/>
              <w:rPr>
                <w:b/>
                <w:bCs/>
              </w:rPr>
            </w:pPr>
            <w:r w:rsidRPr="00C54E45">
              <w:t>Jatin Vaidya, Versent</w:t>
            </w:r>
          </w:p>
        </w:tc>
        <w:tc>
          <w:tcPr>
            <w:tcW w:w="3401" w:type="dxa"/>
            <w:tcBorders>
              <w:top w:val="single" w:sz="4" w:space="0" w:color="F2F2F2" w:themeColor="background1" w:themeShade="F2"/>
              <w:bottom w:val="single" w:sz="4" w:space="0" w:color="F2F2F2" w:themeColor="background1" w:themeShade="F2"/>
            </w:tcBorders>
            <w:vAlign w:val="top"/>
          </w:tcPr>
          <w:p w14:paraId="5271B5D9" w14:textId="77777777" w:rsidR="005E1CEC" w:rsidRPr="00BB5816"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5F1ACC">
              <w:t>The person who wrote the document.</w:t>
            </w:r>
          </w:p>
        </w:tc>
      </w:tr>
      <w:tr w:rsidR="005E1CEC" w:rsidRPr="00BB5816" w14:paraId="4A43194D" w14:textId="77777777">
        <w:trPr>
          <w:trHeight w:val="5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6E7846EC" w14:textId="77777777" w:rsidR="005E1CEC" w:rsidRPr="00BB5816" w:rsidRDefault="005E1CEC" w:rsidP="005E1CEC">
            <w:pPr>
              <w:pStyle w:val="TableSubHeading"/>
              <w:spacing w:after="0"/>
            </w:pPr>
            <w:r w:rsidRPr="007E5415">
              <w:t>AUTHOR ROLE</w:t>
            </w:r>
          </w:p>
        </w:tc>
        <w:tc>
          <w:tcPr>
            <w:tcW w:w="3401" w:type="dxa"/>
            <w:tcBorders>
              <w:top w:val="single" w:sz="4" w:space="0" w:color="F2F2F2" w:themeColor="background1" w:themeShade="F2"/>
              <w:bottom w:val="single" w:sz="4" w:space="0" w:color="F2F2F2" w:themeColor="background1" w:themeShade="F2"/>
            </w:tcBorders>
            <w:vAlign w:val="top"/>
          </w:tcPr>
          <w:p w14:paraId="1745C2F3" w14:textId="249A2D8E" w:rsidR="005E1CEC" w:rsidRPr="004E2B67" w:rsidRDefault="005E1CEC" w:rsidP="005E1CEC">
            <w:pPr>
              <w:spacing w:after="0"/>
              <w:cnfStyle w:val="000000000000" w:firstRow="0" w:lastRow="0" w:firstColumn="0" w:lastColumn="0" w:oddVBand="0" w:evenVBand="0" w:oddHBand="0" w:evenHBand="0" w:firstRowFirstColumn="0" w:firstRowLastColumn="0" w:lastRowFirstColumn="0" w:lastRowLastColumn="0"/>
              <w:rPr>
                <w:b/>
                <w:bCs/>
              </w:rPr>
            </w:pPr>
            <w:r w:rsidRPr="00C54E45">
              <w:t>Solution Architect</w:t>
            </w:r>
          </w:p>
        </w:tc>
        <w:tc>
          <w:tcPr>
            <w:tcW w:w="3401" w:type="dxa"/>
            <w:tcBorders>
              <w:top w:val="single" w:sz="4" w:space="0" w:color="F2F2F2" w:themeColor="background1" w:themeShade="F2"/>
              <w:bottom w:val="single" w:sz="4" w:space="0" w:color="F2F2F2" w:themeColor="background1" w:themeShade="F2"/>
            </w:tcBorders>
            <w:vAlign w:val="top"/>
          </w:tcPr>
          <w:p w14:paraId="6A549773" w14:textId="77777777" w:rsidR="005E1CEC" w:rsidRPr="00BB5816"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5F1ACC">
              <w:t>The role title of the author.</w:t>
            </w:r>
          </w:p>
        </w:tc>
      </w:tr>
      <w:tr w:rsidR="005E1CEC" w:rsidRPr="00BB5816" w14:paraId="71B3230D" w14:textId="77777777">
        <w:trPr>
          <w:trHeight w:val="5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bottom w:val="single" w:sz="4" w:space="0" w:color="FFFFFF" w:themeColor="background1"/>
            </w:tcBorders>
            <w:vAlign w:val="top"/>
          </w:tcPr>
          <w:p w14:paraId="0B2E88DA" w14:textId="77777777" w:rsidR="005E1CEC" w:rsidRPr="00BB5816" w:rsidRDefault="005E1CEC" w:rsidP="005E1CEC">
            <w:pPr>
              <w:pStyle w:val="TableSubHeading"/>
              <w:spacing w:after="0"/>
            </w:pPr>
            <w:r w:rsidRPr="007E5415">
              <w:t>CONTRIBUTORS</w:t>
            </w:r>
          </w:p>
        </w:tc>
        <w:tc>
          <w:tcPr>
            <w:tcW w:w="3401" w:type="dxa"/>
            <w:tcBorders>
              <w:top w:val="single" w:sz="4" w:space="0" w:color="F2F2F2" w:themeColor="background1" w:themeShade="F2"/>
              <w:bottom w:val="single" w:sz="4" w:space="0" w:color="F2F2F2" w:themeColor="background1" w:themeShade="F2"/>
            </w:tcBorders>
            <w:vAlign w:val="top"/>
          </w:tcPr>
          <w:p w14:paraId="55FC21AD" w14:textId="77777777" w:rsidR="005E1CEC"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C54E45">
              <w:t>Mehran Farshadmehr, Versent</w:t>
            </w:r>
          </w:p>
          <w:p w14:paraId="1344B990" w14:textId="5A0D8869" w:rsidR="005E1CEC" w:rsidRPr="00CA00FA"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CA00FA">
              <w:t>Mark Trory-Davies</w:t>
            </w:r>
            <w:r w:rsidR="00CA00FA" w:rsidRPr="00CA00FA">
              <w:t>, Senior Identity Specialist</w:t>
            </w:r>
          </w:p>
        </w:tc>
        <w:tc>
          <w:tcPr>
            <w:tcW w:w="3401" w:type="dxa"/>
            <w:tcBorders>
              <w:top w:val="single" w:sz="4" w:space="0" w:color="F2F2F2" w:themeColor="background1" w:themeShade="F2"/>
              <w:bottom w:val="single" w:sz="4" w:space="0" w:color="F2F2F2" w:themeColor="background1" w:themeShade="F2"/>
            </w:tcBorders>
            <w:vAlign w:val="top"/>
          </w:tcPr>
          <w:p w14:paraId="4E8F7CCA" w14:textId="77777777" w:rsidR="005E1CEC" w:rsidRPr="00BB5816" w:rsidRDefault="005E1CEC" w:rsidP="005E1CEC">
            <w:pPr>
              <w:spacing w:after="0"/>
              <w:cnfStyle w:val="000000000000" w:firstRow="0" w:lastRow="0" w:firstColumn="0" w:lastColumn="0" w:oddVBand="0" w:evenVBand="0" w:oddHBand="0" w:evenHBand="0" w:firstRowFirstColumn="0" w:firstRowLastColumn="0" w:lastRowFirstColumn="0" w:lastRowLastColumn="0"/>
            </w:pPr>
            <w:r w:rsidRPr="005F1ACC">
              <w:t xml:space="preserve">Names </w:t>
            </w:r>
            <w:r>
              <w:t>of content contributors</w:t>
            </w:r>
          </w:p>
        </w:tc>
      </w:tr>
      <w:tr w:rsidR="005955EE" w:rsidRPr="007E5415" w14:paraId="01694C4B" w14:textId="77777777">
        <w:trPr>
          <w:trHeight w:val="2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tcBorders>
            <w:vAlign w:val="top"/>
          </w:tcPr>
          <w:p w14:paraId="0054A97B" w14:textId="77777777" w:rsidR="005955EE" w:rsidRPr="00BB5816" w:rsidRDefault="005955EE">
            <w:pPr>
              <w:pStyle w:val="TableSubHeading"/>
              <w:spacing w:after="0"/>
            </w:pPr>
            <w:r w:rsidRPr="007E5415">
              <w:t>TEAM / PROJECT</w:t>
            </w:r>
          </w:p>
        </w:tc>
        <w:tc>
          <w:tcPr>
            <w:tcW w:w="3401" w:type="dxa"/>
            <w:tcBorders>
              <w:top w:val="single" w:sz="4" w:space="0" w:color="F2F2F2" w:themeColor="background1" w:themeShade="F2"/>
              <w:bottom w:val="single" w:sz="12" w:space="0" w:color="003E8F"/>
            </w:tcBorders>
            <w:vAlign w:val="top"/>
          </w:tcPr>
          <w:p w14:paraId="4AF67B9F" w14:textId="451F97FE" w:rsidR="005955EE" w:rsidRPr="00CA00FA" w:rsidRDefault="00C00908">
            <w:pPr>
              <w:spacing w:after="0"/>
              <w:contextualSpacing/>
              <w:cnfStyle w:val="000000000000" w:firstRow="0" w:lastRow="0" w:firstColumn="0" w:lastColumn="0" w:oddVBand="0" w:evenVBand="0" w:oddHBand="0" w:evenHBand="0" w:firstRowFirstColumn="0" w:firstRowLastColumn="0" w:lastRowFirstColumn="0" w:lastRowLastColumn="0"/>
            </w:pPr>
            <w:r w:rsidRPr="00CA00FA">
              <w:t>CIAM</w:t>
            </w:r>
          </w:p>
        </w:tc>
        <w:tc>
          <w:tcPr>
            <w:tcW w:w="3401" w:type="dxa"/>
            <w:tcBorders>
              <w:top w:val="single" w:sz="4" w:space="0" w:color="F2F2F2" w:themeColor="background1" w:themeShade="F2"/>
              <w:bottom w:val="single" w:sz="12" w:space="0" w:color="003E8F"/>
            </w:tcBorders>
            <w:vAlign w:val="top"/>
          </w:tcPr>
          <w:p w14:paraId="6CF1557B" w14:textId="77777777" w:rsidR="005955EE" w:rsidRPr="007E5415" w:rsidRDefault="005955EE" w:rsidP="00D47944">
            <w:pPr>
              <w:keepNext/>
              <w:spacing w:after="0"/>
              <w:contextualSpacing/>
              <w:cnfStyle w:val="000000000000" w:firstRow="0" w:lastRow="0" w:firstColumn="0" w:lastColumn="0" w:oddVBand="0" w:evenVBand="0" w:oddHBand="0" w:evenHBand="0" w:firstRowFirstColumn="0" w:firstRowLastColumn="0" w:lastRowFirstColumn="0" w:lastRowLastColumn="0"/>
            </w:pPr>
            <w:r>
              <w:t>Document</w:t>
            </w:r>
            <w:r w:rsidRPr="005F1ACC">
              <w:t xml:space="preserve"> produced </w:t>
            </w:r>
            <w:r>
              <w:t>for team/project</w:t>
            </w:r>
            <w:r w:rsidRPr="005F1ACC">
              <w:t>.</w:t>
            </w:r>
          </w:p>
        </w:tc>
      </w:tr>
    </w:tbl>
    <w:p w14:paraId="0B4A798B" w14:textId="3CF2CED2" w:rsidR="00D47944" w:rsidRDefault="00D47944">
      <w:pPr>
        <w:pStyle w:val="Caption"/>
      </w:pPr>
      <w:bookmarkStart w:id="248" w:name="_Toc242170518"/>
      <w:r>
        <w:t xml:space="preserve">Table </w:t>
      </w:r>
      <w:r w:rsidR="0012787A">
        <w:fldChar w:fldCharType="begin"/>
      </w:r>
      <w:r w:rsidR="0012787A">
        <w:instrText xml:space="preserve"> SEQ Table \* ARABIC </w:instrText>
      </w:r>
      <w:r w:rsidR="0012787A">
        <w:fldChar w:fldCharType="separate"/>
      </w:r>
      <w:r w:rsidR="00D431FE">
        <w:t>50</w:t>
      </w:r>
      <w:r w:rsidR="0012787A">
        <w:fldChar w:fldCharType="end"/>
      </w:r>
      <w:r>
        <w:t xml:space="preserve"> - </w:t>
      </w:r>
      <w:r w:rsidRPr="00F17679">
        <w:t>Document Status Overview</w:t>
      </w:r>
      <w:bookmarkEnd w:id="248"/>
    </w:p>
    <w:p w14:paraId="0DAAE23A" w14:textId="77777777" w:rsidR="005955EE" w:rsidRPr="00FB24BA" w:rsidRDefault="005955EE" w:rsidP="005955EE">
      <w:pPr>
        <w:rPr>
          <w:lang w:val="en-US"/>
        </w:rPr>
      </w:pPr>
    </w:p>
    <w:p w14:paraId="6FB58EA7" w14:textId="77777777" w:rsidR="005955EE" w:rsidRDefault="005955EE" w:rsidP="005955EE">
      <w:pPr>
        <w:pStyle w:val="Heading2-NumberedList"/>
      </w:pPr>
      <w:bookmarkStart w:id="249" w:name="_Toc232157196"/>
      <w:bookmarkStart w:id="250" w:name="_Toc242170629"/>
      <w:r w:rsidRPr="007E5415">
        <w:t>Revision History</w:t>
      </w:r>
      <w:bookmarkEnd w:id="249"/>
      <w:bookmarkEnd w:id="250"/>
    </w:p>
    <w:p w14:paraId="232E96BA" w14:textId="77777777" w:rsidR="005955EE" w:rsidRPr="00CD0385" w:rsidRDefault="005955EE" w:rsidP="005955EE">
      <w:r w:rsidRPr="009A71D1">
        <w:rPr>
          <w:b/>
          <w:bCs/>
        </w:rPr>
        <w:t>Purpose:</w:t>
      </w:r>
      <w:r w:rsidRPr="009A71D1">
        <w:t xml:space="preserve"> Provides an auditable history of document changes throughout its lifecycle.</w:t>
      </w:r>
    </w:p>
    <w:tbl>
      <w:tblPr>
        <w:tblStyle w:val="WorkCoverTableStyle1"/>
        <w:tblW w:w="0" w:type="auto"/>
        <w:tblCellMar>
          <w:top w:w="57" w:type="dxa"/>
          <w:bottom w:w="57" w:type="dxa"/>
        </w:tblCellMar>
        <w:tblLook w:val="06A0" w:firstRow="1" w:lastRow="0" w:firstColumn="1" w:lastColumn="0" w:noHBand="1" w:noVBand="1"/>
      </w:tblPr>
      <w:tblGrid>
        <w:gridCol w:w="1276"/>
        <w:gridCol w:w="1843"/>
        <w:gridCol w:w="3683"/>
        <w:gridCol w:w="2268"/>
      </w:tblGrid>
      <w:tr w:rsidR="005955EE" w:rsidRPr="00CF5342" w14:paraId="3F2B3C5E"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276" w:type="dxa"/>
          </w:tcPr>
          <w:p w14:paraId="4D59335D" w14:textId="77777777" w:rsidR="005955EE" w:rsidRPr="00CF5342" w:rsidRDefault="005955EE">
            <w:pPr>
              <w:pStyle w:val="TableHeading"/>
            </w:pPr>
            <w:r>
              <w:t>VERSION</w:t>
            </w:r>
          </w:p>
        </w:tc>
        <w:tc>
          <w:tcPr>
            <w:tcW w:w="1843" w:type="dxa"/>
          </w:tcPr>
          <w:p w14:paraId="72144FCC"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pPr>
            <w:r>
              <w:t>DESCRIPTION</w:t>
            </w:r>
          </w:p>
        </w:tc>
        <w:tc>
          <w:tcPr>
            <w:tcW w:w="3683" w:type="dxa"/>
            <w:tcBorders>
              <w:bottom w:val="single" w:sz="4" w:space="0" w:color="F2F2F2" w:themeColor="background1" w:themeShade="F2"/>
            </w:tcBorders>
          </w:tcPr>
          <w:p w14:paraId="10463D39"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AUTHOR/S</w:t>
            </w:r>
          </w:p>
        </w:tc>
        <w:tc>
          <w:tcPr>
            <w:tcW w:w="2268" w:type="dxa"/>
            <w:tcBorders>
              <w:bottom w:val="single" w:sz="4" w:space="0" w:color="F2F2F2" w:themeColor="background1" w:themeShade="F2"/>
            </w:tcBorders>
          </w:tcPr>
          <w:p w14:paraId="71A76DC6"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DATE</w:t>
            </w:r>
          </w:p>
        </w:tc>
      </w:tr>
      <w:tr w:rsidR="00B04C4B" w:rsidRPr="00BB5816" w14:paraId="115DDBF3" w14:textId="77777777">
        <w:trPr>
          <w:trHeight w:val="93"/>
        </w:trPr>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FFFFFF" w:themeColor="background1"/>
            </w:tcBorders>
            <w:vAlign w:val="top"/>
          </w:tcPr>
          <w:p w14:paraId="78B7AA4D" w14:textId="77777777" w:rsidR="00B04C4B" w:rsidRPr="005D3A8A" w:rsidRDefault="00B04C4B" w:rsidP="00B04C4B">
            <w:pPr>
              <w:pStyle w:val="TableSubHeading"/>
              <w:spacing w:after="0"/>
            </w:pPr>
            <w:r w:rsidRPr="007E5415">
              <w:t>V0.1</w:t>
            </w:r>
            <w:r>
              <w:t>, V0.2</w:t>
            </w:r>
          </w:p>
        </w:tc>
        <w:tc>
          <w:tcPr>
            <w:tcW w:w="1843" w:type="dxa"/>
            <w:tcBorders>
              <w:bottom w:val="single" w:sz="4" w:space="0" w:color="FFFFFF" w:themeColor="background1"/>
            </w:tcBorders>
            <w:shd w:val="clear" w:color="auto" w:fill="EBF3FF"/>
            <w:vAlign w:val="top"/>
          </w:tcPr>
          <w:p w14:paraId="390D491B" w14:textId="77777777" w:rsidR="00B04C4B" w:rsidRPr="005D3A8A" w:rsidRDefault="00B04C4B" w:rsidP="00B04C4B">
            <w:pPr>
              <w:pStyle w:val="TableSubHeading"/>
              <w:spacing w:after="0"/>
              <w:cnfStyle w:val="000000000000" w:firstRow="0" w:lastRow="0" w:firstColumn="0" w:lastColumn="0" w:oddVBand="0" w:evenVBand="0" w:oddHBand="0" w:evenHBand="0" w:firstRowFirstColumn="0" w:firstRowLastColumn="0" w:lastRowFirstColumn="0" w:lastRowLastColumn="0"/>
            </w:pPr>
            <w:r w:rsidRPr="007E5415">
              <w:rPr>
                <w:caps/>
              </w:rPr>
              <w:t>initial draft</w:t>
            </w:r>
          </w:p>
        </w:tc>
        <w:tc>
          <w:tcPr>
            <w:tcW w:w="3683" w:type="dxa"/>
            <w:tcBorders>
              <w:top w:val="single" w:sz="4" w:space="0" w:color="F2F2F2" w:themeColor="background1" w:themeShade="F2"/>
              <w:bottom w:val="single" w:sz="4" w:space="0" w:color="F2F2F2" w:themeColor="background1" w:themeShade="F2"/>
            </w:tcBorders>
            <w:vAlign w:val="top"/>
          </w:tcPr>
          <w:p w14:paraId="4DBA5179" w14:textId="03644587" w:rsidR="00B04C4B" w:rsidRPr="00BB5816" w:rsidRDefault="00B04C4B" w:rsidP="00B04C4B">
            <w:pPr>
              <w:spacing w:after="0"/>
              <w:cnfStyle w:val="000000000000" w:firstRow="0" w:lastRow="0" w:firstColumn="0" w:lastColumn="0" w:oddVBand="0" w:evenVBand="0" w:oddHBand="0" w:evenHBand="0" w:firstRowFirstColumn="0" w:firstRowLastColumn="0" w:lastRowFirstColumn="0" w:lastRowLastColumn="0"/>
            </w:pPr>
            <w:r>
              <w:rPr>
                <w:color w:val="000000"/>
              </w:rPr>
              <w:t>Jatin Vaidya</w:t>
            </w:r>
          </w:p>
        </w:tc>
        <w:tc>
          <w:tcPr>
            <w:tcW w:w="2268" w:type="dxa"/>
            <w:tcBorders>
              <w:top w:val="single" w:sz="4" w:space="0" w:color="F2F2F2" w:themeColor="background1" w:themeShade="F2"/>
              <w:bottom w:val="single" w:sz="4" w:space="0" w:color="F2F2F2" w:themeColor="background1" w:themeShade="F2"/>
            </w:tcBorders>
            <w:vAlign w:val="top"/>
          </w:tcPr>
          <w:p w14:paraId="7FD45F6D" w14:textId="236EE9AE" w:rsidR="00B04C4B" w:rsidRPr="00BB5816" w:rsidRDefault="00B04C4B" w:rsidP="00B04C4B">
            <w:pPr>
              <w:spacing w:after="0"/>
              <w:cnfStyle w:val="000000000000" w:firstRow="0" w:lastRow="0" w:firstColumn="0" w:lastColumn="0" w:oddVBand="0" w:evenVBand="0" w:oddHBand="0" w:evenHBand="0" w:firstRowFirstColumn="0" w:firstRowLastColumn="0" w:lastRowFirstColumn="0" w:lastRowLastColumn="0"/>
            </w:pPr>
            <w:r>
              <w:t>12/10/2026</w:t>
            </w:r>
          </w:p>
        </w:tc>
      </w:tr>
      <w:tr w:rsidR="005955EE" w:rsidRPr="007E5415" w14:paraId="2C32083B" w14:textId="77777777">
        <w:trPr>
          <w:trHeight w:val="2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FFFFFF" w:themeColor="background1"/>
            </w:tcBorders>
            <w:vAlign w:val="top"/>
          </w:tcPr>
          <w:p w14:paraId="58CBBCC9" w14:textId="77777777" w:rsidR="005955EE" w:rsidRPr="00BB5816" w:rsidRDefault="005955EE">
            <w:pPr>
              <w:pStyle w:val="TableSubHeading"/>
              <w:spacing w:after="0"/>
            </w:pPr>
            <w:r>
              <w:t>V1.0</w:t>
            </w:r>
          </w:p>
        </w:tc>
        <w:tc>
          <w:tcPr>
            <w:tcW w:w="1843" w:type="dxa"/>
            <w:tcBorders>
              <w:top w:val="single" w:sz="4" w:space="0" w:color="FFFFFF" w:themeColor="background1"/>
              <w:bottom w:val="single" w:sz="12" w:space="0" w:color="003E8F"/>
            </w:tcBorders>
            <w:shd w:val="clear" w:color="auto" w:fill="EBF3FF"/>
            <w:vAlign w:val="top"/>
          </w:tcPr>
          <w:p w14:paraId="1B165E1D" w14:textId="5C1689F3" w:rsidR="005955EE" w:rsidRPr="00BB5816" w:rsidRDefault="00950933">
            <w:pPr>
              <w:pStyle w:val="TableSubHeading"/>
              <w:spacing w:after="0"/>
              <w:cnfStyle w:val="000000000000" w:firstRow="0" w:lastRow="0" w:firstColumn="0" w:lastColumn="0" w:oddVBand="0" w:evenVBand="0" w:oddHBand="0" w:evenHBand="0" w:firstRowFirstColumn="0" w:firstRowLastColumn="0" w:lastRowFirstColumn="0" w:lastRowLastColumn="0"/>
            </w:pPr>
            <w:r>
              <w:t xml:space="preserve">Update to new template </w:t>
            </w:r>
            <w:r w:rsidR="008E2E4E">
              <w:t>(</w:t>
            </w:r>
            <w:r>
              <w:t>DRAFT</w:t>
            </w:r>
            <w:r w:rsidR="008E2E4E">
              <w:t>)</w:t>
            </w:r>
          </w:p>
        </w:tc>
        <w:tc>
          <w:tcPr>
            <w:tcW w:w="3683" w:type="dxa"/>
            <w:tcBorders>
              <w:top w:val="single" w:sz="4" w:space="0" w:color="F2F2F2" w:themeColor="background1" w:themeShade="F2"/>
              <w:bottom w:val="single" w:sz="12" w:space="0" w:color="003E8F"/>
            </w:tcBorders>
            <w:vAlign w:val="top"/>
          </w:tcPr>
          <w:p w14:paraId="44253203" w14:textId="69475F58" w:rsidR="005955EE" w:rsidRPr="007E5415" w:rsidRDefault="00950933">
            <w:pPr>
              <w:spacing w:after="0"/>
              <w:contextualSpacing/>
              <w:cnfStyle w:val="000000000000" w:firstRow="0" w:lastRow="0" w:firstColumn="0" w:lastColumn="0" w:oddVBand="0" w:evenVBand="0" w:oddHBand="0" w:evenHBand="0" w:firstRowFirstColumn="0" w:firstRowLastColumn="0" w:lastRowFirstColumn="0" w:lastRowLastColumn="0"/>
            </w:pPr>
            <w:r>
              <w:t>Mark Trory-Davies</w:t>
            </w:r>
          </w:p>
        </w:tc>
        <w:tc>
          <w:tcPr>
            <w:tcW w:w="2268" w:type="dxa"/>
            <w:tcBorders>
              <w:top w:val="single" w:sz="4" w:space="0" w:color="F2F2F2" w:themeColor="background1" w:themeShade="F2"/>
              <w:bottom w:val="single" w:sz="12" w:space="0" w:color="003E8F"/>
            </w:tcBorders>
            <w:vAlign w:val="top"/>
          </w:tcPr>
          <w:p w14:paraId="61FC6EC3" w14:textId="476AA2C2" w:rsidR="005955EE" w:rsidRPr="007E5415" w:rsidRDefault="008E2E4E" w:rsidP="00D47944">
            <w:pPr>
              <w:keepNext/>
              <w:spacing w:after="0"/>
              <w:contextualSpacing/>
              <w:cnfStyle w:val="000000000000" w:firstRow="0" w:lastRow="0" w:firstColumn="0" w:lastColumn="0" w:oddVBand="0" w:evenVBand="0" w:oddHBand="0" w:evenHBand="0" w:firstRowFirstColumn="0" w:firstRowLastColumn="0" w:lastRowFirstColumn="0" w:lastRowLastColumn="0"/>
            </w:pPr>
            <w:r>
              <w:t>21/10/2026</w:t>
            </w:r>
          </w:p>
        </w:tc>
      </w:tr>
    </w:tbl>
    <w:p w14:paraId="4004F8B8" w14:textId="7B0D1C64" w:rsidR="00D47944" w:rsidRDefault="00D47944">
      <w:pPr>
        <w:pStyle w:val="Caption"/>
      </w:pPr>
      <w:bookmarkStart w:id="251" w:name="_Toc242170519"/>
      <w:r>
        <w:t xml:space="preserve">Table </w:t>
      </w:r>
      <w:r w:rsidR="0012787A">
        <w:fldChar w:fldCharType="begin"/>
      </w:r>
      <w:r w:rsidR="0012787A">
        <w:instrText xml:space="preserve"> SEQ Table \* ARABIC </w:instrText>
      </w:r>
      <w:r w:rsidR="0012787A">
        <w:fldChar w:fldCharType="separate"/>
      </w:r>
      <w:r w:rsidR="00D431FE">
        <w:t>51</w:t>
      </w:r>
      <w:r w:rsidR="0012787A">
        <w:fldChar w:fldCharType="end"/>
      </w:r>
      <w:r>
        <w:t xml:space="preserve"> - </w:t>
      </w:r>
      <w:r w:rsidRPr="00CF4547">
        <w:t>Document Revision History</w:t>
      </w:r>
      <w:bookmarkEnd w:id="251"/>
    </w:p>
    <w:p w14:paraId="43B15826" w14:textId="77777777" w:rsidR="005955EE" w:rsidRDefault="005955EE" w:rsidP="005955EE">
      <w:pPr>
        <w:rPr>
          <w:lang w:val="en-US"/>
        </w:rPr>
      </w:pPr>
    </w:p>
    <w:p w14:paraId="058F75C9" w14:textId="77777777" w:rsidR="005955EE" w:rsidRDefault="005955EE" w:rsidP="005955EE">
      <w:pPr>
        <w:spacing w:after="0" w:line="240" w:lineRule="auto"/>
        <w:rPr>
          <w:lang w:val="en-US"/>
        </w:rPr>
      </w:pPr>
      <w:r>
        <w:rPr>
          <w:lang w:val="en-US"/>
        </w:rPr>
        <w:br w:type="page"/>
      </w:r>
    </w:p>
    <w:p w14:paraId="6BA65A89" w14:textId="77777777" w:rsidR="005955EE" w:rsidRDefault="005955EE" w:rsidP="005955EE">
      <w:pPr>
        <w:pStyle w:val="Heading2-NumberedList"/>
      </w:pPr>
      <w:bookmarkStart w:id="252" w:name="_Toc232157195"/>
      <w:bookmarkStart w:id="253" w:name="_Toc242170630"/>
      <w:r w:rsidRPr="007E5415">
        <w:t xml:space="preserve">Review &amp; </w:t>
      </w:r>
      <w:bookmarkEnd w:id="252"/>
      <w:r>
        <w:t>Approval</w:t>
      </w:r>
      <w:bookmarkEnd w:id="253"/>
    </w:p>
    <w:p w14:paraId="67EC34A6" w14:textId="77777777" w:rsidR="005955EE" w:rsidRPr="00A461F4" w:rsidRDefault="005955EE" w:rsidP="005955EE">
      <w:r w:rsidRPr="007B41AD">
        <w:rPr>
          <w:b/>
          <w:bCs/>
        </w:rPr>
        <w:t>Purpose:</w:t>
      </w:r>
      <w:r w:rsidRPr="007B41AD">
        <w:t xml:space="preserve"> Records reviewers, approvers and formal sign-off status.</w:t>
      </w:r>
    </w:p>
    <w:tbl>
      <w:tblPr>
        <w:tblStyle w:val="WorkCoverTableStyle1"/>
        <w:tblW w:w="0" w:type="auto"/>
        <w:tblCellMar>
          <w:top w:w="57" w:type="dxa"/>
          <w:bottom w:w="57" w:type="dxa"/>
        </w:tblCellMar>
        <w:tblLook w:val="06A0" w:firstRow="1" w:lastRow="0" w:firstColumn="1" w:lastColumn="0" w:noHBand="1" w:noVBand="1"/>
      </w:tblPr>
      <w:tblGrid>
        <w:gridCol w:w="2261"/>
        <w:gridCol w:w="3671"/>
        <w:gridCol w:w="1569"/>
        <w:gridCol w:w="1569"/>
      </w:tblGrid>
      <w:tr w:rsidR="005955EE" w:rsidRPr="00CF5342" w14:paraId="760EC218"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261" w:type="dxa"/>
          </w:tcPr>
          <w:p w14:paraId="6BACC04F" w14:textId="77777777" w:rsidR="005955EE" w:rsidRPr="00CF5342" w:rsidRDefault="005955EE">
            <w:pPr>
              <w:pStyle w:val="TableHeading"/>
            </w:pPr>
            <w:r>
              <w:t>ROLE</w:t>
            </w:r>
          </w:p>
        </w:tc>
        <w:tc>
          <w:tcPr>
            <w:tcW w:w="3671" w:type="dxa"/>
            <w:tcBorders>
              <w:bottom w:val="single" w:sz="4" w:space="0" w:color="F2F2F2" w:themeColor="background1" w:themeShade="F2"/>
            </w:tcBorders>
          </w:tcPr>
          <w:p w14:paraId="5D5A8824"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pPr>
            <w:r>
              <w:t>REVIEWER NAME</w:t>
            </w:r>
          </w:p>
        </w:tc>
        <w:tc>
          <w:tcPr>
            <w:tcW w:w="1569" w:type="dxa"/>
            <w:tcBorders>
              <w:bottom w:val="single" w:sz="4" w:space="0" w:color="F2F2F2" w:themeColor="background1" w:themeShade="F2"/>
            </w:tcBorders>
          </w:tcPr>
          <w:p w14:paraId="7525A737"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STATUS</w:t>
            </w:r>
          </w:p>
        </w:tc>
        <w:tc>
          <w:tcPr>
            <w:tcW w:w="1569" w:type="dxa"/>
            <w:tcBorders>
              <w:bottom w:val="single" w:sz="4" w:space="0" w:color="F2F2F2" w:themeColor="background1" w:themeShade="F2"/>
            </w:tcBorders>
          </w:tcPr>
          <w:p w14:paraId="408CD687"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DATE</w:t>
            </w:r>
          </w:p>
        </w:tc>
      </w:tr>
      <w:tr w:rsidR="005955EE" w:rsidRPr="00BB5816" w14:paraId="70AD3D97" w14:textId="77777777">
        <w:trPr>
          <w:trHeight w:val="93"/>
        </w:trPr>
        <w:tc>
          <w:tcPr>
            <w:cnfStyle w:val="001000000000" w:firstRow="0" w:lastRow="0" w:firstColumn="1" w:lastColumn="0" w:oddVBand="0" w:evenVBand="0" w:oddHBand="0" w:evenHBand="0" w:firstRowFirstColumn="0" w:firstRowLastColumn="0" w:lastRowFirstColumn="0" w:lastRowLastColumn="0"/>
            <w:tcW w:w="2261" w:type="dxa"/>
            <w:tcBorders>
              <w:bottom w:val="single" w:sz="4" w:space="0" w:color="FFFFFF" w:themeColor="background1"/>
            </w:tcBorders>
            <w:vAlign w:val="top"/>
          </w:tcPr>
          <w:p w14:paraId="2F3916BE" w14:textId="77777777" w:rsidR="005955EE" w:rsidRPr="005D3A8A" w:rsidRDefault="005955EE">
            <w:pPr>
              <w:pStyle w:val="TableSubHeading"/>
              <w:spacing w:after="0"/>
            </w:pPr>
            <w:r w:rsidRPr="007E5415">
              <w:rPr>
                <w:rFonts w:eastAsia="Times New Roman" w:cs="Times New Roman"/>
                <w:color w:val="auto"/>
                <w:kern w:val="0"/>
                <w:lang w:eastAsia="en-AU"/>
                <w14:ligatures w14:val="none"/>
              </w:rPr>
              <w:t>Data Architect </w:t>
            </w:r>
          </w:p>
        </w:tc>
        <w:tc>
          <w:tcPr>
            <w:tcW w:w="3671" w:type="dxa"/>
            <w:tcBorders>
              <w:top w:val="single" w:sz="4" w:space="0" w:color="F2F2F2" w:themeColor="background1" w:themeShade="F2"/>
              <w:bottom w:val="single" w:sz="4" w:space="0" w:color="F2F2F2" w:themeColor="background1" w:themeShade="F2"/>
            </w:tcBorders>
            <w:vAlign w:val="top"/>
          </w:tcPr>
          <w:p w14:paraId="3C2A52F6" w14:textId="77777777" w:rsidR="005955EE" w:rsidRPr="005D3A8A"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3EBD7C56"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0657C856"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r>
      <w:tr w:rsidR="005955EE" w:rsidRPr="00BB5816" w14:paraId="062C89F6" w14:textId="77777777">
        <w:trPr>
          <w:trHeight w:val="54"/>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4120CC75"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Enterprise Architect </w:t>
            </w:r>
          </w:p>
        </w:tc>
        <w:tc>
          <w:tcPr>
            <w:tcW w:w="3671" w:type="dxa"/>
            <w:tcBorders>
              <w:top w:val="single" w:sz="4" w:space="0" w:color="F2F2F2" w:themeColor="background1" w:themeShade="F2"/>
              <w:bottom w:val="single" w:sz="4" w:space="0" w:color="F2F2F2" w:themeColor="background1" w:themeShade="F2"/>
            </w:tcBorders>
            <w:vAlign w:val="top"/>
          </w:tcPr>
          <w:p w14:paraId="22506F0F"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02C16207"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4FDA5646"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r>
      <w:tr w:rsidR="005955EE" w:rsidRPr="00BB5816" w14:paraId="78FE0B2E"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75B55444"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Security Architect </w:t>
            </w:r>
          </w:p>
        </w:tc>
        <w:tc>
          <w:tcPr>
            <w:tcW w:w="3671" w:type="dxa"/>
            <w:tcBorders>
              <w:top w:val="single" w:sz="4" w:space="0" w:color="F2F2F2" w:themeColor="background1" w:themeShade="F2"/>
              <w:bottom w:val="single" w:sz="4" w:space="0" w:color="F2F2F2" w:themeColor="background1" w:themeShade="F2"/>
            </w:tcBorders>
            <w:vAlign w:val="top"/>
          </w:tcPr>
          <w:p w14:paraId="486EB3DB"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59F6BBD6"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6990F46E" w14:textId="77777777" w:rsidR="005955EE" w:rsidRPr="00BB5816" w:rsidRDefault="005955EE">
            <w:pPr>
              <w:spacing w:after="0"/>
              <w:cnfStyle w:val="000000000000" w:firstRow="0" w:lastRow="0" w:firstColumn="0" w:lastColumn="0" w:oddVBand="0" w:evenVBand="0" w:oddHBand="0" w:evenHBand="0" w:firstRowFirstColumn="0" w:firstRowLastColumn="0" w:lastRowFirstColumn="0" w:lastRowLastColumn="0"/>
            </w:pPr>
          </w:p>
        </w:tc>
      </w:tr>
      <w:tr w:rsidR="005955EE" w:rsidRPr="007E5415" w14:paraId="5D8A067D"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44FFE124"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Solution Architect</w:t>
            </w:r>
          </w:p>
        </w:tc>
        <w:tc>
          <w:tcPr>
            <w:tcW w:w="3671" w:type="dxa"/>
            <w:tcBorders>
              <w:top w:val="single" w:sz="4" w:space="0" w:color="F2F2F2" w:themeColor="background1" w:themeShade="F2"/>
              <w:bottom w:val="single" w:sz="4" w:space="0" w:color="F2F2F2" w:themeColor="background1" w:themeShade="F2"/>
            </w:tcBorders>
            <w:vAlign w:val="top"/>
          </w:tcPr>
          <w:p w14:paraId="276CFE9E"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1B70B364"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4D9EBB73" w14:textId="77777777" w:rsidR="005955EE" w:rsidRPr="007E5415" w:rsidRDefault="005955EE">
            <w:pPr>
              <w:keepNext/>
              <w:spacing w:after="0"/>
              <w:contextualSpacing/>
              <w:cnfStyle w:val="000000000000" w:firstRow="0" w:lastRow="0" w:firstColumn="0" w:lastColumn="0" w:oddVBand="0" w:evenVBand="0" w:oddHBand="0" w:evenHBand="0" w:firstRowFirstColumn="0" w:firstRowLastColumn="0" w:lastRowFirstColumn="0" w:lastRowLastColumn="0"/>
            </w:pPr>
          </w:p>
        </w:tc>
      </w:tr>
      <w:tr w:rsidR="005955EE" w:rsidRPr="007E5415" w14:paraId="24E9ABD0"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1327CFD7"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Integration Architect </w:t>
            </w:r>
          </w:p>
        </w:tc>
        <w:tc>
          <w:tcPr>
            <w:tcW w:w="3671" w:type="dxa"/>
            <w:tcBorders>
              <w:top w:val="single" w:sz="4" w:space="0" w:color="F2F2F2" w:themeColor="background1" w:themeShade="F2"/>
              <w:bottom w:val="single" w:sz="4" w:space="0" w:color="F2F2F2" w:themeColor="background1" w:themeShade="F2"/>
            </w:tcBorders>
            <w:vAlign w:val="top"/>
          </w:tcPr>
          <w:p w14:paraId="795D2A31"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062897C2"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5E52ADFD" w14:textId="77777777" w:rsidR="005955EE" w:rsidRPr="007E5415" w:rsidRDefault="005955EE">
            <w:pPr>
              <w:keepNext/>
              <w:spacing w:after="0"/>
              <w:contextualSpacing/>
              <w:cnfStyle w:val="000000000000" w:firstRow="0" w:lastRow="0" w:firstColumn="0" w:lastColumn="0" w:oddVBand="0" w:evenVBand="0" w:oddHBand="0" w:evenHBand="0" w:firstRowFirstColumn="0" w:firstRowLastColumn="0" w:lastRowFirstColumn="0" w:lastRowLastColumn="0"/>
            </w:pPr>
          </w:p>
        </w:tc>
      </w:tr>
      <w:tr w:rsidR="005955EE" w:rsidRPr="007E5415" w14:paraId="3B899AF3"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3371096E"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Security Consultant </w:t>
            </w:r>
          </w:p>
        </w:tc>
        <w:tc>
          <w:tcPr>
            <w:tcW w:w="3671" w:type="dxa"/>
            <w:tcBorders>
              <w:top w:val="single" w:sz="4" w:space="0" w:color="F2F2F2" w:themeColor="background1" w:themeShade="F2"/>
              <w:bottom w:val="single" w:sz="4" w:space="0" w:color="F2F2F2" w:themeColor="background1" w:themeShade="F2"/>
            </w:tcBorders>
            <w:vAlign w:val="top"/>
          </w:tcPr>
          <w:p w14:paraId="128383A6"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5A5E441B"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6D67A09D" w14:textId="77777777" w:rsidR="005955EE" w:rsidRPr="007E5415" w:rsidRDefault="005955EE">
            <w:pPr>
              <w:keepNext/>
              <w:spacing w:after="0"/>
              <w:contextualSpacing/>
              <w:cnfStyle w:val="000000000000" w:firstRow="0" w:lastRow="0" w:firstColumn="0" w:lastColumn="0" w:oddVBand="0" w:evenVBand="0" w:oddHBand="0" w:evenHBand="0" w:firstRowFirstColumn="0" w:firstRowLastColumn="0" w:lastRowFirstColumn="0" w:lastRowLastColumn="0"/>
            </w:pPr>
          </w:p>
        </w:tc>
      </w:tr>
      <w:tr w:rsidR="005955EE" w:rsidRPr="007E5415" w14:paraId="60308F30"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290A361E"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Integrated Design</w:t>
            </w:r>
          </w:p>
        </w:tc>
        <w:tc>
          <w:tcPr>
            <w:tcW w:w="3671" w:type="dxa"/>
            <w:tcBorders>
              <w:top w:val="single" w:sz="4" w:space="0" w:color="F2F2F2" w:themeColor="background1" w:themeShade="F2"/>
              <w:bottom w:val="single" w:sz="4" w:space="0" w:color="F2F2F2" w:themeColor="background1" w:themeShade="F2"/>
            </w:tcBorders>
            <w:vAlign w:val="top"/>
          </w:tcPr>
          <w:p w14:paraId="07CAEE93"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0F2F306F"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2061BA30" w14:textId="77777777" w:rsidR="005955EE" w:rsidRPr="007E5415" w:rsidRDefault="005955EE">
            <w:pPr>
              <w:keepNext/>
              <w:spacing w:after="0"/>
              <w:contextualSpacing/>
              <w:cnfStyle w:val="000000000000" w:firstRow="0" w:lastRow="0" w:firstColumn="0" w:lastColumn="0" w:oddVBand="0" w:evenVBand="0" w:oddHBand="0" w:evenHBand="0" w:firstRowFirstColumn="0" w:firstRowLastColumn="0" w:lastRowFirstColumn="0" w:lastRowLastColumn="0"/>
            </w:pPr>
          </w:p>
        </w:tc>
      </w:tr>
      <w:tr w:rsidR="005955EE" w:rsidRPr="007E5415" w14:paraId="60069153"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bottom w:val="single" w:sz="4" w:space="0" w:color="FFFFFF" w:themeColor="background1"/>
            </w:tcBorders>
            <w:vAlign w:val="top"/>
          </w:tcPr>
          <w:p w14:paraId="41F216C7"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Project Team  </w:t>
            </w:r>
          </w:p>
        </w:tc>
        <w:tc>
          <w:tcPr>
            <w:tcW w:w="3671" w:type="dxa"/>
            <w:tcBorders>
              <w:top w:val="single" w:sz="4" w:space="0" w:color="F2F2F2" w:themeColor="background1" w:themeShade="F2"/>
              <w:bottom w:val="single" w:sz="4" w:space="0" w:color="F2F2F2" w:themeColor="background1" w:themeShade="F2"/>
            </w:tcBorders>
            <w:vAlign w:val="top"/>
          </w:tcPr>
          <w:p w14:paraId="7F60B12C"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3B79DFDE"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4" w:space="0" w:color="F2F2F2" w:themeColor="background1" w:themeShade="F2"/>
            </w:tcBorders>
            <w:vAlign w:val="top"/>
          </w:tcPr>
          <w:p w14:paraId="4D8E1D4A" w14:textId="77777777" w:rsidR="005955EE" w:rsidRPr="007E5415" w:rsidRDefault="005955EE">
            <w:pPr>
              <w:keepNext/>
              <w:spacing w:after="0"/>
              <w:contextualSpacing/>
              <w:cnfStyle w:val="000000000000" w:firstRow="0" w:lastRow="0" w:firstColumn="0" w:lastColumn="0" w:oddVBand="0" w:evenVBand="0" w:oddHBand="0" w:evenHBand="0" w:firstRowFirstColumn="0" w:firstRowLastColumn="0" w:lastRowFirstColumn="0" w:lastRowLastColumn="0"/>
            </w:pPr>
          </w:p>
        </w:tc>
      </w:tr>
      <w:tr w:rsidR="005955EE" w:rsidRPr="007E5415" w14:paraId="4F50D4CD" w14:textId="77777777">
        <w:trPr>
          <w:trHeight w:val="20"/>
        </w:trPr>
        <w:tc>
          <w:tcPr>
            <w:cnfStyle w:val="001000000000" w:firstRow="0" w:lastRow="0" w:firstColumn="1" w:lastColumn="0" w:oddVBand="0" w:evenVBand="0" w:oddHBand="0" w:evenHBand="0" w:firstRowFirstColumn="0" w:firstRowLastColumn="0" w:lastRowFirstColumn="0" w:lastRowLastColumn="0"/>
            <w:tcW w:w="2261" w:type="dxa"/>
            <w:tcBorders>
              <w:top w:val="single" w:sz="4" w:space="0" w:color="FFFFFF" w:themeColor="background1"/>
            </w:tcBorders>
            <w:vAlign w:val="top"/>
          </w:tcPr>
          <w:p w14:paraId="7701F723" w14:textId="77777777" w:rsidR="005955EE" w:rsidRPr="00BB5816" w:rsidRDefault="005955EE">
            <w:pPr>
              <w:pStyle w:val="TableSubHeading"/>
              <w:spacing w:after="0"/>
            </w:pPr>
            <w:r w:rsidRPr="007E5415">
              <w:rPr>
                <w:rFonts w:eastAsia="Times New Roman" w:cs="Times New Roman"/>
                <w:color w:val="auto"/>
                <w:kern w:val="0"/>
                <w:lang w:eastAsia="en-AU"/>
                <w14:ligatures w14:val="none"/>
              </w:rPr>
              <w:t>Business Sponsor </w:t>
            </w:r>
          </w:p>
        </w:tc>
        <w:tc>
          <w:tcPr>
            <w:tcW w:w="3671" w:type="dxa"/>
            <w:tcBorders>
              <w:top w:val="single" w:sz="4" w:space="0" w:color="F2F2F2" w:themeColor="background1" w:themeShade="F2"/>
              <w:bottom w:val="single" w:sz="12" w:space="0" w:color="003E8F"/>
            </w:tcBorders>
            <w:vAlign w:val="top"/>
          </w:tcPr>
          <w:p w14:paraId="2172FFB0" w14:textId="77777777" w:rsidR="005955EE" w:rsidRPr="00BB5816" w:rsidRDefault="005955EE">
            <w:pPr>
              <w:pStyle w:val="TableSubHeading"/>
              <w:spacing w:after="0"/>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12" w:space="0" w:color="003E8F"/>
            </w:tcBorders>
            <w:vAlign w:val="top"/>
          </w:tcPr>
          <w:p w14:paraId="53C7D415" w14:textId="77777777" w:rsidR="005955EE" w:rsidRPr="007E5415" w:rsidRDefault="005955EE">
            <w:pPr>
              <w:spacing w:after="0"/>
              <w:contextualSpacing/>
              <w:cnfStyle w:val="000000000000" w:firstRow="0" w:lastRow="0" w:firstColumn="0" w:lastColumn="0" w:oddVBand="0" w:evenVBand="0" w:oddHBand="0" w:evenHBand="0" w:firstRowFirstColumn="0" w:firstRowLastColumn="0" w:lastRowFirstColumn="0" w:lastRowLastColumn="0"/>
            </w:pPr>
          </w:p>
        </w:tc>
        <w:tc>
          <w:tcPr>
            <w:tcW w:w="1569" w:type="dxa"/>
            <w:tcBorders>
              <w:top w:val="single" w:sz="4" w:space="0" w:color="F2F2F2" w:themeColor="background1" w:themeShade="F2"/>
              <w:bottom w:val="single" w:sz="12" w:space="0" w:color="003E8F"/>
            </w:tcBorders>
            <w:vAlign w:val="top"/>
          </w:tcPr>
          <w:p w14:paraId="34201EF8" w14:textId="77777777" w:rsidR="005955EE" w:rsidRPr="007E5415" w:rsidRDefault="005955EE" w:rsidP="00D47944">
            <w:pPr>
              <w:keepNext/>
              <w:spacing w:after="0"/>
              <w:contextualSpacing/>
              <w:cnfStyle w:val="000000000000" w:firstRow="0" w:lastRow="0" w:firstColumn="0" w:lastColumn="0" w:oddVBand="0" w:evenVBand="0" w:oddHBand="0" w:evenHBand="0" w:firstRowFirstColumn="0" w:firstRowLastColumn="0" w:lastRowFirstColumn="0" w:lastRowLastColumn="0"/>
            </w:pPr>
          </w:p>
        </w:tc>
      </w:tr>
    </w:tbl>
    <w:p w14:paraId="1EF1FE63" w14:textId="7366FD96" w:rsidR="00D47944" w:rsidRDefault="00D47944">
      <w:pPr>
        <w:pStyle w:val="Caption"/>
      </w:pPr>
      <w:bookmarkStart w:id="254" w:name="_Toc242170520"/>
      <w:r>
        <w:t xml:space="preserve">Table </w:t>
      </w:r>
      <w:r w:rsidR="0012787A">
        <w:fldChar w:fldCharType="begin"/>
      </w:r>
      <w:r w:rsidR="0012787A">
        <w:instrText xml:space="preserve"> SEQ Table \* ARABIC </w:instrText>
      </w:r>
      <w:r w:rsidR="0012787A">
        <w:fldChar w:fldCharType="separate"/>
      </w:r>
      <w:r w:rsidR="00D431FE">
        <w:t>52</w:t>
      </w:r>
      <w:r w:rsidR="0012787A">
        <w:fldChar w:fldCharType="end"/>
      </w:r>
      <w:r>
        <w:t xml:space="preserve"> - </w:t>
      </w:r>
      <w:r w:rsidRPr="00045AEE">
        <w:t>Document Review &amp; Endorsement Status</w:t>
      </w:r>
      <w:bookmarkEnd w:id="254"/>
    </w:p>
    <w:p w14:paraId="13D2075D" w14:textId="77777777" w:rsidR="005955EE" w:rsidRPr="007914AF" w:rsidRDefault="005955EE" w:rsidP="005955EE">
      <w:pPr>
        <w:rPr>
          <w:lang w:val="en-US"/>
        </w:rPr>
      </w:pPr>
    </w:p>
    <w:p w14:paraId="7B712C29" w14:textId="77777777" w:rsidR="005955EE" w:rsidRDefault="005955EE" w:rsidP="005955EE">
      <w:pPr>
        <w:pStyle w:val="Heading2-NumberedList"/>
        <w:rPr>
          <w:lang w:eastAsia="en-AU"/>
        </w:rPr>
      </w:pPr>
      <w:bookmarkStart w:id="255" w:name="_Toc232157197"/>
      <w:bookmarkStart w:id="256" w:name="_Toc242170631"/>
      <w:r w:rsidRPr="007E5415">
        <w:rPr>
          <w:lang w:eastAsia="en-AU"/>
        </w:rPr>
        <w:t>References</w:t>
      </w:r>
      <w:bookmarkEnd w:id="255"/>
      <w:bookmarkEnd w:id="256"/>
    </w:p>
    <w:p w14:paraId="3FB815A2" w14:textId="77777777" w:rsidR="005955EE" w:rsidRPr="00972587" w:rsidRDefault="005955EE" w:rsidP="005955EE">
      <w:pPr>
        <w:rPr>
          <w:lang w:eastAsia="en-AU"/>
        </w:rPr>
      </w:pPr>
      <w:r w:rsidRPr="00972587">
        <w:rPr>
          <w:b/>
          <w:bCs/>
          <w:lang w:eastAsia="en-AU"/>
        </w:rPr>
        <w:t>Purpose:</w:t>
      </w:r>
      <w:r w:rsidRPr="00972587">
        <w:rPr>
          <w:lang w:eastAsia="en-AU"/>
        </w:rPr>
        <w:t xml:space="preserve"> Lists related documents, standards, policies and supporting materials referenced by this document.</w:t>
      </w:r>
    </w:p>
    <w:tbl>
      <w:tblPr>
        <w:tblStyle w:val="WorkCoverTableStyle1"/>
        <w:tblW w:w="0" w:type="auto"/>
        <w:tblCellMar>
          <w:top w:w="57" w:type="dxa"/>
          <w:bottom w:w="57" w:type="dxa"/>
        </w:tblCellMar>
        <w:tblLook w:val="06A0" w:firstRow="1" w:lastRow="0" w:firstColumn="1" w:lastColumn="0" w:noHBand="1" w:noVBand="1"/>
      </w:tblPr>
      <w:tblGrid>
        <w:gridCol w:w="2268"/>
        <w:gridCol w:w="6802"/>
      </w:tblGrid>
      <w:tr w:rsidR="005955EE" w:rsidRPr="00CF5342" w14:paraId="462D4DD9"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268" w:type="dxa"/>
          </w:tcPr>
          <w:p w14:paraId="1422C1B2" w14:textId="77777777" w:rsidR="005955EE" w:rsidRPr="00CF5342" w:rsidRDefault="005955EE">
            <w:pPr>
              <w:pStyle w:val="TableHeading"/>
            </w:pPr>
            <w:r>
              <w:t>DOCUMENT</w:t>
            </w:r>
          </w:p>
        </w:tc>
        <w:tc>
          <w:tcPr>
            <w:tcW w:w="6802" w:type="dxa"/>
            <w:tcBorders>
              <w:bottom w:val="single" w:sz="4" w:space="0" w:color="F2F2F2" w:themeColor="background1" w:themeShade="F2"/>
            </w:tcBorders>
          </w:tcPr>
          <w:p w14:paraId="146D74FA"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LINK</w:t>
            </w:r>
          </w:p>
        </w:tc>
      </w:tr>
      <w:tr w:rsidR="005955EE" w:rsidRPr="00BB5816" w14:paraId="1F1541DF" w14:textId="77777777">
        <w:trPr>
          <w:trHeight w:val="93"/>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FFFFFF" w:themeColor="background1"/>
            </w:tcBorders>
            <w:vAlign w:val="top"/>
          </w:tcPr>
          <w:p w14:paraId="53104C0E" w14:textId="77777777" w:rsidR="005955EE" w:rsidRPr="005D3A8A" w:rsidRDefault="005955EE">
            <w:pPr>
              <w:pStyle w:val="TableSubHeading"/>
              <w:tabs>
                <w:tab w:val="left" w:pos="1996"/>
              </w:tabs>
              <w:spacing w:after="0"/>
            </w:pPr>
          </w:p>
        </w:tc>
        <w:tc>
          <w:tcPr>
            <w:tcW w:w="6802" w:type="dxa"/>
            <w:tcBorders>
              <w:top w:val="single" w:sz="4" w:space="0" w:color="F2F2F2" w:themeColor="background1" w:themeShade="F2"/>
              <w:bottom w:val="single" w:sz="4" w:space="0" w:color="F2F2F2" w:themeColor="background1" w:themeShade="F2"/>
            </w:tcBorders>
            <w:vAlign w:val="top"/>
          </w:tcPr>
          <w:p w14:paraId="3342A734" w14:textId="77777777" w:rsidR="005955EE" w:rsidRPr="00423796" w:rsidRDefault="005955EE">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5955EE" w:rsidRPr="007E5415" w14:paraId="30DCECBE" w14:textId="77777777">
        <w:trPr>
          <w:trHeight w:val="2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tcBorders>
            <w:vAlign w:val="top"/>
          </w:tcPr>
          <w:p w14:paraId="0D8CC289" w14:textId="77777777" w:rsidR="005955EE" w:rsidRDefault="005955EE">
            <w:pPr>
              <w:pStyle w:val="TableSubHeading"/>
              <w:spacing w:after="0"/>
            </w:pPr>
          </w:p>
        </w:tc>
        <w:tc>
          <w:tcPr>
            <w:tcW w:w="6802" w:type="dxa"/>
            <w:tcBorders>
              <w:top w:val="single" w:sz="4" w:space="0" w:color="F2F2F2" w:themeColor="background1" w:themeShade="F2"/>
              <w:bottom w:val="single" w:sz="12" w:space="0" w:color="003E8F"/>
            </w:tcBorders>
            <w:vAlign w:val="top"/>
          </w:tcPr>
          <w:p w14:paraId="6C0FAFEC" w14:textId="77777777" w:rsidR="005955EE" w:rsidRPr="00423796" w:rsidRDefault="005955EE" w:rsidP="00D4794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bl>
    <w:p w14:paraId="0180D05F" w14:textId="2E8FC1A8" w:rsidR="00D47944" w:rsidRDefault="00D47944">
      <w:pPr>
        <w:pStyle w:val="Caption"/>
      </w:pPr>
      <w:bookmarkStart w:id="257" w:name="_Toc242170521"/>
      <w:r>
        <w:t xml:space="preserve">Table </w:t>
      </w:r>
      <w:r w:rsidR="0012787A">
        <w:fldChar w:fldCharType="begin"/>
      </w:r>
      <w:r w:rsidR="0012787A">
        <w:instrText xml:space="preserve"> SEQ Table \* ARABIC </w:instrText>
      </w:r>
      <w:r w:rsidR="0012787A">
        <w:fldChar w:fldCharType="separate"/>
      </w:r>
      <w:r w:rsidR="00D431FE">
        <w:t>53</w:t>
      </w:r>
      <w:r w:rsidR="0012787A">
        <w:fldChar w:fldCharType="end"/>
      </w:r>
      <w:r>
        <w:t xml:space="preserve"> - </w:t>
      </w:r>
      <w:r w:rsidRPr="007A1901">
        <w:t>References</w:t>
      </w:r>
      <w:bookmarkEnd w:id="257"/>
    </w:p>
    <w:p w14:paraId="24DA9F4F" w14:textId="77777777" w:rsidR="005955EE" w:rsidRPr="005D126F" w:rsidRDefault="005955EE" w:rsidP="005955EE">
      <w:pPr>
        <w:rPr>
          <w:lang w:val="en-US"/>
        </w:rPr>
      </w:pPr>
    </w:p>
    <w:p w14:paraId="721E4ED2" w14:textId="77777777" w:rsidR="005955EE" w:rsidRDefault="005955EE" w:rsidP="005955EE">
      <w:pPr>
        <w:pStyle w:val="Heading2-NumberedList"/>
        <w:rPr>
          <w:lang w:val="en-US"/>
        </w:rPr>
      </w:pPr>
      <w:bookmarkStart w:id="258" w:name="_Toc242170632"/>
      <w:r>
        <w:rPr>
          <w:lang w:val="en-US"/>
        </w:rPr>
        <w:t>Architecture Repository References</w:t>
      </w:r>
      <w:bookmarkEnd w:id="258"/>
    </w:p>
    <w:p w14:paraId="0FC2C62D" w14:textId="77777777" w:rsidR="005955EE" w:rsidRPr="00972587" w:rsidRDefault="005955EE" w:rsidP="005955EE">
      <w:pPr>
        <w:rPr>
          <w:lang w:val="en-US"/>
        </w:rPr>
      </w:pPr>
      <w:r w:rsidRPr="0093549E">
        <w:rPr>
          <w:b/>
          <w:bCs/>
          <w:lang w:val="en-US"/>
        </w:rPr>
        <w:t>Purpose</w:t>
      </w:r>
      <w:r w:rsidRPr="0093549E">
        <w:rPr>
          <w:lang w:val="en-US"/>
        </w:rPr>
        <w:t>: Identifies related architecture artefacts, standards, patterns, decisions and reference materials stored within the architecture repository that support, inform or govern this document.</w:t>
      </w:r>
    </w:p>
    <w:tbl>
      <w:tblPr>
        <w:tblStyle w:val="WorkCoverTableStyle1"/>
        <w:tblW w:w="0" w:type="auto"/>
        <w:tblCellMar>
          <w:top w:w="57" w:type="dxa"/>
          <w:bottom w:w="57" w:type="dxa"/>
        </w:tblCellMar>
        <w:tblLook w:val="06A0" w:firstRow="1" w:lastRow="0" w:firstColumn="1" w:lastColumn="0" w:noHBand="1" w:noVBand="1"/>
      </w:tblPr>
      <w:tblGrid>
        <w:gridCol w:w="2268"/>
        <w:gridCol w:w="6802"/>
      </w:tblGrid>
      <w:tr w:rsidR="005955EE" w:rsidRPr="00CF5342" w14:paraId="0210ED8F" w14:textId="77777777">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2268" w:type="dxa"/>
          </w:tcPr>
          <w:p w14:paraId="3E3977CD" w14:textId="77777777" w:rsidR="005955EE" w:rsidRPr="00CF5342" w:rsidRDefault="005955EE">
            <w:pPr>
              <w:pStyle w:val="TableHeading"/>
            </w:pPr>
            <w:r w:rsidRPr="005D126F">
              <w:t>DOCUMENT</w:t>
            </w:r>
          </w:p>
        </w:tc>
        <w:tc>
          <w:tcPr>
            <w:tcW w:w="6802" w:type="dxa"/>
            <w:tcBorders>
              <w:bottom w:val="single" w:sz="4" w:space="0" w:color="F2F2F2" w:themeColor="background1" w:themeShade="F2"/>
            </w:tcBorders>
          </w:tcPr>
          <w:p w14:paraId="3DB5C9F1" w14:textId="77777777" w:rsidR="005955EE" w:rsidRPr="00CF5342" w:rsidRDefault="005955EE">
            <w:pPr>
              <w:pStyle w:val="TableHeading"/>
              <w:cnfStyle w:val="100000000000" w:firstRow="1" w:lastRow="0" w:firstColumn="0" w:lastColumn="0" w:oddVBand="0" w:evenVBand="0" w:oddHBand="0" w:evenHBand="0" w:firstRowFirstColumn="0" w:firstRowLastColumn="0" w:lastRowFirstColumn="0" w:lastRowLastColumn="0"/>
              <w:rPr>
                <w:b w:val="0"/>
                <w:bCs w:val="0"/>
              </w:rPr>
            </w:pPr>
            <w:r>
              <w:t>LINK</w:t>
            </w:r>
          </w:p>
        </w:tc>
      </w:tr>
      <w:tr w:rsidR="005955EE" w:rsidRPr="00BB5816" w14:paraId="4F165868" w14:textId="77777777">
        <w:trPr>
          <w:trHeight w:val="93"/>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FFFFFF" w:themeColor="background1"/>
            </w:tcBorders>
            <w:vAlign w:val="top"/>
          </w:tcPr>
          <w:p w14:paraId="5E76339B" w14:textId="77777777" w:rsidR="005955EE" w:rsidRPr="005D3A8A" w:rsidRDefault="005955EE">
            <w:pPr>
              <w:pStyle w:val="TableSubHeading"/>
              <w:tabs>
                <w:tab w:val="left" w:pos="1996"/>
              </w:tabs>
              <w:spacing w:after="0"/>
            </w:pPr>
          </w:p>
        </w:tc>
        <w:tc>
          <w:tcPr>
            <w:tcW w:w="6802" w:type="dxa"/>
            <w:tcBorders>
              <w:top w:val="single" w:sz="4" w:space="0" w:color="F2F2F2" w:themeColor="background1" w:themeShade="F2"/>
              <w:bottom w:val="single" w:sz="4" w:space="0" w:color="F2F2F2" w:themeColor="background1" w:themeShade="F2"/>
            </w:tcBorders>
            <w:vAlign w:val="top"/>
          </w:tcPr>
          <w:p w14:paraId="77A6A50A" w14:textId="77777777" w:rsidR="005955EE" w:rsidRPr="00423796" w:rsidRDefault="005955EE">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r w:rsidR="005955EE" w:rsidRPr="007E5415" w14:paraId="2D3EE792" w14:textId="77777777">
        <w:trPr>
          <w:trHeight w:val="2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FFFFFF" w:themeColor="background1"/>
            </w:tcBorders>
            <w:vAlign w:val="top"/>
          </w:tcPr>
          <w:p w14:paraId="274A7DA7" w14:textId="77777777" w:rsidR="005955EE" w:rsidRDefault="005955EE">
            <w:pPr>
              <w:pStyle w:val="TableSubHeading"/>
              <w:spacing w:after="0"/>
            </w:pPr>
          </w:p>
        </w:tc>
        <w:tc>
          <w:tcPr>
            <w:tcW w:w="6802" w:type="dxa"/>
            <w:tcBorders>
              <w:top w:val="single" w:sz="4" w:space="0" w:color="F2F2F2" w:themeColor="background1" w:themeShade="F2"/>
              <w:bottom w:val="single" w:sz="12" w:space="0" w:color="003E8F"/>
            </w:tcBorders>
            <w:vAlign w:val="top"/>
          </w:tcPr>
          <w:p w14:paraId="6FC32A69" w14:textId="77777777" w:rsidR="005955EE" w:rsidRPr="00423796" w:rsidRDefault="005955EE" w:rsidP="00D47944">
            <w:pPr>
              <w:keepNext/>
              <w:spacing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p>
        </w:tc>
      </w:tr>
    </w:tbl>
    <w:p w14:paraId="4921574E" w14:textId="39E872C6" w:rsidR="00D47944" w:rsidRDefault="00D47944">
      <w:pPr>
        <w:pStyle w:val="Caption"/>
      </w:pPr>
      <w:bookmarkStart w:id="259" w:name="_Toc242170522"/>
      <w:r>
        <w:t xml:space="preserve">Table </w:t>
      </w:r>
      <w:r w:rsidR="0012787A">
        <w:fldChar w:fldCharType="begin"/>
      </w:r>
      <w:r w:rsidR="0012787A">
        <w:instrText xml:space="preserve"> SEQ Table \* ARABIC </w:instrText>
      </w:r>
      <w:r w:rsidR="0012787A">
        <w:fldChar w:fldCharType="separate"/>
      </w:r>
      <w:r w:rsidR="00D431FE">
        <w:t>54</w:t>
      </w:r>
      <w:r w:rsidR="0012787A">
        <w:fldChar w:fldCharType="end"/>
      </w:r>
      <w:r>
        <w:t xml:space="preserve"> - </w:t>
      </w:r>
      <w:r w:rsidRPr="00C603F3">
        <w:t>Architecture Repository References</w:t>
      </w:r>
      <w:bookmarkEnd w:id="259"/>
    </w:p>
    <w:p w14:paraId="6BDE16DC" w14:textId="77777777" w:rsidR="005955EE" w:rsidRDefault="005955EE" w:rsidP="005955EE">
      <w:pPr>
        <w:rPr>
          <w:lang w:val="en-US"/>
        </w:rPr>
      </w:pPr>
    </w:p>
    <w:p w14:paraId="421FE797" w14:textId="77777777" w:rsidR="005955EE" w:rsidRDefault="005955EE" w:rsidP="005955EE">
      <w:pPr>
        <w:spacing w:after="0" w:line="240" w:lineRule="auto"/>
        <w:rPr>
          <w:lang w:val="en-US"/>
        </w:rPr>
      </w:pPr>
      <w:r>
        <w:rPr>
          <w:lang w:val="en-US"/>
        </w:rPr>
        <w:br w:type="page"/>
      </w:r>
    </w:p>
    <w:p w14:paraId="0F9C07C8" w14:textId="77777777" w:rsidR="00B16B82" w:rsidRPr="00505C58" w:rsidRDefault="00B16B82" w:rsidP="00B16B82">
      <w:pPr>
        <w:pStyle w:val="Heading2-NumberedList"/>
        <w:rPr>
          <w:lang w:eastAsia="en-AU"/>
        </w:rPr>
      </w:pPr>
      <w:bookmarkStart w:id="260" w:name="_Toc239329808"/>
      <w:bookmarkStart w:id="261" w:name="_Toc239776165"/>
      <w:bookmarkStart w:id="262" w:name="_Toc242170633"/>
      <w:bookmarkStart w:id="263" w:name="_Toc238549403"/>
      <w:r>
        <w:rPr>
          <w:lang w:eastAsia="en-AU"/>
        </w:rPr>
        <w:t xml:space="preserve">Document </w:t>
      </w:r>
      <w:bookmarkEnd w:id="260"/>
      <w:r>
        <w:rPr>
          <w:lang w:eastAsia="en-AU"/>
        </w:rPr>
        <w:t>Submission Status</w:t>
      </w:r>
      <w:bookmarkEnd w:id="261"/>
      <w:bookmarkEnd w:id="262"/>
    </w:p>
    <w:tbl>
      <w:tblPr>
        <w:tblStyle w:val="WorkCoverTableStyle1"/>
        <w:tblW w:w="0" w:type="auto"/>
        <w:tblCellMar>
          <w:top w:w="57" w:type="dxa"/>
          <w:bottom w:w="57" w:type="dxa"/>
        </w:tblCellMar>
        <w:tblLook w:val="0680" w:firstRow="0" w:lastRow="0" w:firstColumn="1" w:lastColumn="0" w:noHBand="1" w:noVBand="1"/>
      </w:tblPr>
      <w:tblGrid>
        <w:gridCol w:w="1335"/>
        <w:gridCol w:w="1832"/>
        <w:gridCol w:w="3655"/>
        <w:gridCol w:w="2248"/>
      </w:tblGrid>
      <w:tr w:rsidR="00B16B82" w:rsidRPr="00505C58" w14:paraId="20278FF8"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val="restart"/>
            <w:tcBorders>
              <w:top w:val="single" w:sz="12" w:space="0" w:color="003E8F"/>
            </w:tcBorders>
            <w:shd w:val="clear" w:color="auto" w:fill="003E8F"/>
            <w:vAlign w:val="top"/>
          </w:tcPr>
          <w:p w14:paraId="6FE33D46" w14:textId="77777777" w:rsidR="00B16B82" w:rsidRPr="00505C58" w:rsidRDefault="00B16B82" w:rsidP="00F5594B">
            <w:pPr>
              <w:pStyle w:val="TableSubHeading"/>
              <w:spacing w:after="0"/>
              <w:rPr>
                <w:color w:val="FFFFFF" w:themeColor="background1"/>
              </w:rPr>
            </w:pPr>
            <w:r>
              <w:rPr>
                <w:color w:val="FFFFFF" w:themeColor="background1"/>
              </w:rPr>
              <w:t>AWG</w:t>
            </w:r>
          </w:p>
        </w:tc>
        <w:tc>
          <w:tcPr>
            <w:tcW w:w="1832" w:type="dxa"/>
            <w:tcBorders>
              <w:top w:val="single" w:sz="12" w:space="0" w:color="003E8F"/>
              <w:bottom w:val="single" w:sz="4" w:space="0" w:color="FFFFFF" w:themeColor="background1"/>
            </w:tcBorders>
            <w:shd w:val="clear" w:color="auto" w:fill="EBF3FF"/>
            <w:vAlign w:val="top"/>
          </w:tcPr>
          <w:p w14:paraId="7BB29A6A"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rPr>
                <w:caps/>
              </w:rPr>
            </w:pPr>
            <w:r>
              <w:rPr>
                <w:caps/>
              </w:rPr>
              <w:t>OUTCOME</w:t>
            </w:r>
          </w:p>
        </w:tc>
        <w:tc>
          <w:tcPr>
            <w:tcW w:w="5903" w:type="dxa"/>
            <w:gridSpan w:val="2"/>
            <w:tcBorders>
              <w:top w:val="single" w:sz="12" w:space="0" w:color="003E8F"/>
              <w:bottom w:val="single" w:sz="4" w:space="0" w:color="F2F2F2" w:themeColor="background1" w:themeShade="F2"/>
            </w:tcBorders>
            <w:vAlign w:val="top"/>
          </w:tcPr>
          <w:p w14:paraId="0DDADB9B"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rPr>
                <w:b/>
                <w:bCs/>
                <w:color w:val="0E2841" w:themeColor="text1"/>
              </w:rPr>
              <w:t>Proceed | Do Not Proceed to ADA</w:t>
            </w:r>
          </w:p>
        </w:tc>
      </w:tr>
      <w:tr w:rsidR="00B16B82" w:rsidRPr="00505C58" w14:paraId="3A3D6C42"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28CADB96" w14:textId="77777777" w:rsidR="00B16B82" w:rsidRPr="00505C58" w:rsidRDefault="00B16B82" w:rsidP="00F5594B">
            <w:pPr>
              <w:pStyle w:val="TableSubHeading"/>
              <w:spacing w:after="0"/>
              <w:rPr>
                <w:color w:val="FFFFFF" w:themeColor="background1"/>
              </w:rPr>
            </w:pPr>
          </w:p>
        </w:tc>
        <w:tc>
          <w:tcPr>
            <w:tcW w:w="1832" w:type="dxa"/>
            <w:tcBorders>
              <w:bottom w:val="single" w:sz="4" w:space="0" w:color="FFFFFF" w:themeColor="background1"/>
            </w:tcBorders>
            <w:shd w:val="clear" w:color="auto" w:fill="EBF3FF"/>
            <w:vAlign w:val="top"/>
          </w:tcPr>
          <w:p w14:paraId="0956CFB4"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rsidRPr="00505C58">
              <w:rPr>
                <w:caps/>
              </w:rPr>
              <w:t>DATE</w:t>
            </w:r>
          </w:p>
        </w:tc>
        <w:tc>
          <w:tcPr>
            <w:tcW w:w="5903" w:type="dxa"/>
            <w:gridSpan w:val="2"/>
            <w:tcBorders>
              <w:top w:val="single" w:sz="4" w:space="0" w:color="F2F2F2" w:themeColor="background1" w:themeShade="F2"/>
              <w:bottom w:val="single" w:sz="4" w:space="0" w:color="F2F2F2" w:themeColor="background1" w:themeShade="F2"/>
            </w:tcBorders>
            <w:vAlign w:val="top"/>
          </w:tcPr>
          <w:p w14:paraId="626AE76F"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t>DD Month YYYY</w:t>
            </w:r>
          </w:p>
        </w:tc>
      </w:tr>
      <w:tr w:rsidR="00B16B82" w:rsidRPr="00505C58" w14:paraId="63AD1486" w14:textId="77777777" w:rsidTr="00F5594B">
        <w:trPr>
          <w:trHeight w:val="54"/>
        </w:trPr>
        <w:tc>
          <w:tcPr>
            <w:cnfStyle w:val="001000000000" w:firstRow="0" w:lastRow="0" w:firstColumn="1" w:lastColumn="0" w:oddVBand="0" w:evenVBand="0" w:oddHBand="0" w:evenHBand="0" w:firstRowFirstColumn="0" w:firstRowLastColumn="0" w:lastRowFirstColumn="0" w:lastRowLastColumn="0"/>
            <w:tcW w:w="1335" w:type="dxa"/>
            <w:vMerge/>
            <w:tcBorders>
              <w:bottom w:val="single" w:sz="12" w:space="0" w:color="FFFFFF" w:themeColor="background1"/>
            </w:tcBorders>
            <w:shd w:val="clear" w:color="auto" w:fill="003E8F"/>
            <w:vAlign w:val="top"/>
          </w:tcPr>
          <w:p w14:paraId="616EFF22" w14:textId="77777777" w:rsidR="00B16B82" w:rsidRPr="00505C58" w:rsidRDefault="00B16B82" w:rsidP="00F5594B">
            <w:pPr>
              <w:pStyle w:val="TableSubHeading"/>
              <w:spacing w:after="0"/>
              <w:rPr>
                <w:color w:val="FFFFFF" w:themeColor="background1"/>
              </w:rPr>
            </w:pPr>
          </w:p>
        </w:tc>
        <w:tc>
          <w:tcPr>
            <w:tcW w:w="1832" w:type="dxa"/>
            <w:tcBorders>
              <w:top w:val="single" w:sz="4" w:space="0" w:color="FFFFFF" w:themeColor="background1"/>
              <w:bottom w:val="single" w:sz="12" w:space="0" w:color="003E8F"/>
            </w:tcBorders>
            <w:shd w:val="clear" w:color="auto" w:fill="EBF3FF"/>
            <w:vAlign w:val="top"/>
          </w:tcPr>
          <w:p w14:paraId="7A3EAF6A"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t>CONDITIONS</w:t>
            </w:r>
          </w:p>
        </w:tc>
        <w:tc>
          <w:tcPr>
            <w:tcW w:w="3655" w:type="dxa"/>
            <w:tcBorders>
              <w:top w:val="single" w:sz="4" w:space="0" w:color="F2F2F2" w:themeColor="background1" w:themeShade="F2"/>
              <w:bottom w:val="single" w:sz="12" w:space="0" w:color="003E8F"/>
            </w:tcBorders>
            <w:vAlign w:val="top"/>
          </w:tcPr>
          <w:p w14:paraId="51DC5D35"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c>
          <w:tcPr>
            <w:tcW w:w="2248" w:type="dxa"/>
            <w:tcBorders>
              <w:top w:val="single" w:sz="4" w:space="0" w:color="F2F2F2" w:themeColor="background1" w:themeShade="F2"/>
              <w:bottom w:val="single" w:sz="12" w:space="0" w:color="003E8F"/>
            </w:tcBorders>
            <w:vAlign w:val="top"/>
          </w:tcPr>
          <w:p w14:paraId="0DF0A315"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420B0B84"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val="restart"/>
            <w:tcBorders>
              <w:top w:val="single" w:sz="12" w:space="0" w:color="FFFFFF" w:themeColor="background1"/>
              <w:bottom w:val="single" w:sz="12" w:space="0" w:color="003E8F"/>
            </w:tcBorders>
            <w:shd w:val="clear" w:color="auto" w:fill="003E8F"/>
            <w:vAlign w:val="top"/>
          </w:tcPr>
          <w:p w14:paraId="01F945DB" w14:textId="77777777" w:rsidR="00B16B82" w:rsidRPr="00505C58" w:rsidRDefault="00B16B82" w:rsidP="00F5594B">
            <w:pPr>
              <w:pStyle w:val="TableHeading"/>
            </w:pPr>
            <w:r>
              <w:t>ADA</w:t>
            </w:r>
          </w:p>
        </w:tc>
        <w:tc>
          <w:tcPr>
            <w:tcW w:w="1832" w:type="dxa"/>
            <w:tcBorders>
              <w:top w:val="single" w:sz="12" w:space="0" w:color="003E8F"/>
              <w:bottom w:val="single" w:sz="4" w:space="0" w:color="FFFFFF" w:themeColor="background1"/>
            </w:tcBorders>
            <w:shd w:val="clear" w:color="auto" w:fill="EBF3FF"/>
            <w:vAlign w:val="top"/>
          </w:tcPr>
          <w:p w14:paraId="52F9889F"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rPr>
                <w:caps/>
              </w:rPr>
            </w:pPr>
            <w:r>
              <w:rPr>
                <w:caps/>
              </w:rPr>
              <w:t>OUTCOME</w:t>
            </w:r>
          </w:p>
        </w:tc>
        <w:tc>
          <w:tcPr>
            <w:tcW w:w="5903" w:type="dxa"/>
            <w:gridSpan w:val="2"/>
            <w:tcBorders>
              <w:top w:val="single" w:sz="12" w:space="0" w:color="003E8F"/>
              <w:bottom w:val="single" w:sz="4" w:space="0" w:color="F2F2F2" w:themeColor="background1" w:themeShade="F2"/>
            </w:tcBorders>
            <w:vAlign w:val="top"/>
          </w:tcPr>
          <w:p w14:paraId="49FB2018"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rPr>
                <w:b/>
                <w:bCs/>
                <w:color w:val="0E2841" w:themeColor="text1"/>
              </w:rPr>
              <w:t xml:space="preserve">Challenge | Advise | Refer | Escalate | Noted </w:t>
            </w:r>
            <w:r w:rsidRPr="00607EB4">
              <w:rPr>
                <w:color w:val="0E2841" w:themeColor="text1"/>
              </w:rPr>
              <w:t>(default)</w:t>
            </w:r>
            <w:r>
              <w:rPr>
                <w:b/>
                <w:bCs/>
                <w:color w:val="0E2841" w:themeColor="text1"/>
              </w:rPr>
              <w:t xml:space="preserve"> </w:t>
            </w:r>
          </w:p>
        </w:tc>
      </w:tr>
      <w:tr w:rsidR="00B16B82" w:rsidRPr="00505C58" w14:paraId="1226E9C4"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tcBorders>
              <w:bottom w:val="single" w:sz="12" w:space="0" w:color="003E8F"/>
            </w:tcBorders>
            <w:shd w:val="clear" w:color="auto" w:fill="003E8F"/>
            <w:vAlign w:val="top"/>
          </w:tcPr>
          <w:p w14:paraId="3CC595C7" w14:textId="77777777" w:rsidR="00B16B82" w:rsidRPr="00505C58" w:rsidRDefault="00B16B82" w:rsidP="00F5594B">
            <w:pPr>
              <w:pStyle w:val="TableSubHeading"/>
              <w:spacing w:after="0"/>
              <w:rPr>
                <w:color w:val="FFFFFF" w:themeColor="background1"/>
              </w:rPr>
            </w:pPr>
          </w:p>
        </w:tc>
        <w:tc>
          <w:tcPr>
            <w:tcW w:w="1832" w:type="dxa"/>
            <w:tcBorders>
              <w:bottom w:val="single" w:sz="4" w:space="0" w:color="FFFFFF" w:themeColor="background1"/>
            </w:tcBorders>
            <w:shd w:val="clear" w:color="auto" w:fill="EBF3FF"/>
            <w:vAlign w:val="top"/>
          </w:tcPr>
          <w:p w14:paraId="030FD06F"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rsidRPr="00505C58">
              <w:rPr>
                <w:caps/>
              </w:rPr>
              <w:t>DATE</w:t>
            </w:r>
          </w:p>
        </w:tc>
        <w:tc>
          <w:tcPr>
            <w:tcW w:w="5903" w:type="dxa"/>
            <w:gridSpan w:val="2"/>
            <w:tcBorders>
              <w:top w:val="single" w:sz="4" w:space="0" w:color="F2F2F2" w:themeColor="background1" w:themeShade="F2"/>
              <w:bottom w:val="single" w:sz="4" w:space="0" w:color="F2F2F2" w:themeColor="background1" w:themeShade="F2"/>
            </w:tcBorders>
            <w:vAlign w:val="top"/>
          </w:tcPr>
          <w:p w14:paraId="10BBDD56"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t>DD Month YYYY</w:t>
            </w:r>
          </w:p>
        </w:tc>
      </w:tr>
      <w:tr w:rsidR="00B16B82" w:rsidRPr="00505C58" w14:paraId="15CEA55B" w14:textId="77777777" w:rsidTr="00F5594B">
        <w:trPr>
          <w:trHeight w:val="54"/>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79E2AD30" w14:textId="77777777" w:rsidR="00B16B82" w:rsidRPr="00505C58" w:rsidRDefault="00B16B82" w:rsidP="00F5594B">
            <w:pPr>
              <w:pStyle w:val="TableSubHeading"/>
              <w:spacing w:after="0"/>
              <w:rPr>
                <w:color w:val="FFFFFF" w:themeColor="background1"/>
              </w:rPr>
            </w:pPr>
          </w:p>
        </w:tc>
        <w:tc>
          <w:tcPr>
            <w:tcW w:w="1832" w:type="dxa"/>
            <w:tcBorders>
              <w:top w:val="single" w:sz="4" w:space="0" w:color="FFFFFF" w:themeColor="background1"/>
              <w:bottom w:val="single" w:sz="12" w:space="0" w:color="003E8F"/>
            </w:tcBorders>
            <w:shd w:val="clear" w:color="auto" w:fill="EBF3FF"/>
            <w:vAlign w:val="top"/>
          </w:tcPr>
          <w:p w14:paraId="081AF1FE"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t>CONDITIONS</w:t>
            </w:r>
          </w:p>
        </w:tc>
        <w:tc>
          <w:tcPr>
            <w:tcW w:w="5903" w:type="dxa"/>
            <w:gridSpan w:val="2"/>
            <w:tcBorders>
              <w:top w:val="single" w:sz="4" w:space="0" w:color="F2F2F2" w:themeColor="background1" w:themeShade="F2"/>
              <w:bottom w:val="single" w:sz="12" w:space="0" w:color="003E8F"/>
            </w:tcBorders>
            <w:vAlign w:val="top"/>
          </w:tcPr>
          <w:p w14:paraId="0CC251F4"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0971E543"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val="restart"/>
            <w:tcBorders>
              <w:top w:val="single" w:sz="12" w:space="0" w:color="FFFFFF" w:themeColor="background1"/>
              <w:bottom w:val="single" w:sz="12" w:space="0" w:color="003E8F"/>
            </w:tcBorders>
            <w:shd w:val="clear" w:color="auto" w:fill="003E8F"/>
            <w:vAlign w:val="top"/>
          </w:tcPr>
          <w:p w14:paraId="33AA51E0" w14:textId="77777777" w:rsidR="00B16B82" w:rsidRPr="00505C58" w:rsidRDefault="00B16B82" w:rsidP="00F5594B">
            <w:pPr>
              <w:pStyle w:val="TableHeading"/>
            </w:pPr>
            <w:r>
              <w:t>SAF</w:t>
            </w:r>
          </w:p>
        </w:tc>
        <w:tc>
          <w:tcPr>
            <w:tcW w:w="1832" w:type="dxa"/>
            <w:tcBorders>
              <w:top w:val="single" w:sz="12" w:space="0" w:color="003E8F"/>
              <w:bottom w:val="single" w:sz="4" w:space="0" w:color="FFFFFF" w:themeColor="background1"/>
            </w:tcBorders>
            <w:shd w:val="clear" w:color="auto" w:fill="EBF3FF"/>
            <w:vAlign w:val="top"/>
          </w:tcPr>
          <w:p w14:paraId="2813D299"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rPr>
                <w:caps/>
              </w:rPr>
            </w:pPr>
            <w:r>
              <w:rPr>
                <w:caps/>
              </w:rPr>
              <w:t>OUTCOME</w:t>
            </w:r>
          </w:p>
        </w:tc>
        <w:tc>
          <w:tcPr>
            <w:tcW w:w="5903" w:type="dxa"/>
            <w:gridSpan w:val="2"/>
            <w:tcBorders>
              <w:top w:val="single" w:sz="12" w:space="0" w:color="003E8F"/>
              <w:bottom w:val="single" w:sz="4" w:space="0" w:color="F2F2F2" w:themeColor="background1" w:themeShade="F2"/>
            </w:tcBorders>
            <w:vAlign w:val="top"/>
          </w:tcPr>
          <w:p w14:paraId="1B82F15B"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rPr>
                <w:b/>
                <w:bCs/>
                <w:color w:val="0E2841" w:themeColor="text1"/>
              </w:rPr>
              <w:t xml:space="preserve">Challenge | Advise | Refer | Escalate | Noted </w:t>
            </w:r>
            <w:r w:rsidRPr="00607EB4">
              <w:rPr>
                <w:color w:val="0E2841" w:themeColor="text1"/>
              </w:rPr>
              <w:t>(default)</w:t>
            </w:r>
          </w:p>
        </w:tc>
      </w:tr>
      <w:tr w:rsidR="00B16B82" w:rsidRPr="00505C58" w14:paraId="303239B0"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tcBorders>
              <w:bottom w:val="single" w:sz="12" w:space="0" w:color="003E8F"/>
            </w:tcBorders>
            <w:shd w:val="clear" w:color="auto" w:fill="003E8F"/>
            <w:vAlign w:val="top"/>
          </w:tcPr>
          <w:p w14:paraId="7174ED77" w14:textId="77777777" w:rsidR="00B16B82" w:rsidRPr="00505C58" w:rsidRDefault="00B16B82" w:rsidP="00F5594B">
            <w:pPr>
              <w:pStyle w:val="TableSubHeading"/>
              <w:spacing w:after="0"/>
              <w:rPr>
                <w:color w:val="FFFFFF" w:themeColor="background1"/>
              </w:rPr>
            </w:pPr>
          </w:p>
        </w:tc>
        <w:tc>
          <w:tcPr>
            <w:tcW w:w="1832" w:type="dxa"/>
            <w:tcBorders>
              <w:bottom w:val="single" w:sz="4" w:space="0" w:color="FFFFFF" w:themeColor="background1"/>
            </w:tcBorders>
            <w:shd w:val="clear" w:color="auto" w:fill="EBF3FF"/>
            <w:vAlign w:val="top"/>
          </w:tcPr>
          <w:p w14:paraId="2DC6DBED"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rsidRPr="00505C58">
              <w:rPr>
                <w:caps/>
              </w:rPr>
              <w:t>DATE</w:t>
            </w:r>
          </w:p>
        </w:tc>
        <w:tc>
          <w:tcPr>
            <w:tcW w:w="3655" w:type="dxa"/>
            <w:tcBorders>
              <w:top w:val="single" w:sz="4" w:space="0" w:color="F2F2F2" w:themeColor="background1" w:themeShade="F2"/>
              <w:bottom w:val="single" w:sz="4" w:space="0" w:color="F2F2F2" w:themeColor="background1" w:themeShade="F2"/>
            </w:tcBorders>
            <w:vAlign w:val="top"/>
          </w:tcPr>
          <w:p w14:paraId="40EFE9F1"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r>
              <w:t>DD Month YYYY</w:t>
            </w:r>
          </w:p>
        </w:tc>
        <w:tc>
          <w:tcPr>
            <w:tcW w:w="2248" w:type="dxa"/>
            <w:tcBorders>
              <w:top w:val="single" w:sz="4" w:space="0" w:color="F2F2F2" w:themeColor="background1" w:themeShade="F2"/>
              <w:bottom w:val="single" w:sz="4" w:space="0" w:color="F2F2F2" w:themeColor="background1" w:themeShade="F2"/>
            </w:tcBorders>
            <w:vAlign w:val="top"/>
          </w:tcPr>
          <w:p w14:paraId="4EEE8A08"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6549A82B" w14:textId="77777777" w:rsidTr="00F5594B">
        <w:trPr>
          <w:trHeight w:val="54"/>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11DBD42E" w14:textId="77777777" w:rsidR="00B16B82" w:rsidRPr="00505C58" w:rsidRDefault="00B16B82" w:rsidP="00F5594B">
            <w:pPr>
              <w:pStyle w:val="TableSubHeading"/>
              <w:spacing w:after="0"/>
              <w:rPr>
                <w:color w:val="FFFFFF" w:themeColor="background1"/>
              </w:rPr>
            </w:pPr>
          </w:p>
        </w:tc>
        <w:tc>
          <w:tcPr>
            <w:tcW w:w="1832" w:type="dxa"/>
            <w:tcBorders>
              <w:top w:val="single" w:sz="4" w:space="0" w:color="FFFFFF" w:themeColor="background1"/>
              <w:bottom w:val="single" w:sz="12" w:space="0" w:color="003E8F"/>
            </w:tcBorders>
            <w:shd w:val="clear" w:color="auto" w:fill="EBF3FF"/>
            <w:vAlign w:val="top"/>
          </w:tcPr>
          <w:p w14:paraId="3967A7E0"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t>CONDITIONS</w:t>
            </w:r>
          </w:p>
        </w:tc>
        <w:tc>
          <w:tcPr>
            <w:tcW w:w="3655" w:type="dxa"/>
            <w:tcBorders>
              <w:top w:val="single" w:sz="4" w:space="0" w:color="F2F2F2" w:themeColor="background1" w:themeShade="F2"/>
              <w:bottom w:val="single" w:sz="12" w:space="0" w:color="003E8F"/>
            </w:tcBorders>
            <w:vAlign w:val="top"/>
          </w:tcPr>
          <w:p w14:paraId="58A01AEF"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c>
          <w:tcPr>
            <w:tcW w:w="2248" w:type="dxa"/>
            <w:tcBorders>
              <w:top w:val="single" w:sz="4" w:space="0" w:color="F2F2F2" w:themeColor="background1" w:themeShade="F2"/>
              <w:bottom w:val="single" w:sz="12" w:space="0" w:color="003E8F"/>
            </w:tcBorders>
            <w:vAlign w:val="top"/>
          </w:tcPr>
          <w:p w14:paraId="11362582"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r>
    </w:tbl>
    <w:p w14:paraId="55C55F73" w14:textId="621527D7" w:rsidR="00B16B82" w:rsidRDefault="00B16B82" w:rsidP="00B16B82">
      <w:pPr>
        <w:pStyle w:val="TableName"/>
      </w:pPr>
      <w:bookmarkStart w:id="264" w:name="_Toc239329028"/>
      <w:bookmarkStart w:id="265" w:name="_Toc239776204"/>
      <w:bookmarkStart w:id="266" w:name="_Toc242170523"/>
      <w:r>
        <w:t xml:space="preserve">Table </w:t>
      </w:r>
      <w:r>
        <w:fldChar w:fldCharType="begin"/>
      </w:r>
      <w:r>
        <w:instrText>SEQ Table \* ARABIC</w:instrText>
      </w:r>
      <w:r>
        <w:fldChar w:fldCharType="separate"/>
      </w:r>
      <w:r>
        <w:rPr>
          <w:noProof/>
        </w:rPr>
        <w:t>55</w:t>
      </w:r>
      <w:r>
        <w:fldChar w:fldCharType="end"/>
      </w:r>
      <w:r>
        <w:t xml:space="preserve"> – Document Submission Status – </w:t>
      </w:r>
      <w:bookmarkEnd w:id="264"/>
      <w:r>
        <w:t>Document Name</w:t>
      </w:r>
      <w:bookmarkEnd w:id="265"/>
      <w:bookmarkEnd w:id="266"/>
    </w:p>
    <w:p w14:paraId="0FEB92DA" w14:textId="77777777" w:rsidR="00B16B82" w:rsidRPr="0073362D" w:rsidRDefault="00B16B82" w:rsidP="00B16B82"/>
    <w:p w14:paraId="5B6D6107" w14:textId="77777777" w:rsidR="00B16B82" w:rsidRDefault="00B16B82" w:rsidP="00B16B82">
      <w:pPr>
        <w:pStyle w:val="Heading2-NumberedList"/>
        <w:rPr>
          <w:lang w:val="en-US" w:eastAsia="en-AU"/>
        </w:rPr>
      </w:pPr>
      <w:bookmarkStart w:id="267" w:name="_Toc239776166"/>
      <w:bookmarkStart w:id="268" w:name="_Toc242170634"/>
      <w:r>
        <w:rPr>
          <w:lang w:val="en-US" w:eastAsia="en-AU"/>
        </w:rPr>
        <w:t>Document Approval</w:t>
      </w:r>
      <w:bookmarkEnd w:id="267"/>
      <w:bookmarkEnd w:id="268"/>
    </w:p>
    <w:tbl>
      <w:tblPr>
        <w:tblStyle w:val="WorkCoverTableStyle1"/>
        <w:tblW w:w="0" w:type="auto"/>
        <w:tblCellMar>
          <w:top w:w="57" w:type="dxa"/>
          <w:bottom w:w="57" w:type="dxa"/>
        </w:tblCellMar>
        <w:tblLook w:val="0680" w:firstRow="0" w:lastRow="0" w:firstColumn="1" w:lastColumn="0" w:noHBand="1" w:noVBand="1"/>
      </w:tblPr>
      <w:tblGrid>
        <w:gridCol w:w="1339"/>
        <w:gridCol w:w="1831"/>
        <w:gridCol w:w="3653"/>
        <w:gridCol w:w="2247"/>
      </w:tblGrid>
      <w:tr w:rsidR="00B16B82" w:rsidRPr="00505C58" w14:paraId="312E277C" w14:textId="77777777" w:rsidTr="00F5594B">
        <w:trPr>
          <w:trHeight w:val="843"/>
        </w:trPr>
        <w:tc>
          <w:tcPr>
            <w:cnfStyle w:val="001000000000" w:firstRow="0" w:lastRow="0" w:firstColumn="1" w:lastColumn="0" w:oddVBand="0" w:evenVBand="0" w:oddHBand="0" w:evenHBand="0" w:firstRowFirstColumn="0" w:firstRowLastColumn="0" w:lastRowFirstColumn="0" w:lastRowLastColumn="0"/>
            <w:tcW w:w="1335" w:type="dxa"/>
            <w:vMerge w:val="restart"/>
            <w:tcBorders>
              <w:top w:val="single" w:sz="12" w:space="0" w:color="003E8F"/>
            </w:tcBorders>
            <w:shd w:val="clear" w:color="auto" w:fill="003E8F"/>
            <w:vAlign w:val="top"/>
          </w:tcPr>
          <w:p w14:paraId="0E302D5A" w14:textId="77777777" w:rsidR="00B16B82" w:rsidRPr="00505C58" w:rsidRDefault="00B16B82" w:rsidP="00F5594B">
            <w:pPr>
              <w:pStyle w:val="TableHeading"/>
            </w:pPr>
            <w:r>
              <w:t>APPROVER</w:t>
            </w:r>
          </w:p>
        </w:tc>
        <w:tc>
          <w:tcPr>
            <w:tcW w:w="1832" w:type="dxa"/>
            <w:tcBorders>
              <w:top w:val="single" w:sz="12" w:space="0" w:color="003E8F"/>
              <w:bottom w:val="single" w:sz="4" w:space="0" w:color="FFFFFF" w:themeColor="background1"/>
            </w:tcBorders>
            <w:shd w:val="clear" w:color="auto" w:fill="EBF3FF"/>
            <w:vAlign w:val="top"/>
          </w:tcPr>
          <w:p w14:paraId="69488712"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rPr>
                <w:caps/>
              </w:rPr>
            </w:pPr>
            <w:r>
              <w:rPr>
                <w:caps/>
              </w:rPr>
              <w:t>SIGNATURE</w:t>
            </w:r>
          </w:p>
        </w:tc>
        <w:tc>
          <w:tcPr>
            <w:tcW w:w="5903" w:type="dxa"/>
            <w:gridSpan w:val="2"/>
            <w:tcBorders>
              <w:top w:val="single" w:sz="12" w:space="0" w:color="003E8F"/>
              <w:bottom w:val="single" w:sz="4" w:space="0" w:color="F2F2F2" w:themeColor="background1" w:themeShade="F2"/>
            </w:tcBorders>
            <w:vAlign w:val="top"/>
          </w:tcPr>
          <w:p w14:paraId="1E72B248"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40F32938"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52AD83C8" w14:textId="77777777" w:rsidR="00B16B82" w:rsidRPr="00505C58" w:rsidRDefault="00B16B82" w:rsidP="00F5594B">
            <w:pPr>
              <w:pStyle w:val="TableSubHeading"/>
              <w:spacing w:after="0"/>
              <w:rPr>
                <w:color w:val="FFFFFF" w:themeColor="background1"/>
              </w:rPr>
            </w:pPr>
          </w:p>
        </w:tc>
        <w:tc>
          <w:tcPr>
            <w:tcW w:w="1832" w:type="dxa"/>
            <w:tcBorders>
              <w:bottom w:val="single" w:sz="4" w:space="0" w:color="FFFFFF" w:themeColor="background1"/>
            </w:tcBorders>
            <w:shd w:val="clear" w:color="auto" w:fill="EBF3FF"/>
            <w:vAlign w:val="top"/>
          </w:tcPr>
          <w:p w14:paraId="65A57149" w14:textId="77777777" w:rsidR="00B16B82"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rPr>
                <w:caps/>
              </w:rPr>
            </w:pPr>
            <w:r>
              <w:rPr>
                <w:caps/>
              </w:rPr>
              <w:t>NAME</w:t>
            </w:r>
          </w:p>
        </w:tc>
        <w:tc>
          <w:tcPr>
            <w:tcW w:w="5903" w:type="dxa"/>
            <w:gridSpan w:val="2"/>
            <w:tcBorders>
              <w:top w:val="single" w:sz="4" w:space="0" w:color="F2F2F2" w:themeColor="background1" w:themeShade="F2"/>
              <w:bottom w:val="single" w:sz="4" w:space="0" w:color="F2F2F2" w:themeColor="background1" w:themeShade="F2"/>
            </w:tcBorders>
            <w:vAlign w:val="top"/>
          </w:tcPr>
          <w:p w14:paraId="16F7F15D" w14:textId="77777777" w:rsidR="00B16B82" w:rsidRDefault="00B16B82" w:rsidP="00F5594B">
            <w:pPr>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021A95B7" w14:textId="77777777" w:rsidTr="00F5594B">
        <w:trPr>
          <w:trHeight w:val="93"/>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4B81182B" w14:textId="77777777" w:rsidR="00B16B82" w:rsidRPr="00505C58" w:rsidRDefault="00B16B82" w:rsidP="00F5594B">
            <w:pPr>
              <w:pStyle w:val="TableSubHeading"/>
              <w:spacing w:after="0"/>
              <w:rPr>
                <w:color w:val="FFFFFF" w:themeColor="background1"/>
              </w:rPr>
            </w:pPr>
          </w:p>
        </w:tc>
        <w:tc>
          <w:tcPr>
            <w:tcW w:w="1832" w:type="dxa"/>
            <w:tcBorders>
              <w:bottom w:val="single" w:sz="4" w:space="0" w:color="FFFFFF" w:themeColor="background1"/>
            </w:tcBorders>
            <w:shd w:val="clear" w:color="auto" w:fill="EBF3FF"/>
            <w:vAlign w:val="top"/>
          </w:tcPr>
          <w:p w14:paraId="328906C2"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rPr>
                <w:caps/>
              </w:rPr>
              <w:t>ROLE</w:t>
            </w:r>
          </w:p>
        </w:tc>
        <w:tc>
          <w:tcPr>
            <w:tcW w:w="5903" w:type="dxa"/>
            <w:gridSpan w:val="2"/>
            <w:tcBorders>
              <w:top w:val="single" w:sz="4" w:space="0" w:color="F2F2F2" w:themeColor="background1" w:themeShade="F2"/>
              <w:bottom w:val="single" w:sz="4" w:space="0" w:color="F2F2F2" w:themeColor="background1" w:themeShade="F2"/>
            </w:tcBorders>
            <w:vAlign w:val="top"/>
          </w:tcPr>
          <w:p w14:paraId="4DD511D9" w14:textId="77777777" w:rsidR="00B16B82" w:rsidRPr="00505C58" w:rsidRDefault="00B16B82" w:rsidP="00F5594B">
            <w:pPr>
              <w:spacing w:after="0"/>
              <w:cnfStyle w:val="000000000000" w:firstRow="0" w:lastRow="0" w:firstColumn="0" w:lastColumn="0" w:oddVBand="0" w:evenVBand="0" w:oddHBand="0" w:evenHBand="0" w:firstRowFirstColumn="0" w:firstRowLastColumn="0" w:lastRowFirstColumn="0" w:lastRowLastColumn="0"/>
            </w:pPr>
          </w:p>
        </w:tc>
      </w:tr>
      <w:tr w:rsidR="00B16B82" w:rsidRPr="00505C58" w14:paraId="0D619524" w14:textId="77777777" w:rsidTr="00F5594B">
        <w:trPr>
          <w:trHeight w:val="54"/>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003E8F"/>
            <w:vAlign w:val="top"/>
          </w:tcPr>
          <w:p w14:paraId="50EE45D3" w14:textId="77777777" w:rsidR="00B16B82" w:rsidRPr="00505C58" w:rsidRDefault="00B16B82" w:rsidP="00F5594B">
            <w:pPr>
              <w:pStyle w:val="TableSubHeading"/>
              <w:spacing w:after="0"/>
              <w:rPr>
                <w:color w:val="FFFFFF" w:themeColor="background1"/>
              </w:rPr>
            </w:pPr>
          </w:p>
        </w:tc>
        <w:tc>
          <w:tcPr>
            <w:tcW w:w="1832" w:type="dxa"/>
            <w:tcBorders>
              <w:top w:val="single" w:sz="4" w:space="0" w:color="FFFFFF" w:themeColor="background1"/>
              <w:bottom w:val="single" w:sz="12" w:space="0" w:color="003E8F"/>
            </w:tcBorders>
            <w:shd w:val="clear" w:color="auto" w:fill="EBF3FF"/>
            <w:vAlign w:val="top"/>
          </w:tcPr>
          <w:p w14:paraId="5FF9A045" w14:textId="77777777" w:rsidR="00B16B82" w:rsidRPr="00505C58" w:rsidRDefault="00B16B82" w:rsidP="00F5594B">
            <w:pPr>
              <w:pStyle w:val="TableSubHeading"/>
              <w:spacing w:after="0"/>
              <w:cnfStyle w:val="000000000000" w:firstRow="0" w:lastRow="0" w:firstColumn="0" w:lastColumn="0" w:oddVBand="0" w:evenVBand="0" w:oddHBand="0" w:evenHBand="0" w:firstRowFirstColumn="0" w:firstRowLastColumn="0" w:lastRowFirstColumn="0" w:lastRowLastColumn="0"/>
            </w:pPr>
            <w:r>
              <w:t>DATE</w:t>
            </w:r>
          </w:p>
        </w:tc>
        <w:tc>
          <w:tcPr>
            <w:tcW w:w="3655" w:type="dxa"/>
            <w:tcBorders>
              <w:top w:val="single" w:sz="4" w:space="0" w:color="F2F2F2" w:themeColor="background1" w:themeShade="F2"/>
              <w:bottom w:val="single" w:sz="12" w:space="0" w:color="003E8F"/>
            </w:tcBorders>
            <w:vAlign w:val="top"/>
          </w:tcPr>
          <w:p w14:paraId="06866823"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c>
          <w:tcPr>
            <w:tcW w:w="2248" w:type="dxa"/>
            <w:tcBorders>
              <w:top w:val="single" w:sz="4" w:space="0" w:color="F2F2F2" w:themeColor="background1" w:themeShade="F2"/>
              <w:bottom w:val="single" w:sz="12" w:space="0" w:color="003E8F"/>
            </w:tcBorders>
            <w:vAlign w:val="top"/>
          </w:tcPr>
          <w:p w14:paraId="6D55BDDC" w14:textId="77777777" w:rsidR="00B16B82" w:rsidRPr="00505C58" w:rsidRDefault="00B16B82" w:rsidP="00F5594B">
            <w:pPr>
              <w:keepNext/>
              <w:spacing w:after="0"/>
              <w:cnfStyle w:val="000000000000" w:firstRow="0" w:lastRow="0" w:firstColumn="0" w:lastColumn="0" w:oddVBand="0" w:evenVBand="0" w:oddHBand="0" w:evenHBand="0" w:firstRowFirstColumn="0" w:firstRowLastColumn="0" w:lastRowFirstColumn="0" w:lastRowLastColumn="0"/>
            </w:pPr>
          </w:p>
        </w:tc>
      </w:tr>
    </w:tbl>
    <w:p w14:paraId="73A32F10" w14:textId="468B8C9F" w:rsidR="00B16B82" w:rsidRDefault="00B16B82" w:rsidP="00B16B82">
      <w:pPr>
        <w:pStyle w:val="TableName"/>
      </w:pPr>
      <w:bookmarkStart w:id="269" w:name="_Toc239776205"/>
      <w:bookmarkStart w:id="270" w:name="_Toc242170524"/>
      <w:r>
        <w:t xml:space="preserve">Table </w:t>
      </w:r>
      <w:r>
        <w:fldChar w:fldCharType="begin"/>
      </w:r>
      <w:r>
        <w:instrText>SEQ Table \* ARABIC</w:instrText>
      </w:r>
      <w:r>
        <w:fldChar w:fldCharType="separate"/>
      </w:r>
      <w:r>
        <w:rPr>
          <w:noProof/>
        </w:rPr>
        <w:t>56</w:t>
      </w:r>
      <w:r>
        <w:fldChar w:fldCharType="end"/>
      </w:r>
      <w:r>
        <w:t xml:space="preserve"> – Document Approval – Document Name</w:t>
      </w:r>
      <w:bookmarkEnd w:id="269"/>
      <w:bookmarkEnd w:id="270"/>
    </w:p>
    <w:p w14:paraId="270B38BF" w14:textId="77777777" w:rsidR="00065967" w:rsidRDefault="00065967" w:rsidP="00065967">
      <w:pPr>
        <w:pStyle w:val="Heading1-NumberedList"/>
        <w:rPr>
          <w:lang w:eastAsia="en-AU"/>
        </w:rPr>
      </w:pPr>
      <w:bookmarkStart w:id="271" w:name="_Toc242170635"/>
      <w:r>
        <w:rPr>
          <w:lang w:eastAsia="en-AU"/>
        </w:rPr>
        <w:t>Architecture Reference Material</w:t>
      </w:r>
      <w:bookmarkEnd w:id="263"/>
      <w:bookmarkEnd w:id="271"/>
      <w:r>
        <w:rPr>
          <w:lang w:eastAsia="en-AU"/>
        </w:rPr>
        <w:t xml:space="preserve"> </w:t>
      </w:r>
    </w:p>
    <w:p w14:paraId="748CCC0E" w14:textId="77777777" w:rsidR="00065967" w:rsidRDefault="00065967" w:rsidP="00065967">
      <w:pPr>
        <w:pStyle w:val="Heading2-NumberedList"/>
        <w:rPr>
          <w:lang w:eastAsia="en-AU"/>
        </w:rPr>
      </w:pPr>
      <w:bookmarkStart w:id="272" w:name="_Toc238549404"/>
      <w:bookmarkStart w:id="273" w:name="_Toc242170636"/>
      <w:r w:rsidRPr="00423796">
        <w:rPr>
          <w:lang w:eastAsia="en-AU"/>
        </w:rPr>
        <w:t>Glossary of Acronyms &amp; Terms</w:t>
      </w:r>
      <w:bookmarkEnd w:id="272"/>
      <w:bookmarkEnd w:id="273"/>
    </w:p>
    <w:p w14:paraId="587D18AA" w14:textId="77777777" w:rsidR="00065967" w:rsidRDefault="00065967" w:rsidP="00065967">
      <w:pPr>
        <w:spacing w:after="0" w:line="240" w:lineRule="auto"/>
      </w:pPr>
      <w:r w:rsidRPr="00943A80">
        <w:rPr>
          <w:lang w:eastAsia="en-AU"/>
        </w:rPr>
        <w:t>Defines terminology and abbreviations used within the document.</w:t>
      </w:r>
      <w:r>
        <w:rPr>
          <w:lang w:eastAsia="en-AU"/>
        </w:rPr>
        <w:t xml:space="preserve"> </w:t>
      </w:r>
      <w:r>
        <w:t xml:space="preserve">The table can be found in the Architecture Reference Manual. </w:t>
      </w:r>
      <w:hyperlink r:id="rId44" w:history="1">
        <w:r w:rsidRPr="00EC7166">
          <w:rPr>
            <w:rStyle w:val="Hyperlink"/>
          </w:rPr>
          <w:t>0x - Architecture Reference Manual - ARM - v0.0.1 (DRAFT).docx</w:t>
        </w:r>
      </w:hyperlink>
    </w:p>
    <w:p w14:paraId="52281B08" w14:textId="77777777" w:rsidR="00065967" w:rsidRPr="004F1FDC" w:rsidRDefault="00065967" w:rsidP="00065967">
      <w:pPr>
        <w:rPr>
          <w:lang w:eastAsia="en-AU"/>
        </w:rPr>
      </w:pPr>
    </w:p>
    <w:p w14:paraId="67A1E39C" w14:textId="77777777" w:rsidR="00065967" w:rsidRDefault="00065967" w:rsidP="00065967">
      <w:pPr>
        <w:pStyle w:val="Heading2-NumberedList"/>
      </w:pPr>
      <w:bookmarkStart w:id="274" w:name="_Toc238549405"/>
      <w:bookmarkStart w:id="275" w:name="_Toc242170637"/>
      <w:r w:rsidRPr="00692C53">
        <w:t>Architecture Model &amp; Diagram Definitions</w:t>
      </w:r>
      <w:bookmarkEnd w:id="274"/>
      <w:bookmarkEnd w:id="275"/>
    </w:p>
    <w:p w14:paraId="7B920777" w14:textId="2F43CA14" w:rsidR="00C231B1" w:rsidRPr="00065967" w:rsidRDefault="00065967">
      <w:pPr>
        <w:spacing w:after="0" w:line="240" w:lineRule="auto"/>
      </w:pPr>
      <w:r w:rsidRPr="00692C53">
        <w:t>This provides a standard definition for every architecture model, diagram, matrix and visual artefact referenced throughout the architecture document set.</w:t>
      </w:r>
      <w:r>
        <w:t xml:space="preserve"> The table can be found in the Architecture Reference Manual. </w:t>
      </w:r>
      <w:hyperlink r:id="rId45" w:history="1">
        <w:r w:rsidRPr="00EC7166">
          <w:rPr>
            <w:rStyle w:val="Hyperlink"/>
          </w:rPr>
          <w:t>0x - Architecture Reference Manual - ARM - v0.0.1 (DRAFT).docx</w:t>
        </w:r>
      </w:hyperlink>
    </w:p>
    <w:p w14:paraId="791111F7" w14:textId="1FEDA9A6" w:rsidR="005955EE" w:rsidRDefault="00762EA5" w:rsidP="00762EA5">
      <w:pPr>
        <w:pStyle w:val="Heading1-NumberedList"/>
      </w:pPr>
      <w:bookmarkStart w:id="276" w:name="_Toc242170638"/>
      <w:r>
        <w:t>Appendix</w:t>
      </w:r>
      <w:bookmarkEnd w:id="276"/>
    </w:p>
    <w:p w14:paraId="031EA2F6" w14:textId="77777777" w:rsidR="00762EA5" w:rsidRPr="00DC4FF8" w:rsidRDefault="00762EA5" w:rsidP="00F448F1">
      <w:pPr>
        <w:tabs>
          <w:tab w:val="left" w:pos="1055"/>
        </w:tabs>
        <w:rPr>
          <w:b/>
          <w:bCs/>
        </w:rPr>
      </w:pPr>
    </w:p>
    <w:sectPr w:rsidR="00762EA5" w:rsidRPr="00DC4FF8" w:rsidSect="00EF4ED0">
      <w:headerReference w:type="default" r:id="rId46"/>
      <w:footerReference w:type="default" r:id="rId47"/>
      <w:headerReference w:type="first" r:id="rId48"/>
      <w:pgSz w:w="11906" w:h="16838"/>
      <w:pgMar w:top="720" w:right="1418" w:bottom="720" w:left="1418" w:header="1701" w:footer="68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Mark Trory-Davies" w:date="2026-10-16T11:31:00Z" w:initials="MT">
    <w:p w14:paraId="088CC6F8" w14:textId="77777777" w:rsidR="001053E6" w:rsidRDefault="001053E6" w:rsidP="001053E6">
      <w:pPr>
        <w:pStyle w:val="CommentText"/>
      </w:pPr>
      <w:r>
        <w:rPr>
          <w:rStyle w:val="CommentReference"/>
        </w:rPr>
        <w:annotationRef/>
      </w:r>
      <w:r>
        <w:rPr>
          <w:lang w:val="en-US"/>
        </w:rPr>
        <w:t>Diagram required a version increment to update to latest diagram standard.</w:t>
      </w:r>
      <w:r>
        <w:rPr>
          <w:lang w:val="en-US"/>
        </w:rPr>
        <w:br/>
        <w:t xml:space="preserve">This image was copied from the CIAM SOD, but I am stuck without Visio - awaiting licence approval </w:t>
      </w:r>
    </w:p>
  </w:comment>
  <w:comment w:id="67" w:author="Mark Trory-Davies" w:date="2026-10-26T20:08:00Z" w:initials="MT">
    <w:p w14:paraId="2ABF5616" w14:textId="77777777" w:rsidR="003A5679" w:rsidRDefault="003A5679" w:rsidP="003A5679">
      <w:pPr>
        <w:pStyle w:val="CommentText"/>
      </w:pPr>
      <w:r>
        <w:rPr>
          <w:rStyle w:val="CommentReference"/>
        </w:rPr>
        <w:annotationRef/>
      </w:r>
      <w:r>
        <w:rPr>
          <w:lang w:val="en-US"/>
        </w:rPr>
        <w:t xml:space="preserve">Create a new diagram, need diagram standard </w:t>
      </w:r>
    </w:p>
  </w:comment>
  <w:comment w:id="74" w:author="Mark Trory-Davies" w:date="2026-10-26T20:25:00Z" w:initials="MT">
    <w:p w14:paraId="178F5E31" w14:textId="77777777" w:rsidR="001A3D3A" w:rsidRDefault="001A3D3A" w:rsidP="001A3D3A">
      <w:pPr>
        <w:pStyle w:val="CommentText"/>
      </w:pPr>
      <w:r>
        <w:rPr>
          <w:rStyle w:val="CommentReference"/>
        </w:rPr>
        <w:annotationRef/>
      </w:r>
      <w:r>
        <w:rPr>
          <w:lang w:val="en-US"/>
        </w:rPr>
        <w:t>Confirm what diagram is required here</w:t>
      </w:r>
    </w:p>
  </w:comment>
  <w:comment w:id="81" w:author="Mark Trory-Davies" w:date="2026-10-26T20:27:00Z" w:initials="MT">
    <w:p w14:paraId="377640F8" w14:textId="77777777" w:rsidR="009C3FAB" w:rsidRDefault="009C3FAB" w:rsidP="009C3FAB">
      <w:pPr>
        <w:pStyle w:val="CommentText"/>
      </w:pPr>
      <w:r>
        <w:rPr>
          <w:rStyle w:val="CommentReference"/>
        </w:rPr>
        <w:annotationRef/>
      </w:r>
      <w:r>
        <w:rPr>
          <w:lang w:val="en-US"/>
        </w:rPr>
        <w:t>Should sequence diagrams belong in a detailed design. Difficult and time consuming to create in Visio, easy to create using a UML based diagram tool</w:t>
      </w:r>
    </w:p>
  </w:comment>
  <w:comment w:id="89" w:author="Mark Trory-Davies" w:date="2026-10-26T20:29:00Z" w:initials="MT">
    <w:p w14:paraId="1A7A6EBC" w14:textId="77777777" w:rsidR="00D276A2" w:rsidRDefault="00D276A2" w:rsidP="00D276A2">
      <w:pPr>
        <w:pStyle w:val="CommentText"/>
      </w:pPr>
      <w:r>
        <w:rPr>
          <w:rStyle w:val="CommentReference"/>
        </w:rPr>
        <w:annotationRef/>
      </w:r>
      <w:r>
        <w:rPr>
          <w:lang w:val="en-US"/>
        </w:rPr>
        <w:t>Diagram template required</w:t>
      </w:r>
    </w:p>
  </w:comment>
  <w:comment w:id="94" w:author="Mark Trory-Davies" w:date="2026-10-26T20:30:00Z" w:initials="MT">
    <w:p w14:paraId="34C8174C" w14:textId="77777777" w:rsidR="009204A2" w:rsidRDefault="009204A2" w:rsidP="009204A2">
      <w:pPr>
        <w:pStyle w:val="CommentText"/>
      </w:pPr>
      <w:r>
        <w:rPr>
          <w:rStyle w:val="CommentReference"/>
        </w:rPr>
        <w:annotationRef/>
      </w:r>
      <w:r>
        <w:t>Diagram template required</w:t>
      </w:r>
    </w:p>
  </w:comment>
  <w:comment w:id="99" w:author="Mark Trory-Davies" w:date="2026-10-26T20:30:00Z" w:initials="MT">
    <w:p w14:paraId="59B14D84" w14:textId="77777777" w:rsidR="009204A2" w:rsidRDefault="009204A2" w:rsidP="009204A2">
      <w:pPr>
        <w:pStyle w:val="CommentText"/>
      </w:pPr>
      <w:r>
        <w:rPr>
          <w:rStyle w:val="CommentReference"/>
        </w:rPr>
        <w:annotationRef/>
      </w:r>
      <w:r>
        <w:t>Diagram template required</w:t>
      </w:r>
    </w:p>
  </w:comment>
  <w:comment w:id="107" w:author="Mark Trory-Davies" w:date="2026-10-26T20:31:00Z" w:initials="MT">
    <w:p w14:paraId="08F4430A" w14:textId="77777777" w:rsidR="009204A2" w:rsidRDefault="009204A2" w:rsidP="009204A2">
      <w:pPr>
        <w:pStyle w:val="CommentText"/>
      </w:pPr>
      <w:r>
        <w:rPr>
          <w:rStyle w:val="CommentReference"/>
        </w:rPr>
        <w:annotationRef/>
      </w:r>
      <w:r>
        <w:rPr>
          <w:lang w:val="en-US"/>
        </w:rPr>
        <w:t>Diagram template required</w:t>
      </w:r>
    </w:p>
  </w:comment>
  <w:comment w:id="110" w:author="Monica Rajoria" w:date="2026-09-18T09:46:00Z" w:initials="MR">
    <w:p w14:paraId="190628E5" w14:textId="23006F4B" w:rsidR="006302AF" w:rsidRDefault="006302AF">
      <w:pPr>
        <w:pStyle w:val="CommentText"/>
      </w:pPr>
      <w:r>
        <w:rPr>
          <w:rStyle w:val="CommentReference"/>
        </w:rPr>
        <w:annotationRef/>
      </w:r>
      <w:r w:rsidRPr="71CD984E">
        <w:t xml:space="preserve"> resilient, and business-enabled environment </w:t>
      </w:r>
    </w:p>
  </w:comment>
  <w:comment w:id="112" w:author="Monica Rajoria" w:date="2026-09-18T09:33:00Z" w:initials="MR">
    <w:p w14:paraId="1EBA1A4B" w14:textId="2A003737" w:rsidR="006302AF" w:rsidRDefault="006302AF">
      <w:pPr>
        <w:pStyle w:val="CommentText"/>
      </w:pPr>
      <w:r>
        <w:rPr>
          <w:rStyle w:val="CommentReference"/>
        </w:rPr>
        <w:annotationRef/>
      </w:r>
      <w:r w:rsidRPr="17E861F8">
        <w:t>Below are WCQ's Cyber Security Principles as per WCQ's Cyber Security Policy:</w:t>
      </w:r>
    </w:p>
    <w:p w14:paraId="5FA7E1C6" w14:textId="3B526B2E" w:rsidR="006302AF" w:rsidRDefault="006302AF">
      <w:pPr>
        <w:pStyle w:val="CommentText"/>
      </w:pPr>
      <w:r w:rsidRPr="639E29A8">
        <w:t>Risk &amp; Governance</w:t>
      </w:r>
    </w:p>
    <w:p w14:paraId="59D1E86D" w14:textId="5F65686D" w:rsidR="006302AF" w:rsidRDefault="006302AF">
      <w:pPr>
        <w:pStyle w:val="CommentText"/>
      </w:pPr>
      <w:r w:rsidRPr="6721D103">
        <w:t>Secure-by-Design and Enablement</w:t>
      </w:r>
    </w:p>
    <w:p w14:paraId="5BD91B5B" w14:textId="6A008DC0" w:rsidR="006302AF" w:rsidRDefault="006302AF">
      <w:pPr>
        <w:pStyle w:val="CommentText"/>
      </w:pPr>
      <w:r w:rsidRPr="43A93DF5">
        <w:t xml:space="preserve">Identity &amp; Access </w:t>
      </w:r>
    </w:p>
    <w:p w14:paraId="7B8BCEAC" w14:textId="2DED3659" w:rsidR="006302AF" w:rsidRDefault="006302AF">
      <w:pPr>
        <w:pStyle w:val="CommentText"/>
      </w:pPr>
      <w:r w:rsidRPr="5389C50D">
        <w:t>Information Protection and Privacy</w:t>
      </w:r>
    </w:p>
    <w:p w14:paraId="210DDB16" w14:textId="1A0B3F42" w:rsidR="006302AF" w:rsidRDefault="006302AF">
      <w:pPr>
        <w:pStyle w:val="CommentText"/>
      </w:pPr>
      <w:r w:rsidRPr="61EAB18A">
        <w:t>Defence and Resilience</w:t>
      </w:r>
    </w:p>
    <w:p w14:paraId="0F578124" w14:textId="76B1FD8E" w:rsidR="006302AF" w:rsidRDefault="006302AF">
      <w:pPr>
        <w:pStyle w:val="CommentText"/>
      </w:pPr>
      <w:r w:rsidRPr="65438557">
        <w:t>Monitoring and Assurance</w:t>
      </w:r>
    </w:p>
    <w:p w14:paraId="771CFB1B" w14:textId="26B0AFE4" w:rsidR="006302AF" w:rsidRDefault="006302AF">
      <w:pPr>
        <w:pStyle w:val="CommentText"/>
      </w:pPr>
      <w:r w:rsidRPr="4D63C1E0">
        <w:t>Third-Party and Supply Chain</w:t>
      </w:r>
    </w:p>
  </w:comment>
  <w:comment w:id="113" w:author="Monica Rajoria" w:date="2026-09-18T09:37:00Z" w:initials="MR">
    <w:p w14:paraId="3169B2C5" w14:textId="16D62D16" w:rsidR="006302AF" w:rsidRDefault="006302AF">
      <w:pPr>
        <w:pStyle w:val="CommentText"/>
      </w:pPr>
      <w:r>
        <w:rPr>
          <w:rStyle w:val="CommentReference"/>
        </w:rPr>
        <w:annotationRef/>
      </w:r>
      <w:r w:rsidRPr="11B33725">
        <w:t>Its an enterprise architecture as well as cyber security principle</w:t>
      </w:r>
    </w:p>
  </w:comment>
  <w:comment w:id="116" w:author="Monica Rajoria" w:date="2026-09-18T09:25:00Z" w:initials="MR">
    <w:p w14:paraId="26302A28" w14:textId="0FCE9D17" w:rsidR="006302AF" w:rsidRDefault="006302AF">
      <w:pPr>
        <w:pStyle w:val="CommentText"/>
      </w:pPr>
      <w:r>
        <w:rPr>
          <w:rStyle w:val="CommentReference"/>
        </w:rPr>
        <w:annotationRef/>
      </w:r>
      <w:r w:rsidRPr="0947B94E">
        <w:t>Below are WCQ's Information Asset Classification:</w:t>
      </w:r>
    </w:p>
    <w:p w14:paraId="523F7832" w14:textId="64656C74" w:rsidR="006302AF" w:rsidRDefault="006302AF">
      <w:pPr>
        <w:pStyle w:val="CommentText"/>
      </w:pPr>
      <w:hyperlink r:id="rId1" w:history="1">
        <w:r w:rsidRPr="2DA85617">
          <w:rPr>
            <w:rStyle w:val="Hyperlink"/>
          </w:rPr>
          <w:t>1.12.14 Information Asset Classification Policy</w:t>
        </w:r>
      </w:hyperlink>
    </w:p>
  </w:comment>
  <w:comment w:id="117" w:author="Monica Rajoria" w:date="2026-09-18T09:27:00Z" w:initials="MR">
    <w:p w14:paraId="30E09CC4" w14:textId="2189B535" w:rsidR="006302AF" w:rsidRDefault="006302AF">
      <w:pPr>
        <w:pStyle w:val="CommentText"/>
      </w:pPr>
      <w:r>
        <w:rPr>
          <w:rStyle w:val="CommentReference"/>
        </w:rPr>
        <w:annotationRef/>
      </w:r>
      <w:r w:rsidRPr="22054E61">
        <w:t>Please follow WCQ Information Asset Classification.</w:t>
      </w:r>
    </w:p>
  </w:comment>
  <w:comment w:id="120" w:author="Monica Rajoria" w:date="2026-09-18T09:50:00Z" w:initials="MR">
    <w:p w14:paraId="2E280C02" w14:textId="634CCF92" w:rsidR="006302AF" w:rsidRDefault="006302AF">
      <w:pPr>
        <w:pStyle w:val="CommentText"/>
      </w:pPr>
      <w:r>
        <w:rPr>
          <w:rStyle w:val="CommentReference"/>
        </w:rPr>
        <w:annotationRef/>
      </w:r>
      <w:r w:rsidRPr="47AAD644">
        <w:t>As WCQ's Cyber Security Policy:</w:t>
      </w:r>
    </w:p>
    <w:p w14:paraId="1338D4F2" w14:textId="220C9F0D" w:rsidR="006302AF" w:rsidRDefault="006302AF">
      <w:pPr>
        <w:pStyle w:val="CommentText"/>
      </w:pPr>
      <w:r w:rsidRPr="75F8F8D7">
        <w:t>Technical Control:</w:t>
      </w:r>
    </w:p>
    <w:p w14:paraId="35D84427" w14:textId="32507498" w:rsidR="006302AF" w:rsidRDefault="006302AF">
      <w:pPr>
        <w:pStyle w:val="CommentText"/>
      </w:pPr>
      <w:r w:rsidRPr="1FB7D046">
        <w:t xml:space="preserve">NIST Cyber Security Framework (CSF) 2.0 </w:t>
      </w:r>
    </w:p>
    <w:p w14:paraId="2A995215" w14:textId="696DBF9A" w:rsidR="006302AF" w:rsidRDefault="006302AF">
      <w:pPr>
        <w:pStyle w:val="CommentText"/>
      </w:pPr>
      <w:r w:rsidRPr="763E4418">
        <w:t xml:space="preserve">Australian Signals Directorate and Queensland Government. </w:t>
      </w:r>
    </w:p>
  </w:comment>
  <w:comment w:id="121" w:author="Monica Rajoria" w:date="2026-09-18T09:55:00Z" w:initials="MR">
    <w:p w14:paraId="34B8EDCE" w14:textId="4C3F17F1" w:rsidR="006302AF" w:rsidRDefault="006302AF">
      <w:pPr>
        <w:pStyle w:val="CommentText"/>
      </w:pPr>
      <w:r>
        <w:rPr>
          <w:rStyle w:val="CommentReference"/>
        </w:rPr>
        <w:annotationRef/>
      </w:r>
      <w:r w:rsidRPr="11EBA691">
        <w:t>Security domains as per NIST:</w:t>
      </w:r>
    </w:p>
    <w:p w14:paraId="433DBA31" w14:textId="481452C4" w:rsidR="006302AF" w:rsidRDefault="006302AF">
      <w:pPr>
        <w:pStyle w:val="CommentText"/>
      </w:pPr>
      <w:r w:rsidRPr="4E10ECE8">
        <w:t>Identity &amp; Access Management (IAM)</w:t>
      </w:r>
    </w:p>
    <w:p w14:paraId="164E3805" w14:textId="3296AEFF" w:rsidR="006302AF" w:rsidRDefault="006302AF">
      <w:pPr>
        <w:pStyle w:val="CommentText"/>
      </w:pPr>
      <w:r w:rsidRPr="69CB6A18">
        <w:t>Data Protection &amp; Privacy</w:t>
      </w:r>
    </w:p>
    <w:p w14:paraId="59BEF894" w14:textId="14821C01" w:rsidR="006302AF" w:rsidRDefault="006302AF">
      <w:pPr>
        <w:pStyle w:val="CommentText"/>
      </w:pPr>
      <w:r w:rsidRPr="50B2495C">
        <w:t>Application Security</w:t>
      </w:r>
    </w:p>
    <w:p w14:paraId="0E89272E" w14:textId="44CBB132" w:rsidR="006302AF" w:rsidRDefault="006302AF">
      <w:pPr>
        <w:pStyle w:val="CommentText"/>
      </w:pPr>
      <w:r w:rsidRPr="3BC61439">
        <w:t>Infrastructure &amp; Platform Security</w:t>
      </w:r>
    </w:p>
    <w:p w14:paraId="7001BA79" w14:textId="05DF26D9" w:rsidR="006302AF" w:rsidRDefault="006302AF">
      <w:pPr>
        <w:pStyle w:val="CommentText"/>
      </w:pPr>
      <w:r w:rsidRPr="00046B5C">
        <w:t>Network Security</w:t>
      </w:r>
    </w:p>
    <w:p w14:paraId="1FAF4F33" w14:textId="6386DF99" w:rsidR="006302AF" w:rsidRDefault="006302AF">
      <w:pPr>
        <w:pStyle w:val="CommentText"/>
      </w:pPr>
      <w:r w:rsidRPr="4F51A2A4">
        <w:t>Security Operations &amp; Monitoring</w:t>
      </w:r>
    </w:p>
    <w:p w14:paraId="7965311E" w14:textId="04EF026E" w:rsidR="006302AF" w:rsidRDefault="006302AF">
      <w:pPr>
        <w:pStyle w:val="CommentText"/>
      </w:pPr>
      <w:r w:rsidRPr="752DA84D">
        <w:t>Risk &amp; Compliance Management</w:t>
      </w:r>
    </w:p>
    <w:p w14:paraId="65A7BA36" w14:textId="728C4006" w:rsidR="006302AF" w:rsidRDefault="006302AF">
      <w:pPr>
        <w:pStyle w:val="CommentText"/>
      </w:pPr>
      <w:r w:rsidRPr="382C311C">
        <w:t>Business Continuity &amp; Resilience</w:t>
      </w:r>
    </w:p>
    <w:p w14:paraId="624ED14F" w14:textId="62912E61" w:rsidR="006302AF" w:rsidRDefault="006302AF">
      <w:pPr>
        <w:pStyle w:val="CommentText"/>
      </w:pPr>
      <w:r w:rsidRPr="6E80484B">
        <w:t>Third-Party &amp; Supply Chain Security</w:t>
      </w:r>
    </w:p>
    <w:p w14:paraId="6397CEBE" w14:textId="0EFEF7B7" w:rsidR="006302AF" w:rsidRDefault="006302AF">
      <w:pPr>
        <w:pStyle w:val="CommentText"/>
      </w:pPr>
      <w:r w:rsidRPr="12F251E0">
        <w:t>Governance &amp; Security Assurance</w:t>
      </w:r>
    </w:p>
  </w:comment>
  <w:comment w:id="124" w:author="Monica Rajoria" w:date="2026-09-18T10:02:00Z" w:initials="MR">
    <w:p w14:paraId="39D05A87" w14:textId="072ADE22" w:rsidR="006302AF" w:rsidRDefault="006302AF">
      <w:pPr>
        <w:pStyle w:val="CommentText"/>
      </w:pPr>
      <w:r>
        <w:rPr>
          <w:rStyle w:val="CommentReference"/>
        </w:rPr>
        <w:annotationRef/>
      </w:r>
      <w:r w:rsidRPr="22C6AA44">
        <w:t xml:space="preserve">As per WCQ's </w:t>
      </w:r>
      <w:hyperlink r:id="rId2" w:history="1">
        <w:r w:rsidRPr="270A05EC">
          <w:rPr>
            <w:rStyle w:val="Hyperlink"/>
          </w:rPr>
          <w:t>1.3.7 Cyber Security Risk Management Policy</w:t>
        </w:r>
      </w:hyperlink>
    </w:p>
  </w:comment>
  <w:comment w:id="127" w:author="Monica Rajoria" w:date="2026-09-18T10:05:00Z" w:initials="MR">
    <w:p w14:paraId="5BFEB4D0" w14:textId="648869AF" w:rsidR="006302AF" w:rsidRDefault="006302AF">
      <w:pPr>
        <w:pStyle w:val="CommentText"/>
      </w:pPr>
      <w:r>
        <w:rPr>
          <w:rStyle w:val="CommentReference"/>
        </w:rPr>
        <w:annotationRef/>
      </w:r>
      <w:r w:rsidRPr="54E26591">
        <w:t>As WCQ's Cyber Security Policy:</w:t>
      </w:r>
    </w:p>
    <w:p w14:paraId="3BCD707B" w14:textId="0089CDD2" w:rsidR="006302AF" w:rsidRDefault="006302AF">
      <w:pPr>
        <w:pStyle w:val="CommentText"/>
      </w:pPr>
      <w:r w:rsidRPr="02217611">
        <w:t xml:space="preserve">Comply with its applicable legislative and regulatory obligations, including but not limited to: </w:t>
      </w:r>
    </w:p>
    <w:p w14:paraId="538D6603" w14:textId="3248EC7A" w:rsidR="006302AF" w:rsidRDefault="006302AF">
      <w:pPr>
        <w:pStyle w:val="CommentText"/>
      </w:pPr>
      <w:r w:rsidRPr="78845FAE">
        <w:t xml:space="preserve">Workers’ Compensation and Rehabilitation Act 2003 (Qld) </w:t>
      </w:r>
    </w:p>
    <w:p w14:paraId="22C17A95" w14:textId="079F1533" w:rsidR="006302AF" w:rsidRDefault="006302AF">
      <w:pPr>
        <w:pStyle w:val="CommentText"/>
      </w:pPr>
      <w:r w:rsidRPr="308F12D8">
        <w:t xml:space="preserve">Privacy Act 1988 (Cth) and Information Privacy Act 2009 (Qld) </w:t>
      </w:r>
    </w:p>
    <w:p w14:paraId="1F5C0FFE" w14:textId="0D4F6937" w:rsidR="006302AF" w:rsidRDefault="006302AF">
      <w:pPr>
        <w:pStyle w:val="CommentText"/>
      </w:pPr>
      <w:r w:rsidRPr="1F019003">
        <w:t xml:space="preserve">Public Records Act 2023 (Qld) </w:t>
      </w:r>
    </w:p>
    <w:p w14:paraId="455F5384" w14:textId="0F077D63" w:rsidR="006302AF" w:rsidRDefault="006302AF">
      <w:pPr>
        <w:pStyle w:val="CommentText"/>
      </w:pPr>
      <w:r w:rsidRPr="1D562881">
        <w:t xml:space="preserve">Queensland Government Information and Cyber Security Policy (IS18) including Information Security Classification Framework (QGISCF) Australian Signals Directorate (ASD) Essential 8 mitigation strategies </w:t>
      </w:r>
    </w:p>
  </w:comment>
  <w:comment w:id="133" w:author="Mark Trory-Davies" w:date="2026-10-26T20:33:00Z" w:initials="MT">
    <w:p w14:paraId="2BFA9EF0" w14:textId="77777777" w:rsidR="006046E3" w:rsidRDefault="006046E3" w:rsidP="006046E3">
      <w:pPr>
        <w:pStyle w:val="CommentText"/>
      </w:pPr>
      <w:r>
        <w:rPr>
          <w:rStyle w:val="CommentReference"/>
        </w:rPr>
        <w:annotationRef/>
      </w:r>
      <w:r>
        <w:rPr>
          <w:lang w:val="en-US"/>
        </w:rPr>
        <w:t>Versen Authored diagram</w:t>
      </w:r>
    </w:p>
  </w:comment>
  <w:comment w:id="138" w:author="Mark Trory-Davies" w:date="2026-10-26T20:33:00Z" w:initials="MT">
    <w:p w14:paraId="58E4856E" w14:textId="77777777" w:rsidR="006046E3" w:rsidRDefault="006046E3" w:rsidP="006046E3">
      <w:pPr>
        <w:pStyle w:val="CommentText"/>
      </w:pPr>
      <w:r>
        <w:rPr>
          <w:rStyle w:val="CommentReference"/>
        </w:rPr>
        <w:annotationRef/>
      </w:r>
      <w:r>
        <w:rPr>
          <w:lang w:val="en-US"/>
        </w:rPr>
        <w:t>Diagram template required</w:t>
      </w:r>
    </w:p>
  </w:comment>
  <w:comment w:id="143" w:author="Mark Trory-Davies" w:date="2026-10-26T20:34:00Z" w:initials="MT">
    <w:p w14:paraId="436EDDBC" w14:textId="77777777" w:rsidR="006046E3" w:rsidRDefault="006046E3" w:rsidP="006046E3">
      <w:pPr>
        <w:pStyle w:val="CommentText"/>
      </w:pPr>
      <w:r>
        <w:rPr>
          <w:rStyle w:val="CommentReference"/>
        </w:rPr>
        <w:annotationRef/>
      </w:r>
      <w:r>
        <w:rPr>
          <w:lang w:val="en-US"/>
        </w:rPr>
        <w:t>Diagram template required</w:t>
      </w:r>
    </w:p>
  </w:comment>
  <w:comment w:id="153" w:author="Mark Trory-Davies" w:date="2026-10-26T20:34:00Z" w:initials="MT">
    <w:p w14:paraId="3707AA0D" w14:textId="77777777" w:rsidR="006046E3" w:rsidRDefault="006046E3" w:rsidP="006046E3">
      <w:pPr>
        <w:pStyle w:val="CommentText"/>
      </w:pPr>
      <w:r>
        <w:rPr>
          <w:rStyle w:val="CommentReference"/>
        </w:rPr>
        <w:annotationRef/>
      </w:r>
      <w:r>
        <w:rPr>
          <w:lang w:val="en-US"/>
        </w:rPr>
        <w:t>Versent provided daigram</w:t>
      </w:r>
    </w:p>
  </w:comment>
  <w:comment w:id="158" w:author="Mark Trory-Davies" w:date="2026-10-26T20:34:00Z" w:initials="MT">
    <w:p w14:paraId="5784C8EB" w14:textId="77777777" w:rsidR="006046E3" w:rsidRDefault="006046E3" w:rsidP="006046E3">
      <w:pPr>
        <w:pStyle w:val="CommentText"/>
      </w:pPr>
      <w:r>
        <w:rPr>
          <w:rStyle w:val="CommentReference"/>
        </w:rPr>
        <w:annotationRef/>
      </w:r>
      <w:r>
        <w:rPr>
          <w:lang w:val="en-US"/>
        </w:rPr>
        <w:t>Diagram template required</w:t>
      </w:r>
    </w:p>
  </w:comment>
  <w:comment w:id="172" w:author="Mark Trory-Davies" w:date="2026-10-26T20:35:00Z" w:initials="MT">
    <w:p w14:paraId="00CF9433" w14:textId="77777777" w:rsidR="006046E3" w:rsidRDefault="006046E3" w:rsidP="006046E3">
      <w:pPr>
        <w:pStyle w:val="CommentText"/>
      </w:pPr>
      <w:r>
        <w:rPr>
          <w:rStyle w:val="CommentReference"/>
        </w:rPr>
        <w:annotationRef/>
      </w:r>
      <w:r>
        <w:rPr>
          <w:lang w:val="en-US"/>
        </w:rPr>
        <w:t>Versent provided diagram</w:t>
      </w:r>
    </w:p>
  </w:comment>
  <w:comment w:id="181" w:author="Mark Trory-Davies" w:date="2026-10-26T20:35:00Z" w:initials="MT">
    <w:p w14:paraId="20C5C42F" w14:textId="77777777" w:rsidR="006046E3" w:rsidRDefault="006046E3" w:rsidP="006046E3">
      <w:pPr>
        <w:pStyle w:val="CommentText"/>
      </w:pPr>
      <w:r>
        <w:rPr>
          <w:rStyle w:val="CommentReference"/>
        </w:rPr>
        <w:annotationRef/>
      </w:r>
      <w:r>
        <w:rPr>
          <w:lang w:val="en-US"/>
        </w:rPr>
        <w:t>Versent Provided diagram</w:t>
      </w:r>
    </w:p>
  </w:comment>
  <w:comment w:id="187" w:author="Mark Trory-Davies" w:date="2026-10-26T20:35:00Z" w:initials="MT">
    <w:p w14:paraId="68292CB4" w14:textId="77777777" w:rsidR="006046E3" w:rsidRDefault="006046E3" w:rsidP="006046E3">
      <w:pPr>
        <w:pStyle w:val="CommentText"/>
      </w:pPr>
      <w:r>
        <w:rPr>
          <w:rStyle w:val="CommentReference"/>
        </w:rPr>
        <w:annotationRef/>
      </w:r>
      <w:r>
        <w:rPr>
          <w:lang w:val="en-US"/>
        </w:rPr>
        <w:t>Diagram template required</w:t>
      </w:r>
    </w:p>
  </w:comment>
  <w:comment w:id="199" w:author="Mark Trory-Davies" w:date="2026-10-21T20:34:00Z" w:initials="MT">
    <w:p w14:paraId="66992888" w14:textId="77777777" w:rsidR="006D2D80" w:rsidRDefault="006D2D80" w:rsidP="006D2D80">
      <w:pPr>
        <w:pStyle w:val="CommentText"/>
      </w:pPr>
      <w:r>
        <w:rPr>
          <w:rStyle w:val="CommentReference"/>
        </w:rPr>
        <w:annotationRef/>
      </w:r>
      <w:r>
        <w:rPr>
          <w:lang w:val="en-US"/>
        </w:rPr>
        <w:t xml:space="preserve">From Manus - </w:t>
      </w:r>
      <w:r>
        <w:t>Include the operations model here including L1, L2, L3 to support this solution at WCQ.</w:t>
      </w:r>
    </w:p>
  </w:comment>
  <w:comment w:id="224" w:author="Mark Trory-Davies" w:date="2026-10-21T20:56:00Z" w:initials="MT">
    <w:p w14:paraId="09D88874" w14:textId="77777777" w:rsidR="008A4228" w:rsidRDefault="008A4228" w:rsidP="008A4228">
      <w:pPr>
        <w:pStyle w:val="CommentText"/>
      </w:pPr>
      <w:r>
        <w:rPr>
          <w:rStyle w:val="CommentReference"/>
        </w:rPr>
        <w:annotationRef/>
      </w:r>
      <w:r>
        <w:rPr>
          <w:lang w:val="en-US"/>
        </w:rPr>
        <w:t>Not a design risk.</w:t>
      </w:r>
      <w:r>
        <w:rPr>
          <w:lang w:val="en-US"/>
        </w:rPr>
        <w:br/>
        <w:t>Most o these risks are delivery, not design risks</w:t>
      </w:r>
    </w:p>
  </w:comment>
  <w:comment w:id="225" w:author="Mark Trory-Davies" w:date="2026-10-21T20:56:00Z" w:initials="MT">
    <w:p w14:paraId="5A138A80" w14:textId="77777777" w:rsidR="008A4228" w:rsidRDefault="008A4228" w:rsidP="008A4228">
      <w:pPr>
        <w:pStyle w:val="CommentText"/>
      </w:pPr>
      <w:r>
        <w:rPr>
          <w:rStyle w:val="CommentReference"/>
        </w:rPr>
        <w:annotationRef/>
      </w:r>
      <w:r>
        <w:t>Is this using the existing runners on aws? We should clarify or put it as assumption, again not a design risk.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8CC6F8" w15:done="1"/>
  <w15:commentEx w15:paraId="2ABF5616" w15:done="0"/>
  <w15:commentEx w15:paraId="178F5E31" w15:done="0"/>
  <w15:commentEx w15:paraId="377640F8" w15:done="0"/>
  <w15:commentEx w15:paraId="1A7A6EBC" w15:done="0"/>
  <w15:commentEx w15:paraId="34C8174C" w15:done="0"/>
  <w15:commentEx w15:paraId="59B14D84" w15:done="0"/>
  <w15:commentEx w15:paraId="08F4430A" w15:done="0"/>
  <w15:commentEx w15:paraId="190628E5" w15:done="1"/>
  <w15:commentEx w15:paraId="771CFB1B" w15:done="1"/>
  <w15:commentEx w15:paraId="3169B2C5" w15:done="1"/>
  <w15:commentEx w15:paraId="523F7832" w15:done="1"/>
  <w15:commentEx w15:paraId="30E09CC4" w15:done="1"/>
  <w15:commentEx w15:paraId="2A995215" w15:done="1"/>
  <w15:commentEx w15:paraId="6397CEBE" w15:done="1"/>
  <w15:commentEx w15:paraId="39D05A87" w15:done="0"/>
  <w15:commentEx w15:paraId="455F5384" w15:done="0"/>
  <w15:commentEx w15:paraId="2BFA9EF0" w15:done="0"/>
  <w15:commentEx w15:paraId="58E4856E" w15:done="0"/>
  <w15:commentEx w15:paraId="436EDDBC" w15:done="0"/>
  <w15:commentEx w15:paraId="3707AA0D" w15:done="0"/>
  <w15:commentEx w15:paraId="5784C8EB" w15:done="0"/>
  <w15:commentEx w15:paraId="00CF9433" w15:done="0"/>
  <w15:commentEx w15:paraId="20C5C42F" w15:done="0"/>
  <w15:commentEx w15:paraId="68292CB4" w15:done="0"/>
  <w15:commentEx w15:paraId="66992888" w15:done="0"/>
  <w15:commentEx w15:paraId="09D88874" w15:done="0"/>
  <w15:commentEx w15:paraId="5A138A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261289" w16cex:dateUtc="2026-10-16T01:31:00Z"/>
  <w16cex:commentExtensible w16cex:durableId="4951EABF" w16cex:dateUtc="2026-10-26T10:08:00Z"/>
  <w16cex:commentExtensible w16cex:durableId="785D2E81" w16cex:dateUtc="2026-10-26T10:25:00Z"/>
  <w16cex:commentExtensible w16cex:durableId="43917CA0" w16cex:dateUtc="2026-10-26T10:27:00Z"/>
  <w16cex:commentExtensible w16cex:durableId="26BF860E" w16cex:dateUtc="2026-10-26T10:29:00Z"/>
  <w16cex:commentExtensible w16cex:durableId="6936B536" w16cex:dateUtc="2026-10-26T10:30:00Z"/>
  <w16cex:commentExtensible w16cex:durableId="6A6978E7" w16cex:dateUtc="2026-10-26T10:30:00Z"/>
  <w16cex:commentExtensible w16cex:durableId="0651510D" w16cex:dateUtc="2026-10-26T10:31:00Z"/>
  <w16cex:commentExtensible w16cex:durableId="68E2C5D4" w16cex:dateUtc="2026-09-17T23:46:00Z"/>
  <w16cex:commentExtensible w16cex:durableId="013E293F" w16cex:dateUtc="2026-09-17T23:33:00Z"/>
  <w16cex:commentExtensible w16cex:durableId="47172C95" w16cex:dateUtc="2026-09-17T23:37:00Z"/>
  <w16cex:commentExtensible w16cex:durableId="1072CA52" w16cex:dateUtc="2026-09-17T23:25:00Z"/>
  <w16cex:commentExtensible w16cex:durableId="5FD340D3" w16cex:dateUtc="2026-09-17T23:27:00Z"/>
  <w16cex:commentExtensible w16cex:durableId="50DBDB26" w16cex:dateUtc="2026-09-17T23:50:00Z"/>
  <w16cex:commentExtensible w16cex:durableId="08AA34A7" w16cex:dateUtc="2026-09-17T23:55:00Z">
    <w16cex:extLst>
      <w16:ext w16:uri="{CE6994B0-6A32-4C9F-8C6B-6E91EDA988CE}">
        <cr:reactions xmlns:cr="http://schemas.microsoft.com/office/comments/2020/reactions">
          <cr:reaction reactionType="1">
            <cr:reactionInfo dateUtc="2026-10-21T03:47:44Z">
              <cr:user userId="S::mark.trory-davies@workcoverqld.com.au::5ddbb659-33f8-427d-8ce9-bcafd853484a" userProvider="AD" userName="Mark Trory-Davies"/>
            </cr:reactionInfo>
          </cr:reaction>
        </cr:reactions>
      </w16:ext>
    </w16cex:extLst>
  </w16cex:commentExtensible>
  <w16cex:commentExtensible w16cex:durableId="252DF301" w16cex:dateUtc="2026-09-18T00:02:00Z"/>
  <w16cex:commentExtensible w16cex:durableId="10A06E32" w16cex:dateUtc="2026-09-18T00:05:00Z"/>
  <w16cex:commentExtensible w16cex:durableId="364C90DB" w16cex:dateUtc="2026-10-26T10:33:00Z"/>
  <w16cex:commentExtensible w16cex:durableId="30BE94F7" w16cex:dateUtc="2026-10-26T10:33:00Z"/>
  <w16cex:commentExtensible w16cex:durableId="4B1E85CC" w16cex:dateUtc="2026-10-26T10:34:00Z"/>
  <w16cex:commentExtensible w16cex:durableId="55D2D15E" w16cex:dateUtc="2026-10-26T10:34:00Z"/>
  <w16cex:commentExtensible w16cex:durableId="5CFFD4E7" w16cex:dateUtc="2026-10-26T10:34:00Z"/>
  <w16cex:commentExtensible w16cex:durableId="461B09CE" w16cex:dateUtc="2026-10-26T10:35:00Z"/>
  <w16cex:commentExtensible w16cex:durableId="5B1EFABD" w16cex:dateUtc="2026-10-26T10:35:00Z"/>
  <w16cex:commentExtensible w16cex:durableId="563DB0C6" w16cex:dateUtc="2026-10-26T10:35:00Z"/>
  <w16cex:commentExtensible w16cex:durableId="1C787562" w16cex:dateUtc="2026-10-21T10:34:00Z"/>
  <w16cex:commentExtensible w16cex:durableId="3C1B4E19" w16cex:dateUtc="2026-10-21T10:56:00Z"/>
  <w16cex:commentExtensible w16cex:durableId="30B5CD49" w16cex:dateUtc="2026-10-21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8CC6F8" w16cid:durableId="6C261289"/>
  <w16cid:commentId w16cid:paraId="2ABF5616" w16cid:durableId="4951EABF"/>
  <w16cid:commentId w16cid:paraId="178F5E31" w16cid:durableId="785D2E81"/>
  <w16cid:commentId w16cid:paraId="377640F8" w16cid:durableId="43917CA0"/>
  <w16cid:commentId w16cid:paraId="1A7A6EBC" w16cid:durableId="26BF860E"/>
  <w16cid:commentId w16cid:paraId="34C8174C" w16cid:durableId="6936B536"/>
  <w16cid:commentId w16cid:paraId="59B14D84" w16cid:durableId="6A6978E7"/>
  <w16cid:commentId w16cid:paraId="08F4430A" w16cid:durableId="0651510D"/>
  <w16cid:commentId w16cid:paraId="190628E5" w16cid:durableId="68E2C5D4"/>
  <w16cid:commentId w16cid:paraId="771CFB1B" w16cid:durableId="013E293F"/>
  <w16cid:commentId w16cid:paraId="3169B2C5" w16cid:durableId="47172C95"/>
  <w16cid:commentId w16cid:paraId="523F7832" w16cid:durableId="1072CA52"/>
  <w16cid:commentId w16cid:paraId="30E09CC4" w16cid:durableId="5FD340D3"/>
  <w16cid:commentId w16cid:paraId="2A995215" w16cid:durableId="50DBDB26"/>
  <w16cid:commentId w16cid:paraId="6397CEBE" w16cid:durableId="08AA34A7"/>
  <w16cid:commentId w16cid:paraId="39D05A87" w16cid:durableId="252DF301"/>
  <w16cid:commentId w16cid:paraId="455F5384" w16cid:durableId="10A06E32"/>
  <w16cid:commentId w16cid:paraId="2BFA9EF0" w16cid:durableId="364C90DB"/>
  <w16cid:commentId w16cid:paraId="58E4856E" w16cid:durableId="30BE94F7"/>
  <w16cid:commentId w16cid:paraId="436EDDBC" w16cid:durableId="4B1E85CC"/>
  <w16cid:commentId w16cid:paraId="3707AA0D" w16cid:durableId="55D2D15E"/>
  <w16cid:commentId w16cid:paraId="5784C8EB" w16cid:durableId="5CFFD4E7"/>
  <w16cid:commentId w16cid:paraId="00CF9433" w16cid:durableId="461B09CE"/>
  <w16cid:commentId w16cid:paraId="20C5C42F" w16cid:durableId="5B1EFABD"/>
  <w16cid:commentId w16cid:paraId="68292CB4" w16cid:durableId="563DB0C6"/>
  <w16cid:commentId w16cid:paraId="66992888" w16cid:durableId="1C787562"/>
  <w16cid:commentId w16cid:paraId="09D88874" w16cid:durableId="3C1B4E19"/>
  <w16cid:commentId w16cid:paraId="5A138A80" w16cid:durableId="30B5CD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D24F3" w14:textId="77777777" w:rsidR="00FC5E3A" w:rsidRDefault="00FC5E3A" w:rsidP="004040FB">
      <w:r>
        <w:separator/>
      </w:r>
    </w:p>
  </w:endnote>
  <w:endnote w:type="continuationSeparator" w:id="0">
    <w:p w14:paraId="72A63E69" w14:textId="77777777" w:rsidR="00FC5E3A" w:rsidRDefault="00FC5E3A" w:rsidP="0040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ource Sans Pro">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pleSystemUIFontBold">
    <w:altName w:val="Calibri"/>
    <w:charset w:val="00"/>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F76D" w14:textId="77777777" w:rsidR="006366B3" w:rsidRDefault="006366B3" w:rsidP="000946A0">
    <w:pPr>
      <w:tabs>
        <w:tab w:val="right" w:pos="10062"/>
      </w:tabs>
      <w:ind w:right="-2"/>
      <w:rPr>
        <w:rFonts w:ascii="AppleSystemUIFontBold" w:hAnsi="AppleSystemUIFontBold" w:cs="AppleSystemUIFontBold"/>
        <w:b/>
        <w:bCs/>
        <w:kern w:val="0"/>
        <w:lang w:val="en-GB"/>
      </w:rPr>
    </w:pPr>
  </w:p>
  <w:p w14:paraId="781307A8" w14:textId="77777777" w:rsidR="006366B3" w:rsidRPr="00312705" w:rsidRDefault="006366B3" w:rsidP="000946A0">
    <w:pPr>
      <w:tabs>
        <w:tab w:val="right" w:pos="10062"/>
      </w:tabs>
      <w:ind w:right="-2"/>
    </w:pPr>
    <w:r w:rsidRPr="00312705">
      <w:rPr>
        <w:rFonts w:ascii="AppleSystemUIFontBold" w:hAnsi="AppleSystemUIFontBold" w:cs="AppleSystemUIFontBold"/>
        <w:b/>
        <w:bCs/>
        <w:kern w:val="0"/>
        <w:lang w:val="en-GB"/>
      </w:rPr>
      <w:t xml:space="preserve">WorkCover Queensland </w:t>
    </w:r>
    <w:r w:rsidRPr="00312705">
      <w:rPr>
        <w:rFonts w:ascii="AppleSystemUIFontBold" w:hAnsi="AppleSystemUIFontBold" w:cs="AppleSystemUIFontBold"/>
        <w:kern w:val="0"/>
        <w:lang w:val="en-GB"/>
      </w:rPr>
      <w:t>| [Insert document name]</w:t>
    </w:r>
    <w:r w:rsidRPr="00312705">
      <w:rPr>
        <w:rFonts w:ascii="AppleSystemUIFontBold" w:hAnsi="AppleSystemUIFontBold" w:cs="AppleSystemUIFontBold"/>
        <w:b/>
        <w:bCs/>
        <w:kern w:val="0"/>
        <w:lang w:val="en-GB"/>
      </w:rPr>
      <w:tab/>
      <w:t xml:space="preserve">   </w:t>
    </w:r>
    <w:r w:rsidRPr="00312705">
      <w:rPr>
        <w:lang w:val="en-GB"/>
      </w:rPr>
      <w:t xml:space="preserve">Page </w:t>
    </w:r>
    <w:r w:rsidRPr="00312705">
      <w:rPr>
        <w:b/>
        <w:bCs/>
        <w:lang w:val="en-GB"/>
      </w:rPr>
      <w:fldChar w:fldCharType="begin"/>
    </w:r>
    <w:r w:rsidRPr="00312705">
      <w:rPr>
        <w:b/>
        <w:bCs/>
        <w:lang w:val="en-GB"/>
      </w:rPr>
      <w:instrText xml:space="preserve"> PAGE </w:instrText>
    </w:r>
    <w:r w:rsidRPr="00312705">
      <w:rPr>
        <w:b/>
        <w:bCs/>
        <w:lang w:val="en-GB"/>
      </w:rPr>
      <w:fldChar w:fldCharType="separate"/>
    </w:r>
    <w:r w:rsidRPr="00312705">
      <w:rPr>
        <w:b/>
        <w:bCs/>
        <w:noProof/>
        <w:lang w:val="en-GB"/>
      </w:rPr>
      <w:t>1</w:t>
    </w:r>
    <w:r w:rsidRPr="00312705">
      <w:rPr>
        <w:b/>
        <w:bCs/>
        <w:lang w:val="en-GB"/>
      </w:rPr>
      <w:fldChar w:fldCharType="end"/>
    </w:r>
    <w:r w:rsidRPr="00312705">
      <w:rPr>
        <w:lang w:val="en-GB"/>
      </w:rPr>
      <w:t xml:space="preserve"> of </w:t>
    </w:r>
    <w:r w:rsidRPr="00312705">
      <w:rPr>
        <w:b/>
        <w:bCs/>
        <w:lang w:val="en-GB"/>
      </w:rPr>
      <w:fldChar w:fldCharType="begin"/>
    </w:r>
    <w:r w:rsidRPr="00312705">
      <w:rPr>
        <w:b/>
        <w:bCs/>
        <w:lang w:val="en-GB"/>
      </w:rPr>
      <w:instrText xml:space="preserve"> NUMPAGES </w:instrText>
    </w:r>
    <w:r w:rsidRPr="00312705">
      <w:rPr>
        <w:b/>
        <w:bCs/>
        <w:lang w:val="en-GB"/>
      </w:rPr>
      <w:fldChar w:fldCharType="separate"/>
    </w:r>
    <w:r w:rsidRPr="00312705">
      <w:rPr>
        <w:b/>
        <w:bCs/>
        <w:noProof/>
        <w:lang w:val="en-GB"/>
      </w:rPr>
      <w:t>1</w:t>
    </w:r>
    <w:r w:rsidRPr="00312705">
      <w:rPr>
        <w:b/>
        <w:bCs/>
        <w:lang w:val="en-GB"/>
      </w:rPr>
      <w:fldChar w:fldCharType="end"/>
    </w:r>
  </w:p>
  <w:p w14:paraId="0D19AA00" w14:textId="77777777" w:rsidR="006366B3" w:rsidRPr="004F5DD3" w:rsidRDefault="006366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7D56" w14:textId="77777777" w:rsidR="00B16B82" w:rsidRDefault="00B16B82" w:rsidP="004040FB">
    <w:pPr>
      <w:rPr>
        <w:b/>
        <w:bCs/>
        <w:lang w:val="en-GB"/>
      </w:rPr>
    </w:pPr>
  </w:p>
  <w:p w14:paraId="400FC3B3" w14:textId="5D4C317E" w:rsidR="00C56448" w:rsidRPr="00C56448" w:rsidRDefault="004721C6" w:rsidP="004040FB">
    <w:r w:rsidRPr="009666A8">
      <w:rPr>
        <w:b/>
        <w:bCs/>
        <w:lang w:val="en-GB"/>
      </w:rPr>
      <w:t>WorkCover Queensland</w:t>
    </w:r>
    <w:r w:rsidRPr="00C56448">
      <w:rPr>
        <w:lang w:val="en-GB"/>
      </w:rPr>
      <w:t xml:space="preserve"> |</w:t>
    </w:r>
    <w:r w:rsidR="009F4E91" w:rsidRPr="00C56448">
      <w:rPr>
        <w:lang w:val="en-GB"/>
      </w:rPr>
      <w:t xml:space="preserve"> </w:t>
    </w:r>
    <w:r w:rsidR="00B16B82">
      <w:rPr>
        <w:lang w:val="en-GB"/>
      </w:rPr>
      <w:t>High-Level Design</w:t>
    </w:r>
    <w:r w:rsidR="00EB165C">
      <w:rPr>
        <w:lang w:val="en-GB"/>
      </w:rPr>
      <w:t xml:space="preserve"> </w:t>
    </w:r>
    <w:r w:rsidR="00EE3BA8">
      <w:rPr>
        <w:lang w:val="en-GB"/>
      </w:rPr>
      <w:t xml:space="preserve">| </w:t>
    </w:r>
    <w:r w:rsidR="00B16B82">
      <w:rPr>
        <w:lang w:val="en-GB"/>
      </w:rPr>
      <w:t>Project Name</w:t>
    </w:r>
    <w:r w:rsidR="00B11571">
      <w:rPr>
        <w:lang w:val="en-GB"/>
      </w:rPr>
      <w:ptab w:relativeTo="margin" w:alignment="right" w:leader="none"/>
    </w:r>
    <w:r w:rsidR="00046B25" w:rsidRPr="00C56448">
      <w:rPr>
        <w:lang w:val="en-GB"/>
      </w:rPr>
      <w:t xml:space="preserve">Page </w:t>
    </w:r>
    <w:r w:rsidR="00046B25" w:rsidRPr="009666A8">
      <w:rPr>
        <w:b/>
        <w:bCs/>
        <w:lang w:val="en-GB"/>
      </w:rPr>
      <w:fldChar w:fldCharType="begin"/>
    </w:r>
    <w:r w:rsidR="00046B25" w:rsidRPr="009666A8">
      <w:rPr>
        <w:b/>
        <w:bCs/>
        <w:lang w:val="en-GB"/>
      </w:rPr>
      <w:instrText xml:space="preserve"> PAGE </w:instrText>
    </w:r>
    <w:r w:rsidR="00046B25" w:rsidRPr="009666A8">
      <w:rPr>
        <w:b/>
        <w:bCs/>
        <w:lang w:val="en-GB"/>
      </w:rPr>
      <w:fldChar w:fldCharType="separate"/>
    </w:r>
    <w:r w:rsidR="00046B25" w:rsidRPr="009666A8">
      <w:rPr>
        <w:b/>
        <w:bCs/>
        <w:noProof/>
        <w:lang w:val="en-GB"/>
      </w:rPr>
      <w:t>1</w:t>
    </w:r>
    <w:r w:rsidR="00046B25" w:rsidRPr="009666A8">
      <w:rPr>
        <w:b/>
        <w:bCs/>
        <w:lang w:val="en-GB"/>
      </w:rPr>
      <w:fldChar w:fldCharType="end"/>
    </w:r>
    <w:r w:rsidR="00046B25" w:rsidRPr="00C56448">
      <w:rPr>
        <w:lang w:val="en-GB"/>
      </w:rPr>
      <w:t xml:space="preserve"> of </w:t>
    </w:r>
    <w:r w:rsidR="00046B25" w:rsidRPr="009666A8">
      <w:rPr>
        <w:b/>
        <w:bCs/>
        <w:lang w:val="en-GB"/>
      </w:rPr>
      <w:fldChar w:fldCharType="begin"/>
    </w:r>
    <w:r w:rsidR="00046B25" w:rsidRPr="009666A8">
      <w:rPr>
        <w:b/>
        <w:bCs/>
        <w:lang w:val="en-GB"/>
      </w:rPr>
      <w:instrText xml:space="preserve"> NUMPAGES </w:instrText>
    </w:r>
    <w:r w:rsidR="00046B25" w:rsidRPr="009666A8">
      <w:rPr>
        <w:b/>
        <w:bCs/>
        <w:lang w:val="en-GB"/>
      </w:rPr>
      <w:fldChar w:fldCharType="separate"/>
    </w:r>
    <w:r w:rsidR="00046B25" w:rsidRPr="009666A8">
      <w:rPr>
        <w:b/>
        <w:bCs/>
        <w:noProof/>
        <w:lang w:val="en-GB"/>
      </w:rPr>
      <w:t>1</w:t>
    </w:r>
    <w:r w:rsidR="00046B25" w:rsidRPr="009666A8">
      <w:rPr>
        <w:b/>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1FA6" w14:textId="77777777" w:rsidR="00FC5E3A" w:rsidRDefault="00FC5E3A" w:rsidP="004040FB">
      <w:r>
        <w:separator/>
      </w:r>
    </w:p>
  </w:footnote>
  <w:footnote w:type="continuationSeparator" w:id="0">
    <w:p w14:paraId="3D9D3AAD" w14:textId="77777777" w:rsidR="00FC5E3A" w:rsidRDefault="00FC5E3A" w:rsidP="0040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DDFF" w14:textId="77777777" w:rsidR="006366B3" w:rsidRDefault="006366B3" w:rsidP="00D467B1">
    <w:pPr>
      <w:jc w:val="right"/>
    </w:pPr>
    <w:r>
      <w:rPr>
        <w:noProof/>
      </w:rPr>
      <w:drawing>
        <wp:anchor distT="0" distB="0" distL="114300" distR="114300" simplePos="0" relativeHeight="251658243" behindDoc="1" locked="0" layoutInCell="1" allowOverlap="1" wp14:anchorId="4F44815B" wp14:editId="162729CB">
          <wp:simplePos x="0" y="0"/>
          <wp:positionH relativeFrom="column">
            <wp:posOffset>4135209</wp:posOffset>
          </wp:positionH>
          <wp:positionV relativeFrom="paragraph">
            <wp:posOffset>161532</wp:posOffset>
          </wp:positionV>
          <wp:extent cx="1621890" cy="475252"/>
          <wp:effectExtent l="0" t="0" r="3810" b="0"/>
          <wp:wrapNone/>
          <wp:docPr id="6820394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705" name="Graphic 62798705"/>
                  <pic:cNvPicPr/>
                </pic:nvPicPr>
                <pic:blipFill>
                  <a:blip r:embed="rId1">
                    <a:extLst>
                      <a:ext uri="{96DAC541-7B7A-43D3-8B79-37D633B846F1}">
                        <asvg:svgBlip xmlns:asvg="http://schemas.microsoft.com/office/drawing/2016/SVG/main" r:embed="rId2"/>
                      </a:ext>
                    </a:extLst>
                  </a:blip>
                  <a:stretch>
                    <a:fillRect/>
                  </a:stretch>
                </pic:blipFill>
                <pic:spPr>
                  <a:xfrm>
                    <a:off x="0" y="0"/>
                    <a:ext cx="1625701" cy="476369"/>
                  </a:xfrm>
                  <a:prstGeom prst="rect">
                    <a:avLst/>
                  </a:prstGeom>
                </pic:spPr>
              </pic:pic>
            </a:graphicData>
          </a:graphic>
          <wp14:sizeRelH relativeFrom="page">
            <wp14:pctWidth>0</wp14:pctWidth>
          </wp14:sizeRelH>
          <wp14:sizeRelV relativeFrom="page">
            <wp14:pctHeight>0</wp14:pctHeight>
          </wp14:sizeRelV>
        </wp:anchor>
      </w:drawing>
    </w:r>
  </w:p>
  <w:p w14:paraId="4B6E7E91" w14:textId="77777777" w:rsidR="006366B3" w:rsidRDefault="006366B3" w:rsidP="00D467B1">
    <w:pPr>
      <w:jc w:val="right"/>
    </w:pPr>
  </w:p>
  <w:p w14:paraId="68FA4F20" w14:textId="77777777" w:rsidR="006366B3" w:rsidRDefault="006366B3" w:rsidP="00312705"/>
  <w:p w14:paraId="65BA5F48" w14:textId="77777777" w:rsidR="006366B3" w:rsidRDefault="006366B3" w:rsidP="000946A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C8A0" w14:textId="77777777" w:rsidR="006366B3" w:rsidRDefault="006366B3">
    <w:pPr>
      <w:pStyle w:val="Header"/>
    </w:pPr>
    <w:r>
      <w:rPr>
        <w:noProof/>
      </w:rPr>
      <w:drawing>
        <wp:anchor distT="0" distB="0" distL="114300" distR="114300" simplePos="0" relativeHeight="251658240" behindDoc="1" locked="1" layoutInCell="1" allowOverlap="1" wp14:anchorId="08E053C8" wp14:editId="4E335A60">
          <wp:simplePos x="0" y="0"/>
          <wp:positionH relativeFrom="column">
            <wp:posOffset>-996950</wp:posOffset>
          </wp:positionH>
          <wp:positionV relativeFrom="page">
            <wp:posOffset>-25400</wp:posOffset>
          </wp:positionV>
          <wp:extent cx="7668000" cy="10848021"/>
          <wp:effectExtent l="0" t="0" r="9525" b="0"/>
          <wp:wrapNone/>
          <wp:docPr id="213554384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5055" name="Graphic 970045055"/>
                  <pic:cNvPicPr/>
                </pic:nvPicPr>
                <pic:blipFill>
                  <a:blip r:embed="rId1">
                    <a:extLst>
                      <a:ext uri="{96DAC541-7B7A-43D3-8B79-37D633B846F1}">
                        <asvg:svgBlip xmlns:asvg="http://schemas.microsoft.com/office/drawing/2016/SVG/main" r:embed="rId2"/>
                      </a:ext>
                    </a:extLst>
                  </a:blip>
                  <a:stretch>
                    <a:fillRect/>
                  </a:stretch>
                </pic:blipFill>
                <pic:spPr>
                  <a:xfrm>
                    <a:off x="0" y="0"/>
                    <a:ext cx="7668000" cy="1084802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9926" w14:textId="7CE3A011" w:rsidR="00312705" w:rsidRDefault="005033CD" w:rsidP="004040FB">
    <w:r w:rsidRPr="00C46166">
      <w:rPr>
        <w:noProof/>
        <w:lang w:eastAsia="en-AU"/>
      </w:rPr>
      <w:drawing>
        <wp:anchor distT="0" distB="0" distL="114300" distR="114300" simplePos="0" relativeHeight="251658244" behindDoc="0" locked="0" layoutInCell="1" allowOverlap="1" wp14:anchorId="4380A017" wp14:editId="7977BD88">
          <wp:simplePos x="0" y="0"/>
          <wp:positionH relativeFrom="margin">
            <wp:align>right</wp:align>
          </wp:positionH>
          <wp:positionV relativeFrom="page">
            <wp:posOffset>518160</wp:posOffset>
          </wp:positionV>
          <wp:extent cx="1699200" cy="504000"/>
          <wp:effectExtent l="0" t="0" r="0" b="0"/>
          <wp:wrapThrough wrapText="bothSides">
            <wp:wrapPolygon edited="0">
              <wp:start x="0" y="0"/>
              <wp:lineTo x="0" y="20429"/>
              <wp:lineTo x="21317" y="20429"/>
              <wp:lineTo x="21317" y="0"/>
              <wp:lineTo x="0" y="0"/>
            </wp:wrapPolygon>
          </wp:wrapThrough>
          <wp:docPr id="1302777095" name="Picture 1302777095" descr="A logo of a company&#10;&#10;Description automatically generated">
            <a:extLst xmlns:a="http://schemas.openxmlformats.org/drawingml/2006/main">
              <a:ext uri="{FF2B5EF4-FFF2-40B4-BE49-F238E27FC236}">
                <a16:creationId xmlns:a16="http://schemas.microsoft.com/office/drawing/2014/main" id="{4CFF289A-F16B-4F4E-BF35-F6B67B6FC8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9200" cy="50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7B1">
      <w:rPr>
        <w:noProof/>
      </w:rPr>
      <w:drawing>
        <wp:anchor distT="0" distB="0" distL="114300" distR="114300" simplePos="0" relativeHeight="251658241" behindDoc="1" locked="0" layoutInCell="1" allowOverlap="1" wp14:anchorId="29788C13" wp14:editId="1519330A">
          <wp:simplePos x="0" y="0"/>
          <wp:positionH relativeFrom="column">
            <wp:posOffset>7298055</wp:posOffset>
          </wp:positionH>
          <wp:positionV relativeFrom="paragraph">
            <wp:posOffset>-245907</wp:posOffset>
          </wp:positionV>
          <wp:extent cx="1621890" cy="475252"/>
          <wp:effectExtent l="0" t="0" r="0" b="1270"/>
          <wp:wrapNone/>
          <wp:docPr id="85971816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705" name="Graphic 62798705"/>
                  <pic:cNvPicPr/>
                </pic:nvPicPr>
                <pic:blipFill>
                  <a:blip r:embed="rId2">
                    <a:extLst>
                      <a:ext uri="{96DAC541-7B7A-43D3-8B79-37D633B846F1}">
                        <asvg:svgBlip xmlns:asvg="http://schemas.microsoft.com/office/drawing/2016/SVG/main" r:embed="rId3"/>
                      </a:ext>
                    </a:extLst>
                  </a:blip>
                  <a:stretch>
                    <a:fillRect/>
                  </a:stretch>
                </pic:blipFill>
                <pic:spPr>
                  <a:xfrm>
                    <a:off x="0" y="0"/>
                    <a:ext cx="1621890" cy="475252"/>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7126" w14:textId="77777777" w:rsidR="00910DB6" w:rsidRDefault="00910DB6" w:rsidP="004040FB">
    <w:pPr>
      <w:pStyle w:val="Header"/>
    </w:pPr>
    <w:r>
      <w:rPr>
        <w:noProof/>
      </w:rPr>
      <w:drawing>
        <wp:anchor distT="0" distB="0" distL="114300" distR="114300" simplePos="0" relativeHeight="251658242" behindDoc="1" locked="1" layoutInCell="1" allowOverlap="1" wp14:anchorId="3FB0D379" wp14:editId="1459DC50">
          <wp:simplePos x="0" y="0"/>
          <wp:positionH relativeFrom="column">
            <wp:posOffset>-996950</wp:posOffset>
          </wp:positionH>
          <wp:positionV relativeFrom="page">
            <wp:posOffset>-25400</wp:posOffset>
          </wp:positionV>
          <wp:extent cx="7639050" cy="10807065"/>
          <wp:effectExtent l="0" t="0" r="6350" b="635"/>
          <wp:wrapNone/>
          <wp:docPr id="97004505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5055" name="Graphic 970045055"/>
                  <pic:cNvPicPr/>
                </pic:nvPicPr>
                <pic:blipFill>
                  <a:blip r:embed="rId1">
                    <a:extLst>
                      <a:ext uri="{96DAC541-7B7A-43D3-8B79-37D633B846F1}">
                        <asvg:svgBlip xmlns:asvg="http://schemas.microsoft.com/office/drawing/2016/SVG/main" r:embed="rId2"/>
                      </a:ext>
                    </a:extLst>
                  </a:blip>
                  <a:stretch>
                    <a:fillRect/>
                  </a:stretch>
                </pic:blipFill>
                <pic:spPr>
                  <a:xfrm>
                    <a:off x="0" y="0"/>
                    <a:ext cx="7639050" cy="10807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12A8176"/>
    <w:lvl w:ilvl="0">
      <w:start w:val="1"/>
      <w:numFmt w:val="bullet"/>
      <w:pStyle w:val="ListBullet3"/>
      <w:lvlText w:val=""/>
      <w:lvlJc w:val="left"/>
      <w:pPr>
        <w:tabs>
          <w:tab w:val="num" w:pos="1588"/>
        </w:tabs>
        <w:ind w:left="1588" w:hanging="363"/>
      </w:pPr>
      <w:rPr>
        <w:rFonts w:ascii="Symbol" w:hAnsi="Symbol" w:hint="default"/>
        <w:sz w:val="16"/>
      </w:rPr>
    </w:lvl>
  </w:abstractNum>
  <w:abstractNum w:abstractNumId="1" w15:restartNumberingAfterBreak="0">
    <w:nsid w:val="05C7629D"/>
    <w:multiLevelType w:val="hybridMultilevel"/>
    <w:tmpl w:val="C3E6D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0A20F9"/>
    <w:multiLevelType w:val="hybridMultilevel"/>
    <w:tmpl w:val="5C9C25DE"/>
    <w:styleLink w:val="TableBullet"/>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61B10"/>
    <w:multiLevelType w:val="hybridMultilevel"/>
    <w:tmpl w:val="2DF8D5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2A72B9"/>
    <w:multiLevelType w:val="hybridMultilevel"/>
    <w:tmpl w:val="DD48CD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A97577"/>
    <w:multiLevelType w:val="hybridMultilevel"/>
    <w:tmpl w:val="79649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4636F5"/>
    <w:multiLevelType w:val="hybridMultilevel"/>
    <w:tmpl w:val="4392A6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261B95"/>
    <w:multiLevelType w:val="multilevel"/>
    <w:tmpl w:val="B84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B16916"/>
    <w:multiLevelType w:val="hybridMultilevel"/>
    <w:tmpl w:val="5F522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DA0190"/>
    <w:multiLevelType w:val="hybridMultilevel"/>
    <w:tmpl w:val="3B7ECF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BE12BF"/>
    <w:multiLevelType w:val="hybridMultilevel"/>
    <w:tmpl w:val="AF54A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EA2113"/>
    <w:multiLevelType w:val="hybridMultilevel"/>
    <w:tmpl w:val="36720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B4388B"/>
    <w:multiLevelType w:val="multilevel"/>
    <w:tmpl w:val="E21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E0142C"/>
    <w:multiLevelType w:val="hybridMultilevel"/>
    <w:tmpl w:val="30FC8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0215B7"/>
    <w:multiLevelType w:val="hybridMultilevel"/>
    <w:tmpl w:val="8D6605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AA4083B"/>
    <w:multiLevelType w:val="hybridMultilevel"/>
    <w:tmpl w:val="FD926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B8079BC"/>
    <w:multiLevelType w:val="hybridMultilevel"/>
    <w:tmpl w:val="E9307A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C0B64A9"/>
    <w:multiLevelType w:val="hybridMultilevel"/>
    <w:tmpl w:val="09264E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CE91618"/>
    <w:multiLevelType w:val="hybridMultilevel"/>
    <w:tmpl w:val="73E0B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71637A"/>
    <w:multiLevelType w:val="multilevel"/>
    <w:tmpl w:val="5C9C25DE"/>
    <w:name w:val="BulletSingleSpacing222222"/>
    <w:numStyleLink w:val="TableBullet"/>
  </w:abstractNum>
  <w:abstractNum w:abstractNumId="20" w15:restartNumberingAfterBreak="0">
    <w:nsid w:val="357924A1"/>
    <w:multiLevelType w:val="hybridMultilevel"/>
    <w:tmpl w:val="FF1EB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1A2C3E"/>
    <w:multiLevelType w:val="hybridMultilevel"/>
    <w:tmpl w:val="E41EE550"/>
    <w:lvl w:ilvl="0" w:tplc="B89CB3C6">
      <w:start w:val="1"/>
      <w:numFmt w:val="decimal"/>
      <w:pStyle w:val="List"/>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12680E"/>
    <w:multiLevelType w:val="multilevel"/>
    <w:tmpl w:val="547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56057D"/>
    <w:multiLevelType w:val="multilevel"/>
    <w:tmpl w:val="734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D34580"/>
    <w:multiLevelType w:val="hybridMultilevel"/>
    <w:tmpl w:val="8D5ED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03D1537"/>
    <w:multiLevelType w:val="hybridMultilevel"/>
    <w:tmpl w:val="5A6C34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37F2546"/>
    <w:multiLevelType w:val="hybridMultilevel"/>
    <w:tmpl w:val="29A87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1E3FBA"/>
    <w:multiLevelType w:val="hybridMultilevel"/>
    <w:tmpl w:val="1EC60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6A16162"/>
    <w:multiLevelType w:val="hybridMultilevel"/>
    <w:tmpl w:val="77464A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FA2D3F"/>
    <w:multiLevelType w:val="multilevel"/>
    <w:tmpl w:val="15AA7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7070DDC"/>
    <w:multiLevelType w:val="hybridMultilevel"/>
    <w:tmpl w:val="B7966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02313F3"/>
    <w:multiLevelType w:val="multilevel"/>
    <w:tmpl w:val="FDDA4E94"/>
    <w:lvl w:ilvl="0">
      <w:start w:val="1"/>
      <w:numFmt w:val="decimal"/>
      <w:pStyle w:val="Heading1-NumberedList"/>
      <w:lvlText w:val="%1"/>
      <w:lvlJc w:val="left"/>
      <w:pPr>
        <w:ind w:left="567" w:hanging="567"/>
      </w:pPr>
      <w:rPr>
        <w:rFonts w:hint="default"/>
      </w:rPr>
    </w:lvl>
    <w:lvl w:ilvl="1">
      <w:start w:val="1"/>
      <w:numFmt w:val="decimal"/>
      <w:pStyle w:val="Heading2-NumberedList"/>
      <w:lvlText w:val="%1.%2"/>
      <w:lvlJc w:val="left"/>
      <w:pPr>
        <w:ind w:left="709" w:hanging="567"/>
      </w:pPr>
      <w:rPr>
        <w:rFonts w:hint="default"/>
      </w:rPr>
    </w:lvl>
    <w:lvl w:ilvl="2">
      <w:start w:val="1"/>
      <w:numFmt w:val="decimal"/>
      <w:pStyle w:val="Heading3-NumberedList"/>
      <w:lvlText w:val="%1.%2.%3"/>
      <w:lvlJc w:val="left"/>
      <w:pPr>
        <w:ind w:left="1134" w:hanging="567"/>
      </w:pPr>
      <w:rPr>
        <w:rFonts w:hint="default"/>
      </w:rPr>
    </w:lvl>
    <w:lvl w:ilvl="3">
      <w:start w:val="1"/>
      <w:numFmt w:val="decimal"/>
      <w:pStyle w:val="Heading4-NumberedList"/>
      <w:lvlText w:val="%1.%2.%3.%4"/>
      <w:lvlJc w:val="left"/>
      <w:pPr>
        <w:ind w:left="1134" w:hanging="567"/>
      </w:pPr>
      <w:rPr>
        <w:rFonts w:hint="default"/>
      </w:rPr>
    </w:lvl>
    <w:lvl w:ilvl="4">
      <w:start w:val="1"/>
      <w:numFmt w:val="decimal"/>
      <w:lvlText w:val="%1.%2.%3.%4.%5"/>
      <w:lvlJc w:val="left"/>
      <w:pPr>
        <w:ind w:left="1134" w:hanging="567"/>
      </w:pPr>
      <w:rPr>
        <w:rFonts w:hint="default"/>
      </w:rPr>
    </w:lvl>
    <w:lvl w:ilvl="5">
      <w:start w:val="1"/>
      <w:numFmt w:val="decimal"/>
      <w:lvlText w:val="%1.%2.%3.%4.%5.%6"/>
      <w:lvlJc w:val="left"/>
      <w:pPr>
        <w:ind w:left="1134" w:hanging="567"/>
      </w:pPr>
      <w:rPr>
        <w:rFonts w:hint="default"/>
      </w:rPr>
    </w:lvl>
    <w:lvl w:ilvl="6">
      <w:start w:val="1"/>
      <w:numFmt w:val="decimal"/>
      <w:lvlText w:val="%1.%2.%3.%4.%5.%6.%7"/>
      <w:lvlJc w:val="left"/>
      <w:pPr>
        <w:ind w:left="1134" w:hanging="567"/>
      </w:pPr>
      <w:rPr>
        <w:rFonts w:hint="default"/>
      </w:rPr>
    </w:lvl>
    <w:lvl w:ilvl="7">
      <w:start w:val="1"/>
      <w:numFmt w:val="decimal"/>
      <w:lvlText w:val="%1.%2.%3.%4.%5.%6.%7.%8"/>
      <w:lvlJc w:val="left"/>
      <w:pPr>
        <w:ind w:left="1134" w:hanging="567"/>
      </w:pPr>
      <w:rPr>
        <w:rFonts w:hint="default"/>
      </w:rPr>
    </w:lvl>
    <w:lvl w:ilvl="8">
      <w:start w:val="1"/>
      <w:numFmt w:val="decimal"/>
      <w:lvlText w:val="%1.%2.%3.%4.%5.%6.%7.%8.%9"/>
      <w:lvlJc w:val="left"/>
      <w:pPr>
        <w:ind w:left="1134" w:hanging="567"/>
      </w:pPr>
      <w:rPr>
        <w:rFonts w:hint="default"/>
      </w:rPr>
    </w:lvl>
  </w:abstractNum>
  <w:abstractNum w:abstractNumId="32" w15:restartNumberingAfterBreak="0">
    <w:nsid w:val="51394FE8"/>
    <w:multiLevelType w:val="hybridMultilevel"/>
    <w:tmpl w:val="86A84E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26E17B6"/>
    <w:multiLevelType w:val="multilevel"/>
    <w:tmpl w:val="92BC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C754D7"/>
    <w:multiLevelType w:val="hybridMultilevel"/>
    <w:tmpl w:val="FEA6D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E4F46AF"/>
    <w:multiLevelType w:val="hybridMultilevel"/>
    <w:tmpl w:val="CBBED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F7272C4"/>
    <w:multiLevelType w:val="hybridMultilevel"/>
    <w:tmpl w:val="1A349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65770A8"/>
    <w:multiLevelType w:val="hybridMultilevel"/>
    <w:tmpl w:val="E1C849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85730BB"/>
    <w:multiLevelType w:val="hybridMultilevel"/>
    <w:tmpl w:val="80BE5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16099E"/>
    <w:multiLevelType w:val="hybridMultilevel"/>
    <w:tmpl w:val="20B89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ACE2071"/>
    <w:multiLevelType w:val="hybridMultilevel"/>
    <w:tmpl w:val="79B6C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F8C149E"/>
    <w:multiLevelType w:val="hybridMultilevel"/>
    <w:tmpl w:val="299240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3BD5D42"/>
    <w:multiLevelType w:val="hybridMultilevel"/>
    <w:tmpl w:val="01580E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4761E3F"/>
    <w:multiLevelType w:val="hybridMultilevel"/>
    <w:tmpl w:val="CDCCB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4EB1C62"/>
    <w:multiLevelType w:val="hybridMultilevel"/>
    <w:tmpl w:val="BA04D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918579F"/>
    <w:multiLevelType w:val="hybridMultilevel"/>
    <w:tmpl w:val="630885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E153DA4"/>
    <w:multiLevelType w:val="hybridMultilevel"/>
    <w:tmpl w:val="6B44A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204D8A"/>
    <w:multiLevelType w:val="hybridMultilevel"/>
    <w:tmpl w:val="E07237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0417257">
    <w:abstractNumId w:val="2"/>
  </w:num>
  <w:num w:numId="2" w16cid:durableId="356539859">
    <w:abstractNumId w:val="21"/>
  </w:num>
  <w:num w:numId="3" w16cid:durableId="19861956">
    <w:abstractNumId w:val="31"/>
  </w:num>
  <w:num w:numId="4" w16cid:durableId="1439369777">
    <w:abstractNumId w:val="0"/>
  </w:num>
  <w:num w:numId="5" w16cid:durableId="1257791755">
    <w:abstractNumId w:val="19"/>
  </w:num>
  <w:num w:numId="6" w16cid:durableId="424884623">
    <w:abstractNumId w:val="35"/>
  </w:num>
  <w:num w:numId="7" w16cid:durableId="1357151681">
    <w:abstractNumId w:val="9"/>
  </w:num>
  <w:num w:numId="8" w16cid:durableId="679048837">
    <w:abstractNumId w:val="8"/>
  </w:num>
  <w:num w:numId="9" w16cid:durableId="61149493">
    <w:abstractNumId w:val="28"/>
  </w:num>
  <w:num w:numId="10" w16cid:durableId="951520581">
    <w:abstractNumId w:val="32"/>
  </w:num>
  <w:num w:numId="11" w16cid:durableId="171989067">
    <w:abstractNumId w:val="40"/>
  </w:num>
  <w:num w:numId="12" w16cid:durableId="1260021108">
    <w:abstractNumId w:val="36"/>
  </w:num>
  <w:num w:numId="13" w16cid:durableId="164168749">
    <w:abstractNumId w:val="38"/>
  </w:num>
  <w:num w:numId="14" w16cid:durableId="1347096574">
    <w:abstractNumId w:val="20"/>
  </w:num>
  <w:num w:numId="15" w16cid:durableId="1025866910">
    <w:abstractNumId w:val="1"/>
  </w:num>
  <w:num w:numId="16" w16cid:durableId="1047147123">
    <w:abstractNumId w:val="18"/>
  </w:num>
  <w:num w:numId="17" w16cid:durableId="2102606729">
    <w:abstractNumId w:val="17"/>
  </w:num>
  <w:num w:numId="18" w16cid:durableId="506025056">
    <w:abstractNumId w:val="10"/>
  </w:num>
  <w:num w:numId="19" w16cid:durableId="1136995817">
    <w:abstractNumId w:val="42"/>
  </w:num>
  <w:num w:numId="20" w16cid:durableId="1775319403">
    <w:abstractNumId w:val="47"/>
  </w:num>
  <w:num w:numId="21" w16cid:durableId="230817865">
    <w:abstractNumId w:val="13"/>
  </w:num>
  <w:num w:numId="22" w16cid:durableId="1589803060">
    <w:abstractNumId w:val="11"/>
  </w:num>
  <w:num w:numId="23" w16cid:durableId="1839884830">
    <w:abstractNumId w:val="34"/>
  </w:num>
  <w:num w:numId="24" w16cid:durableId="210190715">
    <w:abstractNumId w:val="26"/>
  </w:num>
  <w:num w:numId="25" w16cid:durableId="966395231">
    <w:abstractNumId w:val="15"/>
  </w:num>
  <w:num w:numId="26" w16cid:durableId="1828353960">
    <w:abstractNumId w:val="16"/>
  </w:num>
  <w:num w:numId="27" w16cid:durableId="1655641193">
    <w:abstractNumId w:val="23"/>
  </w:num>
  <w:num w:numId="28" w16cid:durableId="1704557430">
    <w:abstractNumId w:val="22"/>
  </w:num>
  <w:num w:numId="29" w16cid:durableId="424543897">
    <w:abstractNumId w:val="12"/>
  </w:num>
  <w:num w:numId="30" w16cid:durableId="903030169">
    <w:abstractNumId w:val="33"/>
  </w:num>
  <w:num w:numId="31" w16cid:durableId="212616316">
    <w:abstractNumId w:val="7"/>
  </w:num>
  <w:num w:numId="32" w16cid:durableId="1094204777">
    <w:abstractNumId w:val="6"/>
  </w:num>
  <w:num w:numId="33" w16cid:durableId="1813211699">
    <w:abstractNumId w:val="39"/>
  </w:num>
  <w:num w:numId="34" w16cid:durableId="232737356">
    <w:abstractNumId w:val="3"/>
  </w:num>
  <w:num w:numId="35" w16cid:durableId="1568027647">
    <w:abstractNumId w:val="43"/>
  </w:num>
  <w:num w:numId="36" w16cid:durableId="677729940">
    <w:abstractNumId w:val="29"/>
  </w:num>
  <w:num w:numId="37" w16cid:durableId="224996135">
    <w:abstractNumId w:val="25"/>
  </w:num>
  <w:num w:numId="38" w16cid:durableId="1993412429">
    <w:abstractNumId w:val="24"/>
  </w:num>
  <w:num w:numId="39" w16cid:durableId="1829704775">
    <w:abstractNumId w:val="14"/>
  </w:num>
  <w:num w:numId="40" w16cid:durableId="2123455298">
    <w:abstractNumId w:val="30"/>
  </w:num>
  <w:num w:numId="41" w16cid:durableId="1388604409">
    <w:abstractNumId w:val="45"/>
  </w:num>
  <w:num w:numId="42" w16cid:durableId="1959602494">
    <w:abstractNumId w:val="44"/>
  </w:num>
  <w:num w:numId="43" w16cid:durableId="961039661">
    <w:abstractNumId w:val="41"/>
  </w:num>
  <w:num w:numId="44" w16cid:durableId="312953803">
    <w:abstractNumId w:val="46"/>
  </w:num>
  <w:num w:numId="45" w16cid:durableId="106894436">
    <w:abstractNumId w:val="37"/>
  </w:num>
  <w:num w:numId="46" w16cid:durableId="73357004">
    <w:abstractNumId w:val="4"/>
  </w:num>
  <w:num w:numId="47" w16cid:durableId="768812321">
    <w:abstractNumId w:val="5"/>
  </w:num>
  <w:num w:numId="48" w16cid:durableId="571741680">
    <w:abstractNumId w:val="27"/>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Trory-Davies">
    <w15:presenceInfo w15:providerId="AD" w15:userId="S::mark.trory-davies@workcoverqld.com.au::5ddbb659-33f8-427d-8ce9-bcafd853484a"/>
  </w15:person>
  <w15:person w15:author="Monica Rajoria">
    <w15:presenceInfo w15:providerId="AD" w15:userId="S::monica.rajoria@workcoverqld.com.au::385c890a-45ac-4ba7-a9ea-82639b5d3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D1"/>
    <w:rsid w:val="0000002A"/>
    <w:rsid w:val="00000039"/>
    <w:rsid w:val="000002A1"/>
    <w:rsid w:val="00001193"/>
    <w:rsid w:val="0000249E"/>
    <w:rsid w:val="0000446D"/>
    <w:rsid w:val="00004789"/>
    <w:rsid w:val="00005A3B"/>
    <w:rsid w:val="00005DF3"/>
    <w:rsid w:val="00005EA3"/>
    <w:rsid w:val="00006354"/>
    <w:rsid w:val="00007593"/>
    <w:rsid w:val="00010153"/>
    <w:rsid w:val="00010567"/>
    <w:rsid w:val="00010884"/>
    <w:rsid w:val="00010B2F"/>
    <w:rsid w:val="000119C6"/>
    <w:rsid w:val="00012EF2"/>
    <w:rsid w:val="00013553"/>
    <w:rsid w:val="000135B5"/>
    <w:rsid w:val="000137DE"/>
    <w:rsid w:val="00013B80"/>
    <w:rsid w:val="0001453E"/>
    <w:rsid w:val="00015132"/>
    <w:rsid w:val="000153D8"/>
    <w:rsid w:val="00020282"/>
    <w:rsid w:val="000218EE"/>
    <w:rsid w:val="00021917"/>
    <w:rsid w:val="00022C27"/>
    <w:rsid w:val="00022D4D"/>
    <w:rsid w:val="00022EDF"/>
    <w:rsid w:val="00023748"/>
    <w:rsid w:val="000237E0"/>
    <w:rsid w:val="00023AA5"/>
    <w:rsid w:val="00023D5E"/>
    <w:rsid w:val="000243CB"/>
    <w:rsid w:val="00024445"/>
    <w:rsid w:val="00024595"/>
    <w:rsid w:val="00025198"/>
    <w:rsid w:val="000276EA"/>
    <w:rsid w:val="0002790C"/>
    <w:rsid w:val="00027926"/>
    <w:rsid w:val="00027C32"/>
    <w:rsid w:val="000302A7"/>
    <w:rsid w:val="00030AF0"/>
    <w:rsid w:val="00030E49"/>
    <w:rsid w:val="00031DE6"/>
    <w:rsid w:val="000321E2"/>
    <w:rsid w:val="0003228F"/>
    <w:rsid w:val="000324CC"/>
    <w:rsid w:val="000325E8"/>
    <w:rsid w:val="00032B66"/>
    <w:rsid w:val="000333DC"/>
    <w:rsid w:val="0003346F"/>
    <w:rsid w:val="000340A0"/>
    <w:rsid w:val="00034C52"/>
    <w:rsid w:val="000352E3"/>
    <w:rsid w:val="00035931"/>
    <w:rsid w:val="00035A06"/>
    <w:rsid w:val="00035FB6"/>
    <w:rsid w:val="000367E2"/>
    <w:rsid w:val="00036879"/>
    <w:rsid w:val="00036D56"/>
    <w:rsid w:val="00036ED0"/>
    <w:rsid w:val="0003711E"/>
    <w:rsid w:val="00037636"/>
    <w:rsid w:val="00037D39"/>
    <w:rsid w:val="00037E95"/>
    <w:rsid w:val="00037F83"/>
    <w:rsid w:val="00040EC0"/>
    <w:rsid w:val="0004129B"/>
    <w:rsid w:val="000425AB"/>
    <w:rsid w:val="00042627"/>
    <w:rsid w:val="00042C5C"/>
    <w:rsid w:val="00042E91"/>
    <w:rsid w:val="00043287"/>
    <w:rsid w:val="000439D2"/>
    <w:rsid w:val="000452CF"/>
    <w:rsid w:val="00045AB8"/>
    <w:rsid w:val="00045ED9"/>
    <w:rsid w:val="0004695C"/>
    <w:rsid w:val="00046B25"/>
    <w:rsid w:val="000473E8"/>
    <w:rsid w:val="00047C48"/>
    <w:rsid w:val="000501E7"/>
    <w:rsid w:val="000502E9"/>
    <w:rsid w:val="000505D8"/>
    <w:rsid w:val="00050633"/>
    <w:rsid w:val="00050944"/>
    <w:rsid w:val="00050D85"/>
    <w:rsid w:val="0005151E"/>
    <w:rsid w:val="00051989"/>
    <w:rsid w:val="00051CF3"/>
    <w:rsid w:val="0005250B"/>
    <w:rsid w:val="00052E14"/>
    <w:rsid w:val="0005335D"/>
    <w:rsid w:val="000537C4"/>
    <w:rsid w:val="00053B8E"/>
    <w:rsid w:val="000543B7"/>
    <w:rsid w:val="00054DA9"/>
    <w:rsid w:val="00055302"/>
    <w:rsid w:val="00055E4B"/>
    <w:rsid w:val="000564D7"/>
    <w:rsid w:val="00057100"/>
    <w:rsid w:val="00057EF6"/>
    <w:rsid w:val="000603C6"/>
    <w:rsid w:val="00060862"/>
    <w:rsid w:val="00060995"/>
    <w:rsid w:val="00060C5D"/>
    <w:rsid w:val="0006105B"/>
    <w:rsid w:val="00061492"/>
    <w:rsid w:val="00062EDF"/>
    <w:rsid w:val="00063175"/>
    <w:rsid w:val="0006327E"/>
    <w:rsid w:val="000634A0"/>
    <w:rsid w:val="00064365"/>
    <w:rsid w:val="00064581"/>
    <w:rsid w:val="00064949"/>
    <w:rsid w:val="00064C6C"/>
    <w:rsid w:val="00065308"/>
    <w:rsid w:val="00065967"/>
    <w:rsid w:val="000663A0"/>
    <w:rsid w:val="00066CBC"/>
    <w:rsid w:val="000675CF"/>
    <w:rsid w:val="00067F5F"/>
    <w:rsid w:val="000702F3"/>
    <w:rsid w:val="00070AA7"/>
    <w:rsid w:val="00070CD3"/>
    <w:rsid w:val="00070DA3"/>
    <w:rsid w:val="00070E78"/>
    <w:rsid w:val="00070F9E"/>
    <w:rsid w:val="000712A8"/>
    <w:rsid w:val="00071410"/>
    <w:rsid w:val="0007157C"/>
    <w:rsid w:val="00071E00"/>
    <w:rsid w:val="00072104"/>
    <w:rsid w:val="00072117"/>
    <w:rsid w:val="0007278F"/>
    <w:rsid w:val="000730E8"/>
    <w:rsid w:val="000731DB"/>
    <w:rsid w:val="0007337E"/>
    <w:rsid w:val="000738A6"/>
    <w:rsid w:val="00073EE9"/>
    <w:rsid w:val="00073FD4"/>
    <w:rsid w:val="000746B3"/>
    <w:rsid w:val="00074729"/>
    <w:rsid w:val="0007548D"/>
    <w:rsid w:val="000765B8"/>
    <w:rsid w:val="00076991"/>
    <w:rsid w:val="000777EA"/>
    <w:rsid w:val="00077E01"/>
    <w:rsid w:val="00080819"/>
    <w:rsid w:val="00080BE5"/>
    <w:rsid w:val="0008152D"/>
    <w:rsid w:val="00081A04"/>
    <w:rsid w:val="0008251E"/>
    <w:rsid w:val="0008355B"/>
    <w:rsid w:val="00084436"/>
    <w:rsid w:val="000845D6"/>
    <w:rsid w:val="00084D17"/>
    <w:rsid w:val="00085048"/>
    <w:rsid w:val="00085261"/>
    <w:rsid w:val="0008534B"/>
    <w:rsid w:val="00085568"/>
    <w:rsid w:val="0008563B"/>
    <w:rsid w:val="0008661B"/>
    <w:rsid w:val="000868CF"/>
    <w:rsid w:val="000902B8"/>
    <w:rsid w:val="000903A6"/>
    <w:rsid w:val="000907BB"/>
    <w:rsid w:val="00090BB0"/>
    <w:rsid w:val="00090DD7"/>
    <w:rsid w:val="00091041"/>
    <w:rsid w:val="00091434"/>
    <w:rsid w:val="00091E5C"/>
    <w:rsid w:val="00091FCC"/>
    <w:rsid w:val="00092AFD"/>
    <w:rsid w:val="000930A3"/>
    <w:rsid w:val="000931E8"/>
    <w:rsid w:val="00093F96"/>
    <w:rsid w:val="000946A0"/>
    <w:rsid w:val="00094CD3"/>
    <w:rsid w:val="00096189"/>
    <w:rsid w:val="00096D69"/>
    <w:rsid w:val="000974C5"/>
    <w:rsid w:val="00097606"/>
    <w:rsid w:val="000A062D"/>
    <w:rsid w:val="000A08F5"/>
    <w:rsid w:val="000A154B"/>
    <w:rsid w:val="000A37CD"/>
    <w:rsid w:val="000A3D7F"/>
    <w:rsid w:val="000A48C2"/>
    <w:rsid w:val="000A4DB0"/>
    <w:rsid w:val="000A53A6"/>
    <w:rsid w:val="000A6E69"/>
    <w:rsid w:val="000A739D"/>
    <w:rsid w:val="000A7756"/>
    <w:rsid w:val="000B01EA"/>
    <w:rsid w:val="000B0A94"/>
    <w:rsid w:val="000B1013"/>
    <w:rsid w:val="000B12B1"/>
    <w:rsid w:val="000B150E"/>
    <w:rsid w:val="000B2257"/>
    <w:rsid w:val="000B2F16"/>
    <w:rsid w:val="000B3173"/>
    <w:rsid w:val="000B3976"/>
    <w:rsid w:val="000B4887"/>
    <w:rsid w:val="000B4CD1"/>
    <w:rsid w:val="000B5BC4"/>
    <w:rsid w:val="000B626B"/>
    <w:rsid w:val="000B686C"/>
    <w:rsid w:val="000B6AE2"/>
    <w:rsid w:val="000C0713"/>
    <w:rsid w:val="000C0722"/>
    <w:rsid w:val="000C0A0E"/>
    <w:rsid w:val="000C1183"/>
    <w:rsid w:val="000C169A"/>
    <w:rsid w:val="000C18E0"/>
    <w:rsid w:val="000C1ADB"/>
    <w:rsid w:val="000C1F56"/>
    <w:rsid w:val="000C2344"/>
    <w:rsid w:val="000C2A27"/>
    <w:rsid w:val="000C2D39"/>
    <w:rsid w:val="000C2DE6"/>
    <w:rsid w:val="000C3EEB"/>
    <w:rsid w:val="000C467D"/>
    <w:rsid w:val="000C472D"/>
    <w:rsid w:val="000C52E5"/>
    <w:rsid w:val="000C5416"/>
    <w:rsid w:val="000C5757"/>
    <w:rsid w:val="000C57AB"/>
    <w:rsid w:val="000C5CE9"/>
    <w:rsid w:val="000C6DE5"/>
    <w:rsid w:val="000C6F89"/>
    <w:rsid w:val="000D0019"/>
    <w:rsid w:val="000D0C1A"/>
    <w:rsid w:val="000D1AB8"/>
    <w:rsid w:val="000D1E65"/>
    <w:rsid w:val="000D3FBF"/>
    <w:rsid w:val="000D41C3"/>
    <w:rsid w:val="000D4823"/>
    <w:rsid w:val="000D4A87"/>
    <w:rsid w:val="000D558F"/>
    <w:rsid w:val="000D6A81"/>
    <w:rsid w:val="000D6F68"/>
    <w:rsid w:val="000D714F"/>
    <w:rsid w:val="000D73D9"/>
    <w:rsid w:val="000D743B"/>
    <w:rsid w:val="000D7489"/>
    <w:rsid w:val="000D7656"/>
    <w:rsid w:val="000D7A91"/>
    <w:rsid w:val="000E0475"/>
    <w:rsid w:val="000E054D"/>
    <w:rsid w:val="000E05D1"/>
    <w:rsid w:val="000E0CE5"/>
    <w:rsid w:val="000E38F2"/>
    <w:rsid w:val="000E4424"/>
    <w:rsid w:val="000E44E9"/>
    <w:rsid w:val="000E531E"/>
    <w:rsid w:val="000E5C59"/>
    <w:rsid w:val="000E7327"/>
    <w:rsid w:val="000E78A5"/>
    <w:rsid w:val="000E7F4A"/>
    <w:rsid w:val="000F10C8"/>
    <w:rsid w:val="000F183A"/>
    <w:rsid w:val="000F18FB"/>
    <w:rsid w:val="000F1E4D"/>
    <w:rsid w:val="000F2289"/>
    <w:rsid w:val="000F2977"/>
    <w:rsid w:val="000F3C29"/>
    <w:rsid w:val="000F463C"/>
    <w:rsid w:val="000F4FF8"/>
    <w:rsid w:val="000F5242"/>
    <w:rsid w:val="000F572F"/>
    <w:rsid w:val="000F6C2E"/>
    <w:rsid w:val="000F728E"/>
    <w:rsid w:val="001008AA"/>
    <w:rsid w:val="00100EC1"/>
    <w:rsid w:val="0010140A"/>
    <w:rsid w:val="00101D96"/>
    <w:rsid w:val="001024D3"/>
    <w:rsid w:val="00102755"/>
    <w:rsid w:val="0010284D"/>
    <w:rsid w:val="00103392"/>
    <w:rsid w:val="00103BCE"/>
    <w:rsid w:val="0010539E"/>
    <w:rsid w:val="001053E6"/>
    <w:rsid w:val="001064BA"/>
    <w:rsid w:val="001066AD"/>
    <w:rsid w:val="00106AD4"/>
    <w:rsid w:val="0011020E"/>
    <w:rsid w:val="00110440"/>
    <w:rsid w:val="001105FC"/>
    <w:rsid w:val="001114E7"/>
    <w:rsid w:val="00111C6D"/>
    <w:rsid w:val="00111D21"/>
    <w:rsid w:val="001126B7"/>
    <w:rsid w:val="001128D0"/>
    <w:rsid w:val="00112989"/>
    <w:rsid w:val="001129C8"/>
    <w:rsid w:val="00112F56"/>
    <w:rsid w:val="00113D10"/>
    <w:rsid w:val="00114B5C"/>
    <w:rsid w:val="00114DCA"/>
    <w:rsid w:val="00114F4C"/>
    <w:rsid w:val="001158B8"/>
    <w:rsid w:val="00115915"/>
    <w:rsid w:val="00115B86"/>
    <w:rsid w:val="001161C6"/>
    <w:rsid w:val="001165D3"/>
    <w:rsid w:val="00117541"/>
    <w:rsid w:val="00117AE5"/>
    <w:rsid w:val="00117C73"/>
    <w:rsid w:val="0012017E"/>
    <w:rsid w:val="001211D4"/>
    <w:rsid w:val="00121987"/>
    <w:rsid w:val="00121F31"/>
    <w:rsid w:val="001223E9"/>
    <w:rsid w:val="00123001"/>
    <w:rsid w:val="00123880"/>
    <w:rsid w:val="0012397A"/>
    <w:rsid w:val="001250CE"/>
    <w:rsid w:val="00125C70"/>
    <w:rsid w:val="0012608D"/>
    <w:rsid w:val="00126845"/>
    <w:rsid w:val="00126A8A"/>
    <w:rsid w:val="00126EB3"/>
    <w:rsid w:val="00127261"/>
    <w:rsid w:val="00127290"/>
    <w:rsid w:val="0012787A"/>
    <w:rsid w:val="00127CC5"/>
    <w:rsid w:val="00131087"/>
    <w:rsid w:val="0013174D"/>
    <w:rsid w:val="001322C9"/>
    <w:rsid w:val="00132523"/>
    <w:rsid w:val="00132FBD"/>
    <w:rsid w:val="001334D1"/>
    <w:rsid w:val="001341AF"/>
    <w:rsid w:val="00135313"/>
    <w:rsid w:val="001356C1"/>
    <w:rsid w:val="00135A73"/>
    <w:rsid w:val="00135C49"/>
    <w:rsid w:val="001365FB"/>
    <w:rsid w:val="00137C93"/>
    <w:rsid w:val="001401BC"/>
    <w:rsid w:val="00141600"/>
    <w:rsid w:val="00141604"/>
    <w:rsid w:val="00141C7C"/>
    <w:rsid w:val="0014274C"/>
    <w:rsid w:val="0014332A"/>
    <w:rsid w:val="001433C8"/>
    <w:rsid w:val="00143F92"/>
    <w:rsid w:val="0014467E"/>
    <w:rsid w:val="00144A9E"/>
    <w:rsid w:val="00145593"/>
    <w:rsid w:val="00145845"/>
    <w:rsid w:val="00146B94"/>
    <w:rsid w:val="00146CFC"/>
    <w:rsid w:val="001470AB"/>
    <w:rsid w:val="00147692"/>
    <w:rsid w:val="00147D3E"/>
    <w:rsid w:val="00150404"/>
    <w:rsid w:val="00150891"/>
    <w:rsid w:val="00150DD0"/>
    <w:rsid w:val="00150FF2"/>
    <w:rsid w:val="0015159F"/>
    <w:rsid w:val="00151CC5"/>
    <w:rsid w:val="0015230C"/>
    <w:rsid w:val="001529A3"/>
    <w:rsid w:val="00153E10"/>
    <w:rsid w:val="00154D36"/>
    <w:rsid w:val="00155404"/>
    <w:rsid w:val="001566AA"/>
    <w:rsid w:val="00156B27"/>
    <w:rsid w:val="00156B61"/>
    <w:rsid w:val="001571E2"/>
    <w:rsid w:val="00160299"/>
    <w:rsid w:val="00160CC7"/>
    <w:rsid w:val="00161104"/>
    <w:rsid w:val="00161B05"/>
    <w:rsid w:val="001622E4"/>
    <w:rsid w:val="00162C7E"/>
    <w:rsid w:val="001639F7"/>
    <w:rsid w:val="00163AAB"/>
    <w:rsid w:val="00164D0F"/>
    <w:rsid w:val="00164D6A"/>
    <w:rsid w:val="0016645D"/>
    <w:rsid w:val="001665CE"/>
    <w:rsid w:val="001701BD"/>
    <w:rsid w:val="00170AD1"/>
    <w:rsid w:val="00170DCE"/>
    <w:rsid w:val="00172615"/>
    <w:rsid w:val="00172874"/>
    <w:rsid w:val="00173774"/>
    <w:rsid w:val="00173CDA"/>
    <w:rsid w:val="00174036"/>
    <w:rsid w:val="0017447A"/>
    <w:rsid w:val="00174714"/>
    <w:rsid w:val="00174E29"/>
    <w:rsid w:val="00174EB8"/>
    <w:rsid w:val="001756C8"/>
    <w:rsid w:val="00175C64"/>
    <w:rsid w:val="001763C8"/>
    <w:rsid w:val="00177082"/>
    <w:rsid w:val="00177196"/>
    <w:rsid w:val="00177364"/>
    <w:rsid w:val="00177AC6"/>
    <w:rsid w:val="001807D1"/>
    <w:rsid w:val="00180DCF"/>
    <w:rsid w:val="0018165D"/>
    <w:rsid w:val="00181681"/>
    <w:rsid w:val="001816AB"/>
    <w:rsid w:val="0018212A"/>
    <w:rsid w:val="001833BE"/>
    <w:rsid w:val="001835A1"/>
    <w:rsid w:val="0018361E"/>
    <w:rsid w:val="001837EF"/>
    <w:rsid w:val="00183901"/>
    <w:rsid w:val="00184627"/>
    <w:rsid w:val="0018477F"/>
    <w:rsid w:val="00184EF7"/>
    <w:rsid w:val="001851F4"/>
    <w:rsid w:val="001853B4"/>
    <w:rsid w:val="0018666A"/>
    <w:rsid w:val="00187056"/>
    <w:rsid w:val="001877AF"/>
    <w:rsid w:val="0019007A"/>
    <w:rsid w:val="001908ED"/>
    <w:rsid w:val="0019203E"/>
    <w:rsid w:val="00192881"/>
    <w:rsid w:val="00192BA1"/>
    <w:rsid w:val="001938E2"/>
    <w:rsid w:val="00194531"/>
    <w:rsid w:val="00194639"/>
    <w:rsid w:val="0019488A"/>
    <w:rsid w:val="00195307"/>
    <w:rsid w:val="001953E2"/>
    <w:rsid w:val="001958C6"/>
    <w:rsid w:val="00196DEB"/>
    <w:rsid w:val="00197C15"/>
    <w:rsid w:val="00197C67"/>
    <w:rsid w:val="001A0B7A"/>
    <w:rsid w:val="001A1115"/>
    <w:rsid w:val="001A17E5"/>
    <w:rsid w:val="001A1EAE"/>
    <w:rsid w:val="001A1FF5"/>
    <w:rsid w:val="001A2570"/>
    <w:rsid w:val="001A3D3A"/>
    <w:rsid w:val="001A4069"/>
    <w:rsid w:val="001A5635"/>
    <w:rsid w:val="001A58A3"/>
    <w:rsid w:val="001A6935"/>
    <w:rsid w:val="001A6DC0"/>
    <w:rsid w:val="001A6EBF"/>
    <w:rsid w:val="001A6F72"/>
    <w:rsid w:val="001A707B"/>
    <w:rsid w:val="001A72E8"/>
    <w:rsid w:val="001A778F"/>
    <w:rsid w:val="001B035A"/>
    <w:rsid w:val="001B08A4"/>
    <w:rsid w:val="001B0A92"/>
    <w:rsid w:val="001B0DBD"/>
    <w:rsid w:val="001B1081"/>
    <w:rsid w:val="001B10BF"/>
    <w:rsid w:val="001B11DA"/>
    <w:rsid w:val="001B1B4C"/>
    <w:rsid w:val="001B254F"/>
    <w:rsid w:val="001B25F8"/>
    <w:rsid w:val="001B2F45"/>
    <w:rsid w:val="001B303F"/>
    <w:rsid w:val="001B39FE"/>
    <w:rsid w:val="001B45F2"/>
    <w:rsid w:val="001B50FC"/>
    <w:rsid w:val="001B5141"/>
    <w:rsid w:val="001B5C76"/>
    <w:rsid w:val="001B636E"/>
    <w:rsid w:val="001B6AC8"/>
    <w:rsid w:val="001B6D72"/>
    <w:rsid w:val="001B729B"/>
    <w:rsid w:val="001B7601"/>
    <w:rsid w:val="001B7A61"/>
    <w:rsid w:val="001C052A"/>
    <w:rsid w:val="001C055F"/>
    <w:rsid w:val="001C0888"/>
    <w:rsid w:val="001C0FE1"/>
    <w:rsid w:val="001C1131"/>
    <w:rsid w:val="001C13CB"/>
    <w:rsid w:val="001C1DBC"/>
    <w:rsid w:val="001C210D"/>
    <w:rsid w:val="001C2624"/>
    <w:rsid w:val="001C31D0"/>
    <w:rsid w:val="001C33DE"/>
    <w:rsid w:val="001C33E0"/>
    <w:rsid w:val="001C3AF9"/>
    <w:rsid w:val="001C4E57"/>
    <w:rsid w:val="001C56D1"/>
    <w:rsid w:val="001C5B23"/>
    <w:rsid w:val="001C5DC9"/>
    <w:rsid w:val="001C608C"/>
    <w:rsid w:val="001C71FE"/>
    <w:rsid w:val="001C7D73"/>
    <w:rsid w:val="001D014A"/>
    <w:rsid w:val="001D0968"/>
    <w:rsid w:val="001D30B4"/>
    <w:rsid w:val="001D319C"/>
    <w:rsid w:val="001D5691"/>
    <w:rsid w:val="001D587F"/>
    <w:rsid w:val="001D5AD3"/>
    <w:rsid w:val="001D62C7"/>
    <w:rsid w:val="001D643A"/>
    <w:rsid w:val="001D66D6"/>
    <w:rsid w:val="001D72E3"/>
    <w:rsid w:val="001D76FD"/>
    <w:rsid w:val="001D7C6E"/>
    <w:rsid w:val="001E05C6"/>
    <w:rsid w:val="001E0770"/>
    <w:rsid w:val="001E13AF"/>
    <w:rsid w:val="001E1489"/>
    <w:rsid w:val="001E161E"/>
    <w:rsid w:val="001E18A0"/>
    <w:rsid w:val="001E1F18"/>
    <w:rsid w:val="001E2D40"/>
    <w:rsid w:val="001E2D60"/>
    <w:rsid w:val="001E3166"/>
    <w:rsid w:val="001E4895"/>
    <w:rsid w:val="001E4A01"/>
    <w:rsid w:val="001E4C1F"/>
    <w:rsid w:val="001E4E45"/>
    <w:rsid w:val="001E57AB"/>
    <w:rsid w:val="001E5B9D"/>
    <w:rsid w:val="001E644E"/>
    <w:rsid w:val="001E651F"/>
    <w:rsid w:val="001E669F"/>
    <w:rsid w:val="001E6A4B"/>
    <w:rsid w:val="001E722D"/>
    <w:rsid w:val="001E7F95"/>
    <w:rsid w:val="001F0A2F"/>
    <w:rsid w:val="001F1646"/>
    <w:rsid w:val="001F2209"/>
    <w:rsid w:val="001F26F4"/>
    <w:rsid w:val="001F4C7B"/>
    <w:rsid w:val="001F4E0B"/>
    <w:rsid w:val="001F517D"/>
    <w:rsid w:val="001F578E"/>
    <w:rsid w:val="001F6AFB"/>
    <w:rsid w:val="001F6C23"/>
    <w:rsid w:val="001F6D96"/>
    <w:rsid w:val="001F739C"/>
    <w:rsid w:val="001F74F6"/>
    <w:rsid w:val="001F7ECE"/>
    <w:rsid w:val="002008EF"/>
    <w:rsid w:val="00200ED1"/>
    <w:rsid w:val="00201BB1"/>
    <w:rsid w:val="00201E92"/>
    <w:rsid w:val="002024D6"/>
    <w:rsid w:val="00203641"/>
    <w:rsid w:val="002044B7"/>
    <w:rsid w:val="002049B6"/>
    <w:rsid w:val="00205101"/>
    <w:rsid w:val="0020579E"/>
    <w:rsid w:val="00205880"/>
    <w:rsid w:val="00205BD4"/>
    <w:rsid w:val="00205C02"/>
    <w:rsid w:val="00205FD0"/>
    <w:rsid w:val="00207A4D"/>
    <w:rsid w:val="00207C7F"/>
    <w:rsid w:val="002103A4"/>
    <w:rsid w:val="00211460"/>
    <w:rsid w:val="00211568"/>
    <w:rsid w:val="002121FC"/>
    <w:rsid w:val="00212264"/>
    <w:rsid w:val="00212854"/>
    <w:rsid w:val="00212C83"/>
    <w:rsid w:val="0021328A"/>
    <w:rsid w:val="00213645"/>
    <w:rsid w:val="00214B4C"/>
    <w:rsid w:val="00214C00"/>
    <w:rsid w:val="00215347"/>
    <w:rsid w:val="0021552D"/>
    <w:rsid w:val="002157B3"/>
    <w:rsid w:val="00215C80"/>
    <w:rsid w:val="0021648E"/>
    <w:rsid w:val="00216D23"/>
    <w:rsid w:val="002174D9"/>
    <w:rsid w:val="002177F5"/>
    <w:rsid w:val="00217DD3"/>
    <w:rsid w:val="0022014D"/>
    <w:rsid w:val="00221140"/>
    <w:rsid w:val="00221596"/>
    <w:rsid w:val="002216BE"/>
    <w:rsid w:val="00221EC8"/>
    <w:rsid w:val="0022292F"/>
    <w:rsid w:val="00222B50"/>
    <w:rsid w:val="002234DC"/>
    <w:rsid w:val="002242C7"/>
    <w:rsid w:val="002242D7"/>
    <w:rsid w:val="002246CF"/>
    <w:rsid w:val="00224D4B"/>
    <w:rsid w:val="002258DC"/>
    <w:rsid w:val="00225E43"/>
    <w:rsid w:val="00225EED"/>
    <w:rsid w:val="00226191"/>
    <w:rsid w:val="0022646E"/>
    <w:rsid w:val="00226595"/>
    <w:rsid w:val="00226CA7"/>
    <w:rsid w:val="00227BF4"/>
    <w:rsid w:val="0023170D"/>
    <w:rsid w:val="00231F6E"/>
    <w:rsid w:val="00232C41"/>
    <w:rsid w:val="00233601"/>
    <w:rsid w:val="002338F4"/>
    <w:rsid w:val="00233D0F"/>
    <w:rsid w:val="00233DCB"/>
    <w:rsid w:val="00233E90"/>
    <w:rsid w:val="00233F40"/>
    <w:rsid w:val="002349AE"/>
    <w:rsid w:val="0023517F"/>
    <w:rsid w:val="002356DD"/>
    <w:rsid w:val="00235D97"/>
    <w:rsid w:val="00237795"/>
    <w:rsid w:val="002406CA"/>
    <w:rsid w:val="002409B2"/>
    <w:rsid w:val="00240B8C"/>
    <w:rsid w:val="00240BEE"/>
    <w:rsid w:val="0024134F"/>
    <w:rsid w:val="002420A4"/>
    <w:rsid w:val="0024248C"/>
    <w:rsid w:val="0024276A"/>
    <w:rsid w:val="002439EE"/>
    <w:rsid w:val="002439FD"/>
    <w:rsid w:val="00244D1C"/>
    <w:rsid w:val="00244DD0"/>
    <w:rsid w:val="002452D9"/>
    <w:rsid w:val="00245363"/>
    <w:rsid w:val="002457DA"/>
    <w:rsid w:val="00245AE4"/>
    <w:rsid w:val="00245BBD"/>
    <w:rsid w:val="00245BE1"/>
    <w:rsid w:val="00246EBA"/>
    <w:rsid w:val="00247620"/>
    <w:rsid w:val="00247A20"/>
    <w:rsid w:val="0025007A"/>
    <w:rsid w:val="002504EB"/>
    <w:rsid w:val="002522BE"/>
    <w:rsid w:val="00252419"/>
    <w:rsid w:val="002543F3"/>
    <w:rsid w:val="00254578"/>
    <w:rsid w:val="0025458A"/>
    <w:rsid w:val="002546F1"/>
    <w:rsid w:val="002558EE"/>
    <w:rsid w:val="00255AB1"/>
    <w:rsid w:val="00255C2A"/>
    <w:rsid w:val="0025729A"/>
    <w:rsid w:val="0025746A"/>
    <w:rsid w:val="0025776D"/>
    <w:rsid w:val="00257CBF"/>
    <w:rsid w:val="0026093B"/>
    <w:rsid w:val="0026180A"/>
    <w:rsid w:val="00261EC5"/>
    <w:rsid w:val="002625CC"/>
    <w:rsid w:val="002630CD"/>
    <w:rsid w:val="0026330D"/>
    <w:rsid w:val="002637C3"/>
    <w:rsid w:val="00263E6A"/>
    <w:rsid w:val="002641DE"/>
    <w:rsid w:val="00264B7A"/>
    <w:rsid w:val="0026515A"/>
    <w:rsid w:val="00265E80"/>
    <w:rsid w:val="0026604B"/>
    <w:rsid w:val="002661BB"/>
    <w:rsid w:val="002678AC"/>
    <w:rsid w:val="00267A15"/>
    <w:rsid w:val="00267FAE"/>
    <w:rsid w:val="0027021C"/>
    <w:rsid w:val="002708F3"/>
    <w:rsid w:val="00271003"/>
    <w:rsid w:val="0027123D"/>
    <w:rsid w:val="002728C6"/>
    <w:rsid w:val="00272FAB"/>
    <w:rsid w:val="002730E0"/>
    <w:rsid w:val="002731C5"/>
    <w:rsid w:val="00273B1C"/>
    <w:rsid w:val="00273DAC"/>
    <w:rsid w:val="002750C6"/>
    <w:rsid w:val="002753A0"/>
    <w:rsid w:val="00275934"/>
    <w:rsid w:val="0027686A"/>
    <w:rsid w:val="002777B3"/>
    <w:rsid w:val="002777E5"/>
    <w:rsid w:val="00277CAD"/>
    <w:rsid w:val="0028081A"/>
    <w:rsid w:val="002809AD"/>
    <w:rsid w:val="002815F4"/>
    <w:rsid w:val="00281C07"/>
    <w:rsid w:val="00282174"/>
    <w:rsid w:val="00282721"/>
    <w:rsid w:val="002835F9"/>
    <w:rsid w:val="00283B8A"/>
    <w:rsid w:val="00283B9B"/>
    <w:rsid w:val="00283FA3"/>
    <w:rsid w:val="002847A0"/>
    <w:rsid w:val="0028544F"/>
    <w:rsid w:val="0028580F"/>
    <w:rsid w:val="00285C96"/>
    <w:rsid w:val="00285DB1"/>
    <w:rsid w:val="00286D26"/>
    <w:rsid w:val="00287373"/>
    <w:rsid w:val="00287680"/>
    <w:rsid w:val="00287C8C"/>
    <w:rsid w:val="00290E26"/>
    <w:rsid w:val="00290E34"/>
    <w:rsid w:val="00290EA7"/>
    <w:rsid w:val="002914F0"/>
    <w:rsid w:val="00292290"/>
    <w:rsid w:val="00292A7B"/>
    <w:rsid w:val="00292BA2"/>
    <w:rsid w:val="00293354"/>
    <w:rsid w:val="002937B6"/>
    <w:rsid w:val="0029436F"/>
    <w:rsid w:val="00294E9B"/>
    <w:rsid w:val="00295161"/>
    <w:rsid w:val="002953EA"/>
    <w:rsid w:val="00295C8D"/>
    <w:rsid w:val="00295CDD"/>
    <w:rsid w:val="002A027B"/>
    <w:rsid w:val="002A0811"/>
    <w:rsid w:val="002A0C30"/>
    <w:rsid w:val="002A0D73"/>
    <w:rsid w:val="002A156C"/>
    <w:rsid w:val="002A15E8"/>
    <w:rsid w:val="002A195C"/>
    <w:rsid w:val="002A24BA"/>
    <w:rsid w:val="002A2856"/>
    <w:rsid w:val="002A4235"/>
    <w:rsid w:val="002A4B55"/>
    <w:rsid w:val="002A4C2D"/>
    <w:rsid w:val="002A51D8"/>
    <w:rsid w:val="002A5756"/>
    <w:rsid w:val="002A5CFE"/>
    <w:rsid w:val="002A60FE"/>
    <w:rsid w:val="002A6BE0"/>
    <w:rsid w:val="002A7DE7"/>
    <w:rsid w:val="002B0994"/>
    <w:rsid w:val="002B09DD"/>
    <w:rsid w:val="002B0C4A"/>
    <w:rsid w:val="002B0DEC"/>
    <w:rsid w:val="002B1431"/>
    <w:rsid w:val="002B18FD"/>
    <w:rsid w:val="002B19F3"/>
    <w:rsid w:val="002B1F22"/>
    <w:rsid w:val="002B2084"/>
    <w:rsid w:val="002B3345"/>
    <w:rsid w:val="002B33D0"/>
    <w:rsid w:val="002B3812"/>
    <w:rsid w:val="002B385F"/>
    <w:rsid w:val="002B4748"/>
    <w:rsid w:val="002B4D6A"/>
    <w:rsid w:val="002B4DB6"/>
    <w:rsid w:val="002B5045"/>
    <w:rsid w:val="002B62D6"/>
    <w:rsid w:val="002B6719"/>
    <w:rsid w:val="002B69BB"/>
    <w:rsid w:val="002B6AEE"/>
    <w:rsid w:val="002B6F00"/>
    <w:rsid w:val="002B7072"/>
    <w:rsid w:val="002B7F24"/>
    <w:rsid w:val="002B7F92"/>
    <w:rsid w:val="002C059F"/>
    <w:rsid w:val="002C0F7E"/>
    <w:rsid w:val="002C1009"/>
    <w:rsid w:val="002C1A09"/>
    <w:rsid w:val="002C1D7C"/>
    <w:rsid w:val="002C1E6D"/>
    <w:rsid w:val="002C25D5"/>
    <w:rsid w:val="002C3182"/>
    <w:rsid w:val="002C3599"/>
    <w:rsid w:val="002C4513"/>
    <w:rsid w:val="002C5A69"/>
    <w:rsid w:val="002C616B"/>
    <w:rsid w:val="002C7270"/>
    <w:rsid w:val="002C761F"/>
    <w:rsid w:val="002C77F9"/>
    <w:rsid w:val="002D02B6"/>
    <w:rsid w:val="002D0A1A"/>
    <w:rsid w:val="002D0B51"/>
    <w:rsid w:val="002D0CBE"/>
    <w:rsid w:val="002D1015"/>
    <w:rsid w:val="002D1451"/>
    <w:rsid w:val="002D19A5"/>
    <w:rsid w:val="002D1EE3"/>
    <w:rsid w:val="002D2AD4"/>
    <w:rsid w:val="002D2BFA"/>
    <w:rsid w:val="002D33C1"/>
    <w:rsid w:val="002D3476"/>
    <w:rsid w:val="002D375A"/>
    <w:rsid w:val="002D422E"/>
    <w:rsid w:val="002D4DBB"/>
    <w:rsid w:val="002D5A9C"/>
    <w:rsid w:val="002D5E02"/>
    <w:rsid w:val="002D68F0"/>
    <w:rsid w:val="002D6BFE"/>
    <w:rsid w:val="002D79B2"/>
    <w:rsid w:val="002D7C17"/>
    <w:rsid w:val="002D7C30"/>
    <w:rsid w:val="002D7CA9"/>
    <w:rsid w:val="002E15EB"/>
    <w:rsid w:val="002E1877"/>
    <w:rsid w:val="002E1F25"/>
    <w:rsid w:val="002E2718"/>
    <w:rsid w:val="002E2AEC"/>
    <w:rsid w:val="002E32EE"/>
    <w:rsid w:val="002E482F"/>
    <w:rsid w:val="002E48AE"/>
    <w:rsid w:val="002E491A"/>
    <w:rsid w:val="002E4BB7"/>
    <w:rsid w:val="002E50A4"/>
    <w:rsid w:val="002E5ACB"/>
    <w:rsid w:val="002E5BCA"/>
    <w:rsid w:val="002E5C20"/>
    <w:rsid w:val="002E5EC9"/>
    <w:rsid w:val="002E6245"/>
    <w:rsid w:val="002E62D4"/>
    <w:rsid w:val="002E6AE6"/>
    <w:rsid w:val="002E6C37"/>
    <w:rsid w:val="002E6EBE"/>
    <w:rsid w:val="002E737D"/>
    <w:rsid w:val="002E77A9"/>
    <w:rsid w:val="002E79EE"/>
    <w:rsid w:val="002F01C3"/>
    <w:rsid w:val="002F0CF5"/>
    <w:rsid w:val="002F0F40"/>
    <w:rsid w:val="002F1119"/>
    <w:rsid w:val="002F11FC"/>
    <w:rsid w:val="002F1470"/>
    <w:rsid w:val="002F2E3D"/>
    <w:rsid w:val="002F2F39"/>
    <w:rsid w:val="002F308D"/>
    <w:rsid w:val="002F3563"/>
    <w:rsid w:val="002F39DA"/>
    <w:rsid w:val="002F3AC9"/>
    <w:rsid w:val="002F42AD"/>
    <w:rsid w:val="002F457A"/>
    <w:rsid w:val="002F45F3"/>
    <w:rsid w:val="002F5E70"/>
    <w:rsid w:val="002F60D5"/>
    <w:rsid w:val="002F6342"/>
    <w:rsid w:val="002F65A2"/>
    <w:rsid w:val="002F70D5"/>
    <w:rsid w:val="002F75D1"/>
    <w:rsid w:val="002F7E22"/>
    <w:rsid w:val="00300210"/>
    <w:rsid w:val="00301768"/>
    <w:rsid w:val="00301D3B"/>
    <w:rsid w:val="00301E6B"/>
    <w:rsid w:val="00303828"/>
    <w:rsid w:val="00303E44"/>
    <w:rsid w:val="00303FD9"/>
    <w:rsid w:val="00305CE5"/>
    <w:rsid w:val="00305E7F"/>
    <w:rsid w:val="003063DE"/>
    <w:rsid w:val="00306472"/>
    <w:rsid w:val="00306D49"/>
    <w:rsid w:val="00307689"/>
    <w:rsid w:val="003077B0"/>
    <w:rsid w:val="00307919"/>
    <w:rsid w:val="00310BA4"/>
    <w:rsid w:val="00310D89"/>
    <w:rsid w:val="003111A5"/>
    <w:rsid w:val="00311B25"/>
    <w:rsid w:val="00311BC5"/>
    <w:rsid w:val="003122E3"/>
    <w:rsid w:val="00312445"/>
    <w:rsid w:val="00312705"/>
    <w:rsid w:val="00312968"/>
    <w:rsid w:val="00312E53"/>
    <w:rsid w:val="0031344B"/>
    <w:rsid w:val="0031376E"/>
    <w:rsid w:val="003140B0"/>
    <w:rsid w:val="00314112"/>
    <w:rsid w:val="003150A6"/>
    <w:rsid w:val="003157E5"/>
    <w:rsid w:val="003158B7"/>
    <w:rsid w:val="00315B6A"/>
    <w:rsid w:val="0031615E"/>
    <w:rsid w:val="00316503"/>
    <w:rsid w:val="003166ED"/>
    <w:rsid w:val="00316822"/>
    <w:rsid w:val="00317EAF"/>
    <w:rsid w:val="00317F35"/>
    <w:rsid w:val="003200D8"/>
    <w:rsid w:val="00320F20"/>
    <w:rsid w:val="00321DC4"/>
    <w:rsid w:val="00322AB5"/>
    <w:rsid w:val="00322E78"/>
    <w:rsid w:val="00323197"/>
    <w:rsid w:val="0032360D"/>
    <w:rsid w:val="0032368D"/>
    <w:rsid w:val="00323800"/>
    <w:rsid w:val="00323AB7"/>
    <w:rsid w:val="00324085"/>
    <w:rsid w:val="003269E4"/>
    <w:rsid w:val="00326D55"/>
    <w:rsid w:val="003270B9"/>
    <w:rsid w:val="00327BFC"/>
    <w:rsid w:val="00330910"/>
    <w:rsid w:val="003314F1"/>
    <w:rsid w:val="003314FF"/>
    <w:rsid w:val="0033157E"/>
    <w:rsid w:val="0033181D"/>
    <w:rsid w:val="00331E76"/>
    <w:rsid w:val="00332E29"/>
    <w:rsid w:val="00332F4D"/>
    <w:rsid w:val="00333763"/>
    <w:rsid w:val="00333B30"/>
    <w:rsid w:val="00333ED8"/>
    <w:rsid w:val="00335962"/>
    <w:rsid w:val="00337BB3"/>
    <w:rsid w:val="003400FD"/>
    <w:rsid w:val="0034096E"/>
    <w:rsid w:val="00340BDB"/>
    <w:rsid w:val="00340D6B"/>
    <w:rsid w:val="0034184B"/>
    <w:rsid w:val="00341FCF"/>
    <w:rsid w:val="00342E86"/>
    <w:rsid w:val="003439EC"/>
    <w:rsid w:val="00343AD9"/>
    <w:rsid w:val="00344575"/>
    <w:rsid w:val="003447D0"/>
    <w:rsid w:val="003448CB"/>
    <w:rsid w:val="003448E7"/>
    <w:rsid w:val="00344A9C"/>
    <w:rsid w:val="00344BF6"/>
    <w:rsid w:val="00345FE5"/>
    <w:rsid w:val="0034601A"/>
    <w:rsid w:val="00347F66"/>
    <w:rsid w:val="00347FB9"/>
    <w:rsid w:val="00350DF1"/>
    <w:rsid w:val="00350EBB"/>
    <w:rsid w:val="003511E9"/>
    <w:rsid w:val="003516D1"/>
    <w:rsid w:val="00351FE3"/>
    <w:rsid w:val="003521F1"/>
    <w:rsid w:val="0035227A"/>
    <w:rsid w:val="0035236F"/>
    <w:rsid w:val="00352A09"/>
    <w:rsid w:val="00353018"/>
    <w:rsid w:val="003536B7"/>
    <w:rsid w:val="00353EC1"/>
    <w:rsid w:val="00353FD2"/>
    <w:rsid w:val="00353FDD"/>
    <w:rsid w:val="0035403C"/>
    <w:rsid w:val="00355381"/>
    <w:rsid w:val="00355A3E"/>
    <w:rsid w:val="00355F4B"/>
    <w:rsid w:val="0035647F"/>
    <w:rsid w:val="003577EE"/>
    <w:rsid w:val="00357BAE"/>
    <w:rsid w:val="00357E3F"/>
    <w:rsid w:val="0036097D"/>
    <w:rsid w:val="00360A04"/>
    <w:rsid w:val="00360CFC"/>
    <w:rsid w:val="00360E03"/>
    <w:rsid w:val="00360F72"/>
    <w:rsid w:val="003616EF"/>
    <w:rsid w:val="003623EF"/>
    <w:rsid w:val="003626E2"/>
    <w:rsid w:val="00362CFA"/>
    <w:rsid w:val="00362F24"/>
    <w:rsid w:val="003631A8"/>
    <w:rsid w:val="00363337"/>
    <w:rsid w:val="00363629"/>
    <w:rsid w:val="00363C73"/>
    <w:rsid w:val="00363EFA"/>
    <w:rsid w:val="00364642"/>
    <w:rsid w:val="00364C03"/>
    <w:rsid w:val="00366122"/>
    <w:rsid w:val="00366263"/>
    <w:rsid w:val="00366D7C"/>
    <w:rsid w:val="00366F84"/>
    <w:rsid w:val="0036714E"/>
    <w:rsid w:val="00370802"/>
    <w:rsid w:val="00370844"/>
    <w:rsid w:val="003709A8"/>
    <w:rsid w:val="00372148"/>
    <w:rsid w:val="003722E1"/>
    <w:rsid w:val="00373311"/>
    <w:rsid w:val="0037373C"/>
    <w:rsid w:val="00373820"/>
    <w:rsid w:val="003738E6"/>
    <w:rsid w:val="00373DDA"/>
    <w:rsid w:val="00373FA3"/>
    <w:rsid w:val="0037407C"/>
    <w:rsid w:val="003744CB"/>
    <w:rsid w:val="00374717"/>
    <w:rsid w:val="00374916"/>
    <w:rsid w:val="00374A12"/>
    <w:rsid w:val="00375247"/>
    <w:rsid w:val="00375369"/>
    <w:rsid w:val="00375B96"/>
    <w:rsid w:val="00375BB9"/>
    <w:rsid w:val="00376651"/>
    <w:rsid w:val="00376894"/>
    <w:rsid w:val="00376897"/>
    <w:rsid w:val="0037710D"/>
    <w:rsid w:val="003778BE"/>
    <w:rsid w:val="00380441"/>
    <w:rsid w:val="00380ECA"/>
    <w:rsid w:val="00380F1E"/>
    <w:rsid w:val="00381409"/>
    <w:rsid w:val="003815B3"/>
    <w:rsid w:val="00383B1B"/>
    <w:rsid w:val="00383CBF"/>
    <w:rsid w:val="0038593D"/>
    <w:rsid w:val="00385FD7"/>
    <w:rsid w:val="003865B6"/>
    <w:rsid w:val="0038687F"/>
    <w:rsid w:val="00386F2D"/>
    <w:rsid w:val="00387B58"/>
    <w:rsid w:val="00387B63"/>
    <w:rsid w:val="00390152"/>
    <w:rsid w:val="0039075B"/>
    <w:rsid w:val="003915CC"/>
    <w:rsid w:val="00391614"/>
    <w:rsid w:val="003918BD"/>
    <w:rsid w:val="00391D4C"/>
    <w:rsid w:val="00391F69"/>
    <w:rsid w:val="003920A8"/>
    <w:rsid w:val="00392EEC"/>
    <w:rsid w:val="00394FFB"/>
    <w:rsid w:val="003953E0"/>
    <w:rsid w:val="003961FA"/>
    <w:rsid w:val="00396D79"/>
    <w:rsid w:val="00396F8B"/>
    <w:rsid w:val="003A0011"/>
    <w:rsid w:val="003A028A"/>
    <w:rsid w:val="003A0334"/>
    <w:rsid w:val="003A0369"/>
    <w:rsid w:val="003A0F9A"/>
    <w:rsid w:val="003A1A04"/>
    <w:rsid w:val="003A232A"/>
    <w:rsid w:val="003A255C"/>
    <w:rsid w:val="003A2735"/>
    <w:rsid w:val="003A3659"/>
    <w:rsid w:val="003A3A2A"/>
    <w:rsid w:val="003A3CDB"/>
    <w:rsid w:val="003A4461"/>
    <w:rsid w:val="003A492E"/>
    <w:rsid w:val="003A4D98"/>
    <w:rsid w:val="003A51DB"/>
    <w:rsid w:val="003A5679"/>
    <w:rsid w:val="003A5EF8"/>
    <w:rsid w:val="003A644F"/>
    <w:rsid w:val="003A645D"/>
    <w:rsid w:val="003A672F"/>
    <w:rsid w:val="003A6AA3"/>
    <w:rsid w:val="003A6F2A"/>
    <w:rsid w:val="003A7404"/>
    <w:rsid w:val="003A77B2"/>
    <w:rsid w:val="003B00B9"/>
    <w:rsid w:val="003B051E"/>
    <w:rsid w:val="003B067A"/>
    <w:rsid w:val="003B0A65"/>
    <w:rsid w:val="003B0BD7"/>
    <w:rsid w:val="003B0FC9"/>
    <w:rsid w:val="003B14C6"/>
    <w:rsid w:val="003B2419"/>
    <w:rsid w:val="003B29EE"/>
    <w:rsid w:val="003B2E69"/>
    <w:rsid w:val="003B4D3E"/>
    <w:rsid w:val="003B5399"/>
    <w:rsid w:val="003B583A"/>
    <w:rsid w:val="003B5B1C"/>
    <w:rsid w:val="003B66D0"/>
    <w:rsid w:val="003B6CEB"/>
    <w:rsid w:val="003B6F43"/>
    <w:rsid w:val="003B71A9"/>
    <w:rsid w:val="003B7695"/>
    <w:rsid w:val="003B7CBC"/>
    <w:rsid w:val="003C0264"/>
    <w:rsid w:val="003C109B"/>
    <w:rsid w:val="003C13BE"/>
    <w:rsid w:val="003C217D"/>
    <w:rsid w:val="003C2698"/>
    <w:rsid w:val="003C38EB"/>
    <w:rsid w:val="003C3AE1"/>
    <w:rsid w:val="003C4BD3"/>
    <w:rsid w:val="003C4C75"/>
    <w:rsid w:val="003C50BF"/>
    <w:rsid w:val="003C592E"/>
    <w:rsid w:val="003C5A7A"/>
    <w:rsid w:val="003C7276"/>
    <w:rsid w:val="003C789C"/>
    <w:rsid w:val="003D1135"/>
    <w:rsid w:val="003D113F"/>
    <w:rsid w:val="003D12D7"/>
    <w:rsid w:val="003D13F0"/>
    <w:rsid w:val="003D1501"/>
    <w:rsid w:val="003D2473"/>
    <w:rsid w:val="003D25BF"/>
    <w:rsid w:val="003D2998"/>
    <w:rsid w:val="003D3B48"/>
    <w:rsid w:val="003D4479"/>
    <w:rsid w:val="003D4676"/>
    <w:rsid w:val="003D46F6"/>
    <w:rsid w:val="003D5A67"/>
    <w:rsid w:val="003D5DE7"/>
    <w:rsid w:val="003D68B0"/>
    <w:rsid w:val="003D7283"/>
    <w:rsid w:val="003D7338"/>
    <w:rsid w:val="003D73DF"/>
    <w:rsid w:val="003D74E8"/>
    <w:rsid w:val="003E0343"/>
    <w:rsid w:val="003E0CE2"/>
    <w:rsid w:val="003E1043"/>
    <w:rsid w:val="003E12E8"/>
    <w:rsid w:val="003E1B3D"/>
    <w:rsid w:val="003E1BF5"/>
    <w:rsid w:val="003E2589"/>
    <w:rsid w:val="003E2AC8"/>
    <w:rsid w:val="003E2F39"/>
    <w:rsid w:val="003E34AD"/>
    <w:rsid w:val="003E4BB9"/>
    <w:rsid w:val="003E5057"/>
    <w:rsid w:val="003E51FB"/>
    <w:rsid w:val="003E520A"/>
    <w:rsid w:val="003E52B2"/>
    <w:rsid w:val="003E5ED9"/>
    <w:rsid w:val="003E6A29"/>
    <w:rsid w:val="003E7AC9"/>
    <w:rsid w:val="003E7D1B"/>
    <w:rsid w:val="003E7E28"/>
    <w:rsid w:val="003F1BEB"/>
    <w:rsid w:val="003F277D"/>
    <w:rsid w:val="003F3D5E"/>
    <w:rsid w:val="003F40B6"/>
    <w:rsid w:val="003F410A"/>
    <w:rsid w:val="003F4A78"/>
    <w:rsid w:val="003F4F05"/>
    <w:rsid w:val="003F5007"/>
    <w:rsid w:val="003F519C"/>
    <w:rsid w:val="003F5A62"/>
    <w:rsid w:val="003F6701"/>
    <w:rsid w:val="003F6B0E"/>
    <w:rsid w:val="003F6ECC"/>
    <w:rsid w:val="003F7123"/>
    <w:rsid w:val="003F7277"/>
    <w:rsid w:val="003F733A"/>
    <w:rsid w:val="003F745E"/>
    <w:rsid w:val="00400429"/>
    <w:rsid w:val="0040078A"/>
    <w:rsid w:val="00401797"/>
    <w:rsid w:val="00401A59"/>
    <w:rsid w:val="00401BC8"/>
    <w:rsid w:val="00402949"/>
    <w:rsid w:val="00402CA3"/>
    <w:rsid w:val="004037D0"/>
    <w:rsid w:val="00403D26"/>
    <w:rsid w:val="004040FB"/>
    <w:rsid w:val="004043FF"/>
    <w:rsid w:val="004045D7"/>
    <w:rsid w:val="004049F0"/>
    <w:rsid w:val="00404DCE"/>
    <w:rsid w:val="00404FA8"/>
    <w:rsid w:val="00405755"/>
    <w:rsid w:val="00405D08"/>
    <w:rsid w:val="00405D4C"/>
    <w:rsid w:val="00405FBA"/>
    <w:rsid w:val="00406075"/>
    <w:rsid w:val="00406230"/>
    <w:rsid w:val="00406B51"/>
    <w:rsid w:val="00407981"/>
    <w:rsid w:val="00407E1C"/>
    <w:rsid w:val="00407E27"/>
    <w:rsid w:val="00410236"/>
    <w:rsid w:val="0041035A"/>
    <w:rsid w:val="00410378"/>
    <w:rsid w:val="004104BE"/>
    <w:rsid w:val="00411C47"/>
    <w:rsid w:val="00411EC1"/>
    <w:rsid w:val="004124E1"/>
    <w:rsid w:val="004128B3"/>
    <w:rsid w:val="00412FAC"/>
    <w:rsid w:val="00413628"/>
    <w:rsid w:val="00413781"/>
    <w:rsid w:val="00414520"/>
    <w:rsid w:val="0041503F"/>
    <w:rsid w:val="0041682D"/>
    <w:rsid w:val="00417854"/>
    <w:rsid w:val="00417ABA"/>
    <w:rsid w:val="00417C5E"/>
    <w:rsid w:val="0042098E"/>
    <w:rsid w:val="00420BC7"/>
    <w:rsid w:val="004212D7"/>
    <w:rsid w:val="00421436"/>
    <w:rsid w:val="0042192C"/>
    <w:rsid w:val="0042193F"/>
    <w:rsid w:val="00421A31"/>
    <w:rsid w:val="00422ADD"/>
    <w:rsid w:val="00423796"/>
    <w:rsid w:val="00424A5E"/>
    <w:rsid w:val="00425407"/>
    <w:rsid w:val="00426A08"/>
    <w:rsid w:val="00426BA5"/>
    <w:rsid w:val="00426C24"/>
    <w:rsid w:val="00427587"/>
    <w:rsid w:val="004277FB"/>
    <w:rsid w:val="00427AC8"/>
    <w:rsid w:val="00430210"/>
    <w:rsid w:val="00430EDB"/>
    <w:rsid w:val="00431437"/>
    <w:rsid w:val="00431804"/>
    <w:rsid w:val="00431E12"/>
    <w:rsid w:val="00432C4A"/>
    <w:rsid w:val="00433096"/>
    <w:rsid w:val="004331EC"/>
    <w:rsid w:val="0043327A"/>
    <w:rsid w:val="00434B70"/>
    <w:rsid w:val="00434F6D"/>
    <w:rsid w:val="0043510E"/>
    <w:rsid w:val="004357DB"/>
    <w:rsid w:val="0043640A"/>
    <w:rsid w:val="0043709A"/>
    <w:rsid w:val="004370B9"/>
    <w:rsid w:val="004404EB"/>
    <w:rsid w:val="00440E24"/>
    <w:rsid w:val="00440EC5"/>
    <w:rsid w:val="00442028"/>
    <w:rsid w:val="00442684"/>
    <w:rsid w:val="0044346D"/>
    <w:rsid w:val="004434A1"/>
    <w:rsid w:val="00443AF9"/>
    <w:rsid w:val="00444C78"/>
    <w:rsid w:val="00445E46"/>
    <w:rsid w:val="004468AC"/>
    <w:rsid w:val="00446C60"/>
    <w:rsid w:val="00447041"/>
    <w:rsid w:val="00447638"/>
    <w:rsid w:val="0044787B"/>
    <w:rsid w:val="004509A7"/>
    <w:rsid w:val="00452C6A"/>
    <w:rsid w:val="0045320A"/>
    <w:rsid w:val="0045374C"/>
    <w:rsid w:val="00453B47"/>
    <w:rsid w:val="00453C9E"/>
    <w:rsid w:val="00454146"/>
    <w:rsid w:val="00455999"/>
    <w:rsid w:val="004565EA"/>
    <w:rsid w:val="004569D7"/>
    <w:rsid w:val="0045797F"/>
    <w:rsid w:val="00457EC7"/>
    <w:rsid w:val="00457FD3"/>
    <w:rsid w:val="0046169D"/>
    <w:rsid w:val="00461D5C"/>
    <w:rsid w:val="00461DA2"/>
    <w:rsid w:val="00462590"/>
    <w:rsid w:val="00462904"/>
    <w:rsid w:val="004629F8"/>
    <w:rsid w:val="004631CF"/>
    <w:rsid w:val="0046377E"/>
    <w:rsid w:val="00463B53"/>
    <w:rsid w:val="004647A0"/>
    <w:rsid w:val="00464938"/>
    <w:rsid w:val="00464EEC"/>
    <w:rsid w:val="00464F5C"/>
    <w:rsid w:val="00465292"/>
    <w:rsid w:val="00465A9B"/>
    <w:rsid w:val="00466753"/>
    <w:rsid w:val="00466878"/>
    <w:rsid w:val="00467096"/>
    <w:rsid w:val="004705A3"/>
    <w:rsid w:val="00470A72"/>
    <w:rsid w:val="00470EAA"/>
    <w:rsid w:val="004711E2"/>
    <w:rsid w:val="00471286"/>
    <w:rsid w:val="00471380"/>
    <w:rsid w:val="00471ACC"/>
    <w:rsid w:val="004721C6"/>
    <w:rsid w:val="00473F29"/>
    <w:rsid w:val="00474482"/>
    <w:rsid w:val="00474947"/>
    <w:rsid w:val="004754B7"/>
    <w:rsid w:val="00475E61"/>
    <w:rsid w:val="004767FD"/>
    <w:rsid w:val="00476D00"/>
    <w:rsid w:val="00476E76"/>
    <w:rsid w:val="00477CA4"/>
    <w:rsid w:val="004801E6"/>
    <w:rsid w:val="00480943"/>
    <w:rsid w:val="00480C32"/>
    <w:rsid w:val="00480F75"/>
    <w:rsid w:val="00480FDE"/>
    <w:rsid w:val="00483254"/>
    <w:rsid w:val="00483550"/>
    <w:rsid w:val="00485082"/>
    <w:rsid w:val="004853B1"/>
    <w:rsid w:val="00485F46"/>
    <w:rsid w:val="00486CB5"/>
    <w:rsid w:val="00487AE4"/>
    <w:rsid w:val="00487BE4"/>
    <w:rsid w:val="00490333"/>
    <w:rsid w:val="00490982"/>
    <w:rsid w:val="004915BA"/>
    <w:rsid w:val="00492530"/>
    <w:rsid w:val="004926D8"/>
    <w:rsid w:val="00492EBD"/>
    <w:rsid w:val="004940DF"/>
    <w:rsid w:val="004941B5"/>
    <w:rsid w:val="00494887"/>
    <w:rsid w:val="004956E2"/>
    <w:rsid w:val="004960FE"/>
    <w:rsid w:val="00496357"/>
    <w:rsid w:val="00496A04"/>
    <w:rsid w:val="004972A6"/>
    <w:rsid w:val="004974DE"/>
    <w:rsid w:val="0049751F"/>
    <w:rsid w:val="004A14FC"/>
    <w:rsid w:val="004A18E5"/>
    <w:rsid w:val="004A1BED"/>
    <w:rsid w:val="004A299D"/>
    <w:rsid w:val="004A304F"/>
    <w:rsid w:val="004A339F"/>
    <w:rsid w:val="004A434E"/>
    <w:rsid w:val="004A475E"/>
    <w:rsid w:val="004A4AC4"/>
    <w:rsid w:val="004A5725"/>
    <w:rsid w:val="004A5B1B"/>
    <w:rsid w:val="004A5FE3"/>
    <w:rsid w:val="004A61E3"/>
    <w:rsid w:val="004A6929"/>
    <w:rsid w:val="004A6D06"/>
    <w:rsid w:val="004A70B0"/>
    <w:rsid w:val="004A78F5"/>
    <w:rsid w:val="004A7E3A"/>
    <w:rsid w:val="004B049F"/>
    <w:rsid w:val="004B0714"/>
    <w:rsid w:val="004B0CFA"/>
    <w:rsid w:val="004B220A"/>
    <w:rsid w:val="004B22CF"/>
    <w:rsid w:val="004B2BF7"/>
    <w:rsid w:val="004B2D46"/>
    <w:rsid w:val="004B2EE0"/>
    <w:rsid w:val="004B4747"/>
    <w:rsid w:val="004B4D46"/>
    <w:rsid w:val="004B52E2"/>
    <w:rsid w:val="004B672C"/>
    <w:rsid w:val="004B7A5A"/>
    <w:rsid w:val="004C023A"/>
    <w:rsid w:val="004C053F"/>
    <w:rsid w:val="004C0E24"/>
    <w:rsid w:val="004C2287"/>
    <w:rsid w:val="004C2C62"/>
    <w:rsid w:val="004C2FBD"/>
    <w:rsid w:val="004C325B"/>
    <w:rsid w:val="004C3B3E"/>
    <w:rsid w:val="004C4024"/>
    <w:rsid w:val="004C4224"/>
    <w:rsid w:val="004C42D5"/>
    <w:rsid w:val="004C44AD"/>
    <w:rsid w:val="004C473B"/>
    <w:rsid w:val="004C4869"/>
    <w:rsid w:val="004C5D19"/>
    <w:rsid w:val="004C5EDC"/>
    <w:rsid w:val="004C61F5"/>
    <w:rsid w:val="004C6F3C"/>
    <w:rsid w:val="004C6F75"/>
    <w:rsid w:val="004C7004"/>
    <w:rsid w:val="004C7208"/>
    <w:rsid w:val="004C7C87"/>
    <w:rsid w:val="004D061E"/>
    <w:rsid w:val="004D0D33"/>
    <w:rsid w:val="004D0E3D"/>
    <w:rsid w:val="004D1D56"/>
    <w:rsid w:val="004D1DAF"/>
    <w:rsid w:val="004D2111"/>
    <w:rsid w:val="004D2587"/>
    <w:rsid w:val="004D2BC2"/>
    <w:rsid w:val="004D3350"/>
    <w:rsid w:val="004D3AFD"/>
    <w:rsid w:val="004D3D6C"/>
    <w:rsid w:val="004D4311"/>
    <w:rsid w:val="004D4E55"/>
    <w:rsid w:val="004D6090"/>
    <w:rsid w:val="004D60C5"/>
    <w:rsid w:val="004D6131"/>
    <w:rsid w:val="004D652F"/>
    <w:rsid w:val="004D6DF3"/>
    <w:rsid w:val="004D7513"/>
    <w:rsid w:val="004E0B3D"/>
    <w:rsid w:val="004E27F8"/>
    <w:rsid w:val="004E2B67"/>
    <w:rsid w:val="004E2CDA"/>
    <w:rsid w:val="004E302F"/>
    <w:rsid w:val="004E3040"/>
    <w:rsid w:val="004E346C"/>
    <w:rsid w:val="004E36B8"/>
    <w:rsid w:val="004E3C0C"/>
    <w:rsid w:val="004E3D1A"/>
    <w:rsid w:val="004E44FF"/>
    <w:rsid w:val="004E4F50"/>
    <w:rsid w:val="004E50E6"/>
    <w:rsid w:val="004E53E6"/>
    <w:rsid w:val="004E5B11"/>
    <w:rsid w:val="004E5EE9"/>
    <w:rsid w:val="004E68E6"/>
    <w:rsid w:val="004E6F2D"/>
    <w:rsid w:val="004E713B"/>
    <w:rsid w:val="004E75B5"/>
    <w:rsid w:val="004F07E8"/>
    <w:rsid w:val="004F10FC"/>
    <w:rsid w:val="004F1804"/>
    <w:rsid w:val="004F1900"/>
    <w:rsid w:val="004F2528"/>
    <w:rsid w:val="004F286A"/>
    <w:rsid w:val="004F3908"/>
    <w:rsid w:val="004F45BB"/>
    <w:rsid w:val="004F56C8"/>
    <w:rsid w:val="004F5DD3"/>
    <w:rsid w:val="004F6645"/>
    <w:rsid w:val="004F7FEB"/>
    <w:rsid w:val="005007FF"/>
    <w:rsid w:val="00500F1C"/>
    <w:rsid w:val="005015B5"/>
    <w:rsid w:val="005017ED"/>
    <w:rsid w:val="00501B9B"/>
    <w:rsid w:val="00501C50"/>
    <w:rsid w:val="005033CD"/>
    <w:rsid w:val="00503E98"/>
    <w:rsid w:val="00504061"/>
    <w:rsid w:val="0050438E"/>
    <w:rsid w:val="00504F67"/>
    <w:rsid w:val="005058C9"/>
    <w:rsid w:val="00505BA3"/>
    <w:rsid w:val="00505C81"/>
    <w:rsid w:val="00505CCA"/>
    <w:rsid w:val="00506135"/>
    <w:rsid w:val="005066E8"/>
    <w:rsid w:val="0050714F"/>
    <w:rsid w:val="005071E2"/>
    <w:rsid w:val="005076EA"/>
    <w:rsid w:val="005078B7"/>
    <w:rsid w:val="00507A40"/>
    <w:rsid w:val="00507AD9"/>
    <w:rsid w:val="005102F6"/>
    <w:rsid w:val="0051094E"/>
    <w:rsid w:val="00511664"/>
    <w:rsid w:val="00511FB5"/>
    <w:rsid w:val="00512170"/>
    <w:rsid w:val="00512381"/>
    <w:rsid w:val="00512802"/>
    <w:rsid w:val="00512D46"/>
    <w:rsid w:val="005133C9"/>
    <w:rsid w:val="00513A02"/>
    <w:rsid w:val="00513E27"/>
    <w:rsid w:val="00514DC7"/>
    <w:rsid w:val="00515058"/>
    <w:rsid w:val="005158F6"/>
    <w:rsid w:val="00516298"/>
    <w:rsid w:val="00516357"/>
    <w:rsid w:val="00517211"/>
    <w:rsid w:val="00517F46"/>
    <w:rsid w:val="00520753"/>
    <w:rsid w:val="00520FFB"/>
    <w:rsid w:val="00521C36"/>
    <w:rsid w:val="00521D13"/>
    <w:rsid w:val="005220B5"/>
    <w:rsid w:val="0052210A"/>
    <w:rsid w:val="00522202"/>
    <w:rsid w:val="00522526"/>
    <w:rsid w:val="00522E13"/>
    <w:rsid w:val="0052436F"/>
    <w:rsid w:val="005252C5"/>
    <w:rsid w:val="005266FB"/>
    <w:rsid w:val="00526DA5"/>
    <w:rsid w:val="005272AE"/>
    <w:rsid w:val="0053015B"/>
    <w:rsid w:val="00530558"/>
    <w:rsid w:val="00530AA9"/>
    <w:rsid w:val="005310A8"/>
    <w:rsid w:val="005329B7"/>
    <w:rsid w:val="00532C4A"/>
    <w:rsid w:val="00533515"/>
    <w:rsid w:val="005335CA"/>
    <w:rsid w:val="005348D9"/>
    <w:rsid w:val="00534D0A"/>
    <w:rsid w:val="00534F1A"/>
    <w:rsid w:val="0053524A"/>
    <w:rsid w:val="00540A31"/>
    <w:rsid w:val="00540D33"/>
    <w:rsid w:val="0054219D"/>
    <w:rsid w:val="005423D3"/>
    <w:rsid w:val="005423E7"/>
    <w:rsid w:val="0054242F"/>
    <w:rsid w:val="00542689"/>
    <w:rsid w:val="00542A21"/>
    <w:rsid w:val="00542E1F"/>
    <w:rsid w:val="0054316B"/>
    <w:rsid w:val="0054344F"/>
    <w:rsid w:val="00543840"/>
    <w:rsid w:val="005439B8"/>
    <w:rsid w:val="005442BD"/>
    <w:rsid w:val="0054479C"/>
    <w:rsid w:val="005453A6"/>
    <w:rsid w:val="00545779"/>
    <w:rsid w:val="005474DB"/>
    <w:rsid w:val="0054762C"/>
    <w:rsid w:val="005479DA"/>
    <w:rsid w:val="00547DF3"/>
    <w:rsid w:val="00547E83"/>
    <w:rsid w:val="005508A0"/>
    <w:rsid w:val="005508EA"/>
    <w:rsid w:val="00550E79"/>
    <w:rsid w:val="00550EA3"/>
    <w:rsid w:val="00551A66"/>
    <w:rsid w:val="00552370"/>
    <w:rsid w:val="00553B53"/>
    <w:rsid w:val="0055591C"/>
    <w:rsid w:val="00556178"/>
    <w:rsid w:val="005562D2"/>
    <w:rsid w:val="005571DA"/>
    <w:rsid w:val="00557625"/>
    <w:rsid w:val="005603E8"/>
    <w:rsid w:val="005605D6"/>
    <w:rsid w:val="005609A3"/>
    <w:rsid w:val="00562FAF"/>
    <w:rsid w:val="00562FB3"/>
    <w:rsid w:val="00563BAD"/>
    <w:rsid w:val="00565008"/>
    <w:rsid w:val="0056539E"/>
    <w:rsid w:val="00565CF4"/>
    <w:rsid w:val="00566A42"/>
    <w:rsid w:val="00566BB9"/>
    <w:rsid w:val="00566CBE"/>
    <w:rsid w:val="00567915"/>
    <w:rsid w:val="00567946"/>
    <w:rsid w:val="005679ED"/>
    <w:rsid w:val="00570105"/>
    <w:rsid w:val="005704AB"/>
    <w:rsid w:val="00570A29"/>
    <w:rsid w:val="00571786"/>
    <w:rsid w:val="00571973"/>
    <w:rsid w:val="00571BC9"/>
    <w:rsid w:val="005722C3"/>
    <w:rsid w:val="0057284F"/>
    <w:rsid w:val="00572AFB"/>
    <w:rsid w:val="005732ED"/>
    <w:rsid w:val="00574E5E"/>
    <w:rsid w:val="00576013"/>
    <w:rsid w:val="005769CC"/>
    <w:rsid w:val="005771AD"/>
    <w:rsid w:val="00577E23"/>
    <w:rsid w:val="00577EA6"/>
    <w:rsid w:val="00580B2D"/>
    <w:rsid w:val="00580F8A"/>
    <w:rsid w:val="00581D00"/>
    <w:rsid w:val="00582342"/>
    <w:rsid w:val="00582870"/>
    <w:rsid w:val="00583228"/>
    <w:rsid w:val="00583429"/>
    <w:rsid w:val="00583482"/>
    <w:rsid w:val="0058377D"/>
    <w:rsid w:val="00583995"/>
    <w:rsid w:val="00583FD5"/>
    <w:rsid w:val="00584576"/>
    <w:rsid w:val="005846F4"/>
    <w:rsid w:val="00584808"/>
    <w:rsid w:val="00584B08"/>
    <w:rsid w:val="0058528B"/>
    <w:rsid w:val="005852F1"/>
    <w:rsid w:val="00585CE6"/>
    <w:rsid w:val="00586885"/>
    <w:rsid w:val="00587174"/>
    <w:rsid w:val="005901D1"/>
    <w:rsid w:val="00590B7C"/>
    <w:rsid w:val="00590E0C"/>
    <w:rsid w:val="005910C7"/>
    <w:rsid w:val="0059111F"/>
    <w:rsid w:val="005915D6"/>
    <w:rsid w:val="00591A28"/>
    <w:rsid w:val="00591BDE"/>
    <w:rsid w:val="00591E5F"/>
    <w:rsid w:val="00593619"/>
    <w:rsid w:val="00593983"/>
    <w:rsid w:val="00593A60"/>
    <w:rsid w:val="00594289"/>
    <w:rsid w:val="005943DF"/>
    <w:rsid w:val="005945D0"/>
    <w:rsid w:val="0059507D"/>
    <w:rsid w:val="00595398"/>
    <w:rsid w:val="005955EE"/>
    <w:rsid w:val="005956FC"/>
    <w:rsid w:val="00597B4F"/>
    <w:rsid w:val="00597EB0"/>
    <w:rsid w:val="00597F07"/>
    <w:rsid w:val="005A15C6"/>
    <w:rsid w:val="005A225D"/>
    <w:rsid w:val="005A2637"/>
    <w:rsid w:val="005A2C80"/>
    <w:rsid w:val="005A420A"/>
    <w:rsid w:val="005A5500"/>
    <w:rsid w:val="005A550F"/>
    <w:rsid w:val="005A60A5"/>
    <w:rsid w:val="005A6D4E"/>
    <w:rsid w:val="005A7EB9"/>
    <w:rsid w:val="005B020B"/>
    <w:rsid w:val="005B06D1"/>
    <w:rsid w:val="005B0707"/>
    <w:rsid w:val="005B0899"/>
    <w:rsid w:val="005B15B7"/>
    <w:rsid w:val="005B1A9B"/>
    <w:rsid w:val="005B3968"/>
    <w:rsid w:val="005B4A3E"/>
    <w:rsid w:val="005B4AEA"/>
    <w:rsid w:val="005B5112"/>
    <w:rsid w:val="005B5612"/>
    <w:rsid w:val="005B58A6"/>
    <w:rsid w:val="005B65D3"/>
    <w:rsid w:val="005B6722"/>
    <w:rsid w:val="005B6963"/>
    <w:rsid w:val="005B766D"/>
    <w:rsid w:val="005B7FE6"/>
    <w:rsid w:val="005C000E"/>
    <w:rsid w:val="005C017B"/>
    <w:rsid w:val="005C046A"/>
    <w:rsid w:val="005C0C0F"/>
    <w:rsid w:val="005C0C73"/>
    <w:rsid w:val="005C0F74"/>
    <w:rsid w:val="005C100D"/>
    <w:rsid w:val="005C2CE2"/>
    <w:rsid w:val="005C3068"/>
    <w:rsid w:val="005C3720"/>
    <w:rsid w:val="005C3830"/>
    <w:rsid w:val="005C4077"/>
    <w:rsid w:val="005C4722"/>
    <w:rsid w:val="005C505B"/>
    <w:rsid w:val="005C5665"/>
    <w:rsid w:val="005C6430"/>
    <w:rsid w:val="005C6986"/>
    <w:rsid w:val="005C6E8F"/>
    <w:rsid w:val="005C754A"/>
    <w:rsid w:val="005C789C"/>
    <w:rsid w:val="005D0B27"/>
    <w:rsid w:val="005D0DCE"/>
    <w:rsid w:val="005D126F"/>
    <w:rsid w:val="005D22F9"/>
    <w:rsid w:val="005D2564"/>
    <w:rsid w:val="005D39B6"/>
    <w:rsid w:val="005D3A8A"/>
    <w:rsid w:val="005D3CD4"/>
    <w:rsid w:val="005D4865"/>
    <w:rsid w:val="005D5C71"/>
    <w:rsid w:val="005D5E43"/>
    <w:rsid w:val="005D6029"/>
    <w:rsid w:val="005D6863"/>
    <w:rsid w:val="005D6D78"/>
    <w:rsid w:val="005D76B1"/>
    <w:rsid w:val="005D78E2"/>
    <w:rsid w:val="005D7A0C"/>
    <w:rsid w:val="005E07AF"/>
    <w:rsid w:val="005E0A04"/>
    <w:rsid w:val="005E14FD"/>
    <w:rsid w:val="005E1CEC"/>
    <w:rsid w:val="005E2382"/>
    <w:rsid w:val="005E2574"/>
    <w:rsid w:val="005E27D6"/>
    <w:rsid w:val="005E36F3"/>
    <w:rsid w:val="005E3A0C"/>
    <w:rsid w:val="005E432D"/>
    <w:rsid w:val="005E44E2"/>
    <w:rsid w:val="005E4723"/>
    <w:rsid w:val="005E4A21"/>
    <w:rsid w:val="005E5155"/>
    <w:rsid w:val="005E5942"/>
    <w:rsid w:val="005E6553"/>
    <w:rsid w:val="005E6F35"/>
    <w:rsid w:val="005E706D"/>
    <w:rsid w:val="005E76E9"/>
    <w:rsid w:val="005E7C46"/>
    <w:rsid w:val="005F0DED"/>
    <w:rsid w:val="005F0F6A"/>
    <w:rsid w:val="005F0F84"/>
    <w:rsid w:val="005F0FF1"/>
    <w:rsid w:val="005F1A42"/>
    <w:rsid w:val="005F1A49"/>
    <w:rsid w:val="005F24EF"/>
    <w:rsid w:val="005F2FC4"/>
    <w:rsid w:val="005F3C9E"/>
    <w:rsid w:val="005F3ED2"/>
    <w:rsid w:val="005F50B0"/>
    <w:rsid w:val="005F52D9"/>
    <w:rsid w:val="005F5C50"/>
    <w:rsid w:val="005F74F8"/>
    <w:rsid w:val="005F76E3"/>
    <w:rsid w:val="005F7D62"/>
    <w:rsid w:val="00600348"/>
    <w:rsid w:val="00600519"/>
    <w:rsid w:val="00600629"/>
    <w:rsid w:val="00601671"/>
    <w:rsid w:val="006019B8"/>
    <w:rsid w:val="0060340A"/>
    <w:rsid w:val="00603BFF"/>
    <w:rsid w:val="00603D1F"/>
    <w:rsid w:val="00603F14"/>
    <w:rsid w:val="00604283"/>
    <w:rsid w:val="006046E3"/>
    <w:rsid w:val="00604929"/>
    <w:rsid w:val="00604E4B"/>
    <w:rsid w:val="0060513F"/>
    <w:rsid w:val="0060534B"/>
    <w:rsid w:val="0060560C"/>
    <w:rsid w:val="006058CB"/>
    <w:rsid w:val="0060619B"/>
    <w:rsid w:val="006066EE"/>
    <w:rsid w:val="00606797"/>
    <w:rsid w:val="006072E6"/>
    <w:rsid w:val="00607315"/>
    <w:rsid w:val="0060733E"/>
    <w:rsid w:val="00607C6A"/>
    <w:rsid w:val="00607F08"/>
    <w:rsid w:val="00610B40"/>
    <w:rsid w:val="0061157D"/>
    <w:rsid w:val="00611E89"/>
    <w:rsid w:val="006136B3"/>
    <w:rsid w:val="0061398F"/>
    <w:rsid w:val="006140C5"/>
    <w:rsid w:val="0061410D"/>
    <w:rsid w:val="006142CC"/>
    <w:rsid w:val="0061513A"/>
    <w:rsid w:val="00615605"/>
    <w:rsid w:val="00615EF9"/>
    <w:rsid w:val="00620056"/>
    <w:rsid w:val="00620C34"/>
    <w:rsid w:val="00621353"/>
    <w:rsid w:val="006213AC"/>
    <w:rsid w:val="00623106"/>
    <w:rsid w:val="0062401B"/>
    <w:rsid w:val="0062485C"/>
    <w:rsid w:val="00624E7E"/>
    <w:rsid w:val="00624F30"/>
    <w:rsid w:val="00625794"/>
    <w:rsid w:val="0062598E"/>
    <w:rsid w:val="00625ECF"/>
    <w:rsid w:val="0062660C"/>
    <w:rsid w:val="006268A9"/>
    <w:rsid w:val="00626A8C"/>
    <w:rsid w:val="00627DEA"/>
    <w:rsid w:val="006302AF"/>
    <w:rsid w:val="00630528"/>
    <w:rsid w:val="00630DD3"/>
    <w:rsid w:val="00630FB5"/>
    <w:rsid w:val="00631461"/>
    <w:rsid w:val="00631AB2"/>
    <w:rsid w:val="00631D88"/>
    <w:rsid w:val="006325BB"/>
    <w:rsid w:val="00633D94"/>
    <w:rsid w:val="00633E7C"/>
    <w:rsid w:val="00634B09"/>
    <w:rsid w:val="00635370"/>
    <w:rsid w:val="00635881"/>
    <w:rsid w:val="00635DD4"/>
    <w:rsid w:val="00635DE7"/>
    <w:rsid w:val="006366B3"/>
    <w:rsid w:val="0063674F"/>
    <w:rsid w:val="00636D72"/>
    <w:rsid w:val="00637E59"/>
    <w:rsid w:val="00637EF3"/>
    <w:rsid w:val="00642023"/>
    <w:rsid w:val="00642D33"/>
    <w:rsid w:val="00642DB1"/>
    <w:rsid w:val="0064329D"/>
    <w:rsid w:val="006446AD"/>
    <w:rsid w:val="00645B64"/>
    <w:rsid w:val="00645C1F"/>
    <w:rsid w:val="00645CE6"/>
    <w:rsid w:val="00645EB4"/>
    <w:rsid w:val="00646100"/>
    <w:rsid w:val="00646112"/>
    <w:rsid w:val="00646A57"/>
    <w:rsid w:val="00646BD6"/>
    <w:rsid w:val="006475CC"/>
    <w:rsid w:val="00647F06"/>
    <w:rsid w:val="006500F1"/>
    <w:rsid w:val="0065090A"/>
    <w:rsid w:val="00651221"/>
    <w:rsid w:val="006512EA"/>
    <w:rsid w:val="00651697"/>
    <w:rsid w:val="0065180D"/>
    <w:rsid w:val="00652533"/>
    <w:rsid w:val="00653544"/>
    <w:rsid w:val="006536BD"/>
    <w:rsid w:val="006539CA"/>
    <w:rsid w:val="00654769"/>
    <w:rsid w:val="00654E52"/>
    <w:rsid w:val="006552B9"/>
    <w:rsid w:val="0065531A"/>
    <w:rsid w:val="00655FD6"/>
    <w:rsid w:val="00657046"/>
    <w:rsid w:val="006607F3"/>
    <w:rsid w:val="00660A2C"/>
    <w:rsid w:val="00660FA9"/>
    <w:rsid w:val="00661AEB"/>
    <w:rsid w:val="00661EBC"/>
    <w:rsid w:val="00662254"/>
    <w:rsid w:val="00662461"/>
    <w:rsid w:val="006625CF"/>
    <w:rsid w:val="00662F93"/>
    <w:rsid w:val="006632FD"/>
    <w:rsid w:val="00663F2D"/>
    <w:rsid w:val="00664974"/>
    <w:rsid w:val="006650AE"/>
    <w:rsid w:val="006651BA"/>
    <w:rsid w:val="00665304"/>
    <w:rsid w:val="006654BD"/>
    <w:rsid w:val="00665818"/>
    <w:rsid w:val="0066605D"/>
    <w:rsid w:val="006664B4"/>
    <w:rsid w:val="00666FD6"/>
    <w:rsid w:val="00667094"/>
    <w:rsid w:val="00671474"/>
    <w:rsid w:val="00671AB7"/>
    <w:rsid w:val="00671C14"/>
    <w:rsid w:val="006729B4"/>
    <w:rsid w:val="00673B50"/>
    <w:rsid w:val="00673ED3"/>
    <w:rsid w:val="00674537"/>
    <w:rsid w:val="00674AA4"/>
    <w:rsid w:val="00674CE1"/>
    <w:rsid w:val="00675324"/>
    <w:rsid w:val="006755B3"/>
    <w:rsid w:val="00675B47"/>
    <w:rsid w:val="00676274"/>
    <w:rsid w:val="00676AD3"/>
    <w:rsid w:val="0067746C"/>
    <w:rsid w:val="006777A8"/>
    <w:rsid w:val="006778D4"/>
    <w:rsid w:val="00677E9B"/>
    <w:rsid w:val="006801ED"/>
    <w:rsid w:val="00681A3C"/>
    <w:rsid w:val="00681D2B"/>
    <w:rsid w:val="00681EA9"/>
    <w:rsid w:val="006822E9"/>
    <w:rsid w:val="0068299D"/>
    <w:rsid w:val="00682CB6"/>
    <w:rsid w:val="00683475"/>
    <w:rsid w:val="0068433F"/>
    <w:rsid w:val="006844CD"/>
    <w:rsid w:val="006852DA"/>
    <w:rsid w:val="0068566C"/>
    <w:rsid w:val="0068581F"/>
    <w:rsid w:val="00685D9D"/>
    <w:rsid w:val="00685F3E"/>
    <w:rsid w:val="006860CE"/>
    <w:rsid w:val="006861AE"/>
    <w:rsid w:val="006861ED"/>
    <w:rsid w:val="00686455"/>
    <w:rsid w:val="006867E8"/>
    <w:rsid w:val="0068734A"/>
    <w:rsid w:val="00687925"/>
    <w:rsid w:val="00691314"/>
    <w:rsid w:val="0069160C"/>
    <w:rsid w:val="006925A8"/>
    <w:rsid w:val="00692655"/>
    <w:rsid w:val="00692A3D"/>
    <w:rsid w:val="00692C53"/>
    <w:rsid w:val="00693EE0"/>
    <w:rsid w:val="00694551"/>
    <w:rsid w:val="00695041"/>
    <w:rsid w:val="006952E8"/>
    <w:rsid w:val="0069580D"/>
    <w:rsid w:val="00695D60"/>
    <w:rsid w:val="006962BF"/>
    <w:rsid w:val="00697DEE"/>
    <w:rsid w:val="00697EF5"/>
    <w:rsid w:val="006A0B53"/>
    <w:rsid w:val="006A1308"/>
    <w:rsid w:val="006A1B36"/>
    <w:rsid w:val="006A2AEA"/>
    <w:rsid w:val="006A3F1A"/>
    <w:rsid w:val="006A44DA"/>
    <w:rsid w:val="006A4758"/>
    <w:rsid w:val="006A4FCD"/>
    <w:rsid w:val="006A5115"/>
    <w:rsid w:val="006A516E"/>
    <w:rsid w:val="006A5282"/>
    <w:rsid w:val="006A5641"/>
    <w:rsid w:val="006A6A1D"/>
    <w:rsid w:val="006A7829"/>
    <w:rsid w:val="006A7D7D"/>
    <w:rsid w:val="006B12FC"/>
    <w:rsid w:val="006B1D39"/>
    <w:rsid w:val="006B2246"/>
    <w:rsid w:val="006B3060"/>
    <w:rsid w:val="006B30FD"/>
    <w:rsid w:val="006B3571"/>
    <w:rsid w:val="006B3578"/>
    <w:rsid w:val="006B3D46"/>
    <w:rsid w:val="006B4582"/>
    <w:rsid w:val="006B46CA"/>
    <w:rsid w:val="006B4794"/>
    <w:rsid w:val="006B54BB"/>
    <w:rsid w:val="006B56D1"/>
    <w:rsid w:val="006B5BDE"/>
    <w:rsid w:val="006B655A"/>
    <w:rsid w:val="006B68D2"/>
    <w:rsid w:val="006B799E"/>
    <w:rsid w:val="006C0CCB"/>
    <w:rsid w:val="006C12B1"/>
    <w:rsid w:val="006C1D59"/>
    <w:rsid w:val="006C1FE5"/>
    <w:rsid w:val="006C23FA"/>
    <w:rsid w:val="006C302B"/>
    <w:rsid w:val="006C3752"/>
    <w:rsid w:val="006C43D6"/>
    <w:rsid w:val="006C4E1B"/>
    <w:rsid w:val="006C6469"/>
    <w:rsid w:val="006C6CFE"/>
    <w:rsid w:val="006C71DE"/>
    <w:rsid w:val="006C7B55"/>
    <w:rsid w:val="006C7E0B"/>
    <w:rsid w:val="006D0540"/>
    <w:rsid w:val="006D07FD"/>
    <w:rsid w:val="006D0925"/>
    <w:rsid w:val="006D1998"/>
    <w:rsid w:val="006D1A42"/>
    <w:rsid w:val="006D1AB5"/>
    <w:rsid w:val="006D1EEA"/>
    <w:rsid w:val="006D2B71"/>
    <w:rsid w:val="006D2D80"/>
    <w:rsid w:val="006D3076"/>
    <w:rsid w:val="006D310A"/>
    <w:rsid w:val="006D3299"/>
    <w:rsid w:val="006D3545"/>
    <w:rsid w:val="006D3570"/>
    <w:rsid w:val="006D3AD4"/>
    <w:rsid w:val="006D3BFE"/>
    <w:rsid w:val="006D4E85"/>
    <w:rsid w:val="006D510C"/>
    <w:rsid w:val="006D5690"/>
    <w:rsid w:val="006D5FA9"/>
    <w:rsid w:val="006D61BC"/>
    <w:rsid w:val="006D6726"/>
    <w:rsid w:val="006D7179"/>
    <w:rsid w:val="006E0157"/>
    <w:rsid w:val="006E1A35"/>
    <w:rsid w:val="006E1C41"/>
    <w:rsid w:val="006E1C94"/>
    <w:rsid w:val="006E23F0"/>
    <w:rsid w:val="006E2ACB"/>
    <w:rsid w:val="006E2DD8"/>
    <w:rsid w:val="006E3286"/>
    <w:rsid w:val="006E34D5"/>
    <w:rsid w:val="006E3CD3"/>
    <w:rsid w:val="006E45E6"/>
    <w:rsid w:val="006E4801"/>
    <w:rsid w:val="006E5D4A"/>
    <w:rsid w:val="006E5DE7"/>
    <w:rsid w:val="006E6764"/>
    <w:rsid w:val="006E676A"/>
    <w:rsid w:val="006E79CF"/>
    <w:rsid w:val="006F0173"/>
    <w:rsid w:val="006F08A8"/>
    <w:rsid w:val="006F16B8"/>
    <w:rsid w:val="006F1C53"/>
    <w:rsid w:val="006F2715"/>
    <w:rsid w:val="006F2B13"/>
    <w:rsid w:val="006F32E1"/>
    <w:rsid w:val="006F40E3"/>
    <w:rsid w:val="006F452F"/>
    <w:rsid w:val="006F50F0"/>
    <w:rsid w:val="006F6EAE"/>
    <w:rsid w:val="006F7417"/>
    <w:rsid w:val="006F7605"/>
    <w:rsid w:val="006F78CB"/>
    <w:rsid w:val="006F7989"/>
    <w:rsid w:val="007001EA"/>
    <w:rsid w:val="007003C4"/>
    <w:rsid w:val="007004CA"/>
    <w:rsid w:val="0070063C"/>
    <w:rsid w:val="00700889"/>
    <w:rsid w:val="0070166F"/>
    <w:rsid w:val="00701BA1"/>
    <w:rsid w:val="00701CB4"/>
    <w:rsid w:val="00702064"/>
    <w:rsid w:val="007020BE"/>
    <w:rsid w:val="00702994"/>
    <w:rsid w:val="007029BB"/>
    <w:rsid w:val="00702C43"/>
    <w:rsid w:val="00703776"/>
    <w:rsid w:val="00704103"/>
    <w:rsid w:val="00704FF6"/>
    <w:rsid w:val="00705109"/>
    <w:rsid w:val="007051BC"/>
    <w:rsid w:val="00706C96"/>
    <w:rsid w:val="007073E8"/>
    <w:rsid w:val="007078EE"/>
    <w:rsid w:val="00707A7E"/>
    <w:rsid w:val="00707E12"/>
    <w:rsid w:val="00711992"/>
    <w:rsid w:val="00712C44"/>
    <w:rsid w:val="007135D8"/>
    <w:rsid w:val="00713859"/>
    <w:rsid w:val="00713E6A"/>
    <w:rsid w:val="007146C6"/>
    <w:rsid w:val="00715D05"/>
    <w:rsid w:val="00715E98"/>
    <w:rsid w:val="007161D3"/>
    <w:rsid w:val="0071648F"/>
    <w:rsid w:val="0071686C"/>
    <w:rsid w:val="00716A9A"/>
    <w:rsid w:val="0071753B"/>
    <w:rsid w:val="00717BE8"/>
    <w:rsid w:val="00717D4D"/>
    <w:rsid w:val="007202E2"/>
    <w:rsid w:val="00720E6E"/>
    <w:rsid w:val="00720E9F"/>
    <w:rsid w:val="00720EB6"/>
    <w:rsid w:val="007216E5"/>
    <w:rsid w:val="00721B92"/>
    <w:rsid w:val="007222D6"/>
    <w:rsid w:val="0072251C"/>
    <w:rsid w:val="00723CFF"/>
    <w:rsid w:val="00724272"/>
    <w:rsid w:val="007247E3"/>
    <w:rsid w:val="00724D0B"/>
    <w:rsid w:val="0072550D"/>
    <w:rsid w:val="00727426"/>
    <w:rsid w:val="007278BC"/>
    <w:rsid w:val="00727CD8"/>
    <w:rsid w:val="00727DEF"/>
    <w:rsid w:val="00730748"/>
    <w:rsid w:val="007309A6"/>
    <w:rsid w:val="007322B1"/>
    <w:rsid w:val="00732945"/>
    <w:rsid w:val="0073296A"/>
    <w:rsid w:val="007347E2"/>
    <w:rsid w:val="00734ABF"/>
    <w:rsid w:val="0073514A"/>
    <w:rsid w:val="007361E8"/>
    <w:rsid w:val="00736D67"/>
    <w:rsid w:val="00736F89"/>
    <w:rsid w:val="007378C9"/>
    <w:rsid w:val="00737E79"/>
    <w:rsid w:val="00737E8B"/>
    <w:rsid w:val="007402D9"/>
    <w:rsid w:val="00740C8B"/>
    <w:rsid w:val="007412DB"/>
    <w:rsid w:val="007415D3"/>
    <w:rsid w:val="00741890"/>
    <w:rsid w:val="0074201C"/>
    <w:rsid w:val="0074215C"/>
    <w:rsid w:val="007429A8"/>
    <w:rsid w:val="00744400"/>
    <w:rsid w:val="00744408"/>
    <w:rsid w:val="00745485"/>
    <w:rsid w:val="00745508"/>
    <w:rsid w:val="0074580E"/>
    <w:rsid w:val="007459FD"/>
    <w:rsid w:val="00745B76"/>
    <w:rsid w:val="00745D36"/>
    <w:rsid w:val="00745F0D"/>
    <w:rsid w:val="00746333"/>
    <w:rsid w:val="00746BC5"/>
    <w:rsid w:val="00746D4A"/>
    <w:rsid w:val="00747675"/>
    <w:rsid w:val="007505DE"/>
    <w:rsid w:val="0075089C"/>
    <w:rsid w:val="00750A2D"/>
    <w:rsid w:val="007512F4"/>
    <w:rsid w:val="00751CB4"/>
    <w:rsid w:val="00751CC1"/>
    <w:rsid w:val="007524BF"/>
    <w:rsid w:val="007528A2"/>
    <w:rsid w:val="00753166"/>
    <w:rsid w:val="00754E0D"/>
    <w:rsid w:val="00754E6C"/>
    <w:rsid w:val="007551FD"/>
    <w:rsid w:val="00755632"/>
    <w:rsid w:val="00756674"/>
    <w:rsid w:val="00756B7E"/>
    <w:rsid w:val="00756E09"/>
    <w:rsid w:val="00757D55"/>
    <w:rsid w:val="00757DBD"/>
    <w:rsid w:val="0076058F"/>
    <w:rsid w:val="00761772"/>
    <w:rsid w:val="00762A98"/>
    <w:rsid w:val="00762D01"/>
    <w:rsid w:val="00762DAC"/>
    <w:rsid w:val="00762EA5"/>
    <w:rsid w:val="00764AD1"/>
    <w:rsid w:val="00765F35"/>
    <w:rsid w:val="00765FA5"/>
    <w:rsid w:val="00766436"/>
    <w:rsid w:val="00766ACE"/>
    <w:rsid w:val="00766DC8"/>
    <w:rsid w:val="007677F7"/>
    <w:rsid w:val="00767BFD"/>
    <w:rsid w:val="0077014E"/>
    <w:rsid w:val="007722C0"/>
    <w:rsid w:val="00772433"/>
    <w:rsid w:val="00772BEE"/>
    <w:rsid w:val="007745B9"/>
    <w:rsid w:val="00774A25"/>
    <w:rsid w:val="00775A17"/>
    <w:rsid w:val="0077629B"/>
    <w:rsid w:val="00776718"/>
    <w:rsid w:val="00776A11"/>
    <w:rsid w:val="00777409"/>
    <w:rsid w:val="0077773A"/>
    <w:rsid w:val="0077779B"/>
    <w:rsid w:val="00777E54"/>
    <w:rsid w:val="00777EC0"/>
    <w:rsid w:val="007811C9"/>
    <w:rsid w:val="00782023"/>
    <w:rsid w:val="00782A49"/>
    <w:rsid w:val="00782DEB"/>
    <w:rsid w:val="00782F64"/>
    <w:rsid w:val="007830A5"/>
    <w:rsid w:val="007844EF"/>
    <w:rsid w:val="00784EBA"/>
    <w:rsid w:val="00784F62"/>
    <w:rsid w:val="007851EF"/>
    <w:rsid w:val="0078550B"/>
    <w:rsid w:val="007859D5"/>
    <w:rsid w:val="00786437"/>
    <w:rsid w:val="007864C5"/>
    <w:rsid w:val="00787371"/>
    <w:rsid w:val="007875AA"/>
    <w:rsid w:val="00790026"/>
    <w:rsid w:val="007909E0"/>
    <w:rsid w:val="00790A8A"/>
    <w:rsid w:val="00790DE1"/>
    <w:rsid w:val="007911CD"/>
    <w:rsid w:val="0079122C"/>
    <w:rsid w:val="007914AF"/>
    <w:rsid w:val="00792BD1"/>
    <w:rsid w:val="00792C6D"/>
    <w:rsid w:val="00793E07"/>
    <w:rsid w:val="00793FE2"/>
    <w:rsid w:val="007948E2"/>
    <w:rsid w:val="00795879"/>
    <w:rsid w:val="00795D03"/>
    <w:rsid w:val="00795FC7"/>
    <w:rsid w:val="0079647D"/>
    <w:rsid w:val="00796996"/>
    <w:rsid w:val="00796CD4"/>
    <w:rsid w:val="00797231"/>
    <w:rsid w:val="00797EDE"/>
    <w:rsid w:val="007A05E6"/>
    <w:rsid w:val="007A0E2F"/>
    <w:rsid w:val="007A11A8"/>
    <w:rsid w:val="007A14AC"/>
    <w:rsid w:val="007A14EC"/>
    <w:rsid w:val="007A2141"/>
    <w:rsid w:val="007A2AC7"/>
    <w:rsid w:val="007A2C2C"/>
    <w:rsid w:val="007A2D4D"/>
    <w:rsid w:val="007A30C9"/>
    <w:rsid w:val="007A4402"/>
    <w:rsid w:val="007A4879"/>
    <w:rsid w:val="007A4D66"/>
    <w:rsid w:val="007A5CE3"/>
    <w:rsid w:val="007A6C16"/>
    <w:rsid w:val="007A6F6D"/>
    <w:rsid w:val="007A7A1F"/>
    <w:rsid w:val="007A7F38"/>
    <w:rsid w:val="007B0BD5"/>
    <w:rsid w:val="007B13FE"/>
    <w:rsid w:val="007B160C"/>
    <w:rsid w:val="007B1660"/>
    <w:rsid w:val="007B1776"/>
    <w:rsid w:val="007B1E99"/>
    <w:rsid w:val="007B21F6"/>
    <w:rsid w:val="007B255B"/>
    <w:rsid w:val="007B2DD4"/>
    <w:rsid w:val="007B316D"/>
    <w:rsid w:val="007B340D"/>
    <w:rsid w:val="007B3A56"/>
    <w:rsid w:val="007B3B45"/>
    <w:rsid w:val="007B41AD"/>
    <w:rsid w:val="007B42C3"/>
    <w:rsid w:val="007B4775"/>
    <w:rsid w:val="007B5101"/>
    <w:rsid w:val="007B58DE"/>
    <w:rsid w:val="007B683E"/>
    <w:rsid w:val="007B6C88"/>
    <w:rsid w:val="007B7086"/>
    <w:rsid w:val="007B7690"/>
    <w:rsid w:val="007C0491"/>
    <w:rsid w:val="007C04D1"/>
    <w:rsid w:val="007C0519"/>
    <w:rsid w:val="007C0677"/>
    <w:rsid w:val="007C09D5"/>
    <w:rsid w:val="007C1772"/>
    <w:rsid w:val="007C1C7D"/>
    <w:rsid w:val="007C1DAC"/>
    <w:rsid w:val="007C1DF1"/>
    <w:rsid w:val="007C212F"/>
    <w:rsid w:val="007C2479"/>
    <w:rsid w:val="007C274A"/>
    <w:rsid w:val="007C3B05"/>
    <w:rsid w:val="007C4729"/>
    <w:rsid w:val="007C4951"/>
    <w:rsid w:val="007C49F3"/>
    <w:rsid w:val="007C5000"/>
    <w:rsid w:val="007C6024"/>
    <w:rsid w:val="007C6201"/>
    <w:rsid w:val="007C6CD7"/>
    <w:rsid w:val="007C7B77"/>
    <w:rsid w:val="007D07DB"/>
    <w:rsid w:val="007D169B"/>
    <w:rsid w:val="007D18AC"/>
    <w:rsid w:val="007D1B83"/>
    <w:rsid w:val="007D1C35"/>
    <w:rsid w:val="007D2630"/>
    <w:rsid w:val="007D2698"/>
    <w:rsid w:val="007D26FB"/>
    <w:rsid w:val="007D2F4C"/>
    <w:rsid w:val="007D30AF"/>
    <w:rsid w:val="007D3E28"/>
    <w:rsid w:val="007D46F9"/>
    <w:rsid w:val="007D6358"/>
    <w:rsid w:val="007D6FE3"/>
    <w:rsid w:val="007D708F"/>
    <w:rsid w:val="007D7648"/>
    <w:rsid w:val="007E0102"/>
    <w:rsid w:val="007E0283"/>
    <w:rsid w:val="007E0286"/>
    <w:rsid w:val="007E0685"/>
    <w:rsid w:val="007E077B"/>
    <w:rsid w:val="007E07CE"/>
    <w:rsid w:val="007E0D77"/>
    <w:rsid w:val="007E1025"/>
    <w:rsid w:val="007E115A"/>
    <w:rsid w:val="007E1F66"/>
    <w:rsid w:val="007E25CF"/>
    <w:rsid w:val="007E280F"/>
    <w:rsid w:val="007E2C9C"/>
    <w:rsid w:val="007E33F1"/>
    <w:rsid w:val="007E3810"/>
    <w:rsid w:val="007E3F44"/>
    <w:rsid w:val="007E43E3"/>
    <w:rsid w:val="007E45F7"/>
    <w:rsid w:val="007E4798"/>
    <w:rsid w:val="007E48BD"/>
    <w:rsid w:val="007E48C9"/>
    <w:rsid w:val="007E5046"/>
    <w:rsid w:val="007E51AD"/>
    <w:rsid w:val="007E5E85"/>
    <w:rsid w:val="007E66CD"/>
    <w:rsid w:val="007E6A16"/>
    <w:rsid w:val="007E7470"/>
    <w:rsid w:val="007F1865"/>
    <w:rsid w:val="007F1C27"/>
    <w:rsid w:val="007F2301"/>
    <w:rsid w:val="007F243F"/>
    <w:rsid w:val="007F261A"/>
    <w:rsid w:val="007F3AC2"/>
    <w:rsid w:val="007F3C5A"/>
    <w:rsid w:val="007F40C9"/>
    <w:rsid w:val="007F44AA"/>
    <w:rsid w:val="007F4802"/>
    <w:rsid w:val="007F4DAC"/>
    <w:rsid w:val="007F6358"/>
    <w:rsid w:val="007F73E7"/>
    <w:rsid w:val="007F745F"/>
    <w:rsid w:val="00800B31"/>
    <w:rsid w:val="008011C7"/>
    <w:rsid w:val="0080149F"/>
    <w:rsid w:val="00801622"/>
    <w:rsid w:val="00801D89"/>
    <w:rsid w:val="0080206A"/>
    <w:rsid w:val="0080375B"/>
    <w:rsid w:val="00804E51"/>
    <w:rsid w:val="0080518C"/>
    <w:rsid w:val="008052F1"/>
    <w:rsid w:val="008066D3"/>
    <w:rsid w:val="00807511"/>
    <w:rsid w:val="00807B2F"/>
    <w:rsid w:val="00807F03"/>
    <w:rsid w:val="00810528"/>
    <w:rsid w:val="00810B65"/>
    <w:rsid w:val="008116B7"/>
    <w:rsid w:val="0081173D"/>
    <w:rsid w:val="0081220F"/>
    <w:rsid w:val="008122AA"/>
    <w:rsid w:val="00812523"/>
    <w:rsid w:val="00812799"/>
    <w:rsid w:val="0081297C"/>
    <w:rsid w:val="008135FE"/>
    <w:rsid w:val="00814885"/>
    <w:rsid w:val="00814C71"/>
    <w:rsid w:val="008160C1"/>
    <w:rsid w:val="008162F5"/>
    <w:rsid w:val="00816481"/>
    <w:rsid w:val="00816569"/>
    <w:rsid w:val="008205C9"/>
    <w:rsid w:val="008212D3"/>
    <w:rsid w:val="00821750"/>
    <w:rsid w:val="00822145"/>
    <w:rsid w:val="00822350"/>
    <w:rsid w:val="008232A5"/>
    <w:rsid w:val="008235C9"/>
    <w:rsid w:val="00823641"/>
    <w:rsid w:val="00823752"/>
    <w:rsid w:val="0082460F"/>
    <w:rsid w:val="00824C10"/>
    <w:rsid w:val="008255B9"/>
    <w:rsid w:val="00825E5E"/>
    <w:rsid w:val="00825EE7"/>
    <w:rsid w:val="0082619F"/>
    <w:rsid w:val="00826D6F"/>
    <w:rsid w:val="00830027"/>
    <w:rsid w:val="008303B8"/>
    <w:rsid w:val="00830C3D"/>
    <w:rsid w:val="008316CE"/>
    <w:rsid w:val="008316CF"/>
    <w:rsid w:val="00832BD9"/>
    <w:rsid w:val="00833463"/>
    <w:rsid w:val="008340E0"/>
    <w:rsid w:val="0083418B"/>
    <w:rsid w:val="00834952"/>
    <w:rsid w:val="00834D7E"/>
    <w:rsid w:val="0083536C"/>
    <w:rsid w:val="00835407"/>
    <w:rsid w:val="00837041"/>
    <w:rsid w:val="0083770B"/>
    <w:rsid w:val="0084070E"/>
    <w:rsid w:val="00841033"/>
    <w:rsid w:val="008411AE"/>
    <w:rsid w:val="008413A7"/>
    <w:rsid w:val="00841C16"/>
    <w:rsid w:val="00841E7A"/>
    <w:rsid w:val="0084242F"/>
    <w:rsid w:val="008437B0"/>
    <w:rsid w:val="00843B18"/>
    <w:rsid w:val="00843BF9"/>
    <w:rsid w:val="00845013"/>
    <w:rsid w:val="0084529D"/>
    <w:rsid w:val="008455B9"/>
    <w:rsid w:val="00845C7F"/>
    <w:rsid w:val="008460FB"/>
    <w:rsid w:val="00846754"/>
    <w:rsid w:val="0084756C"/>
    <w:rsid w:val="008479C3"/>
    <w:rsid w:val="00850136"/>
    <w:rsid w:val="00850219"/>
    <w:rsid w:val="00851197"/>
    <w:rsid w:val="0085163E"/>
    <w:rsid w:val="008525E9"/>
    <w:rsid w:val="0085320C"/>
    <w:rsid w:val="00853F46"/>
    <w:rsid w:val="008541D5"/>
    <w:rsid w:val="008543E3"/>
    <w:rsid w:val="0085532E"/>
    <w:rsid w:val="0085534A"/>
    <w:rsid w:val="00855A74"/>
    <w:rsid w:val="00855BCD"/>
    <w:rsid w:val="008561F7"/>
    <w:rsid w:val="008565BD"/>
    <w:rsid w:val="00857D68"/>
    <w:rsid w:val="00857DA6"/>
    <w:rsid w:val="00857DD7"/>
    <w:rsid w:val="008602B4"/>
    <w:rsid w:val="00860C48"/>
    <w:rsid w:val="00860D5E"/>
    <w:rsid w:val="00861276"/>
    <w:rsid w:val="0086178C"/>
    <w:rsid w:val="00861B43"/>
    <w:rsid w:val="00861BBF"/>
    <w:rsid w:val="008620F5"/>
    <w:rsid w:val="00862269"/>
    <w:rsid w:val="00862300"/>
    <w:rsid w:val="0086253F"/>
    <w:rsid w:val="00862B08"/>
    <w:rsid w:val="00863FE6"/>
    <w:rsid w:val="0086460F"/>
    <w:rsid w:val="00865F1C"/>
    <w:rsid w:val="008665AF"/>
    <w:rsid w:val="00866B7D"/>
    <w:rsid w:val="00867087"/>
    <w:rsid w:val="00867269"/>
    <w:rsid w:val="008675A3"/>
    <w:rsid w:val="00867B29"/>
    <w:rsid w:val="00870226"/>
    <w:rsid w:val="00870232"/>
    <w:rsid w:val="00870B4E"/>
    <w:rsid w:val="00870BDF"/>
    <w:rsid w:val="008713D8"/>
    <w:rsid w:val="00871689"/>
    <w:rsid w:val="00871B40"/>
    <w:rsid w:val="00871E83"/>
    <w:rsid w:val="00871EA8"/>
    <w:rsid w:val="00872B39"/>
    <w:rsid w:val="00872C94"/>
    <w:rsid w:val="00872DBE"/>
    <w:rsid w:val="0087302A"/>
    <w:rsid w:val="008737DD"/>
    <w:rsid w:val="00873834"/>
    <w:rsid w:val="00874041"/>
    <w:rsid w:val="00874382"/>
    <w:rsid w:val="00874949"/>
    <w:rsid w:val="00874E97"/>
    <w:rsid w:val="008760DA"/>
    <w:rsid w:val="00880416"/>
    <w:rsid w:val="008809F6"/>
    <w:rsid w:val="008810D5"/>
    <w:rsid w:val="00881279"/>
    <w:rsid w:val="008817BC"/>
    <w:rsid w:val="008822BE"/>
    <w:rsid w:val="00882446"/>
    <w:rsid w:val="008825B9"/>
    <w:rsid w:val="00882D8C"/>
    <w:rsid w:val="00882F2A"/>
    <w:rsid w:val="00882F39"/>
    <w:rsid w:val="0088394A"/>
    <w:rsid w:val="00883F83"/>
    <w:rsid w:val="008847D8"/>
    <w:rsid w:val="008849D8"/>
    <w:rsid w:val="00886267"/>
    <w:rsid w:val="00886728"/>
    <w:rsid w:val="00887258"/>
    <w:rsid w:val="008900AE"/>
    <w:rsid w:val="008912E4"/>
    <w:rsid w:val="00891BB4"/>
    <w:rsid w:val="00892087"/>
    <w:rsid w:val="00893BC0"/>
    <w:rsid w:val="00893C5D"/>
    <w:rsid w:val="00893D4D"/>
    <w:rsid w:val="0089475E"/>
    <w:rsid w:val="00894966"/>
    <w:rsid w:val="00894AF0"/>
    <w:rsid w:val="008951B7"/>
    <w:rsid w:val="008954A9"/>
    <w:rsid w:val="0089565F"/>
    <w:rsid w:val="008956E8"/>
    <w:rsid w:val="008958F9"/>
    <w:rsid w:val="00895A63"/>
    <w:rsid w:val="00895F78"/>
    <w:rsid w:val="008969C0"/>
    <w:rsid w:val="00896B3D"/>
    <w:rsid w:val="00896E71"/>
    <w:rsid w:val="008975D4"/>
    <w:rsid w:val="00897831"/>
    <w:rsid w:val="008A0DD7"/>
    <w:rsid w:val="008A119E"/>
    <w:rsid w:val="008A1BAE"/>
    <w:rsid w:val="008A1D0D"/>
    <w:rsid w:val="008A2261"/>
    <w:rsid w:val="008A249C"/>
    <w:rsid w:val="008A2E3F"/>
    <w:rsid w:val="008A3E9C"/>
    <w:rsid w:val="008A4228"/>
    <w:rsid w:val="008A4488"/>
    <w:rsid w:val="008A44CA"/>
    <w:rsid w:val="008A613E"/>
    <w:rsid w:val="008A67CC"/>
    <w:rsid w:val="008B0993"/>
    <w:rsid w:val="008B0CE6"/>
    <w:rsid w:val="008B107C"/>
    <w:rsid w:val="008B18FA"/>
    <w:rsid w:val="008B2288"/>
    <w:rsid w:val="008B264B"/>
    <w:rsid w:val="008B26CC"/>
    <w:rsid w:val="008B292B"/>
    <w:rsid w:val="008B2E8E"/>
    <w:rsid w:val="008B49A9"/>
    <w:rsid w:val="008B50C1"/>
    <w:rsid w:val="008B538E"/>
    <w:rsid w:val="008B6330"/>
    <w:rsid w:val="008B6AA7"/>
    <w:rsid w:val="008B6B4F"/>
    <w:rsid w:val="008B6EAF"/>
    <w:rsid w:val="008C0537"/>
    <w:rsid w:val="008C0DFF"/>
    <w:rsid w:val="008C0F14"/>
    <w:rsid w:val="008C2C55"/>
    <w:rsid w:val="008C2E6C"/>
    <w:rsid w:val="008C35E0"/>
    <w:rsid w:val="008C3683"/>
    <w:rsid w:val="008C3C0E"/>
    <w:rsid w:val="008C486F"/>
    <w:rsid w:val="008C530D"/>
    <w:rsid w:val="008C5436"/>
    <w:rsid w:val="008C6220"/>
    <w:rsid w:val="008C737B"/>
    <w:rsid w:val="008C7637"/>
    <w:rsid w:val="008C7E6B"/>
    <w:rsid w:val="008D07FC"/>
    <w:rsid w:val="008D0DCA"/>
    <w:rsid w:val="008D137A"/>
    <w:rsid w:val="008D141B"/>
    <w:rsid w:val="008D290C"/>
    <w:rsid w:val="008D2F1C"/>
    <w:rsid w:val="008D3B18"/>
    <w:rsid w:val="008D3C97"/>
    <w:rsid w:val="008D3E51"/>
    <w:rsid w:val="008D402E"/>
    <w:rsid w:val="008D476B"/>
    <w:rsid w:val="008D4D4E"/>
    <w:rsid w:val="008D4FBD"/>
    <w:rsid w:val="008D52AC"/>
    <w:rsid w:val="008D56D1"/>
    <w:rsid w:val="008D57C7"/>
    <w:rsid w:val="008D599D"/>
    <w:rsid w:val="008D5D1B"/>
    <w:rsid w:val="008D6A1A"/>
    <w:rsid w:val="008D772C"/>
    <w:rsid w:val="008D7813"/>
    <w:rsid w:val="008D7E38"/>
    <w:rsid w:val="008E071A"/>
    <w:rsid w:val="008E09DC"/>
    <w:rsid w:val="008E1B03"/>
    <w:rsid w:val="008E2E4E"/>
    <w:rsid w:val="008E37B8"/>
    <w:rsid w:val="008E40B9"/>
    <w:rsid w:val="008E431B"/>
    <w:rsid w:val="008E472A"/>
    <w:rsid w:val="008E4B1F"/>
    <w:rsid w:val="008E4F11"/>
    <w:rsid w:val="008E4F9A"/>
    <w:rsid w:val="008E50B8"/>
    <w:rsid w:val="008E560C"/>
    <w:rsid w:val="008E665A"/>
    <w:rsid w:val="008E69F9"/>
    <w:rsid w:val="008E6AAA"/>
    <w:rsid w:val="008E6D46"/>
    <w:rsid w:val="008E7350"/>
    <w:rsid w:val="008E7B1A"/>
    <w:rsid w:val="008F06CA"/>
    <w:rsid w:val="008F10ED"/>
    <w:rsid w:val="008F2D14"/>
    <w:rsid w:val="008F3626"/>
    <w:rsid w:val="008F3723"/>
    <w:rsid w:val="008F3D2F"/>
    <w:rsid w:val="008F3D32"/>
    <w:rsid w:val="008F4B06"/>
    <w:rsid w:val="008F4F7D"/>
    <w:rsid w:val="008F51DF"/>
    <w:rsid w:val="008F5676"/>
    <w:rsid w:val="008F655A"/>
    <w:rsid w:val="008F6D8B"/>
    <w:rsid w:val="008F7987"/>
    <w:rsid w:val="009000BC"/>
    <w:rsid w:val="009001E5"/>
    <w:rsid w:val="00900B24"/>
    <w:rsid w:val="00901B1E"/>
    <w:rsid w:val="0090414A"/>
    <w:rsid w:val="00904950"/>
    <w:rsid w:val="00905125"/>
    <w:rsid w:val="0090610A"/>
    <w:rsid w:val="0090659C"/>
    <w:rsid w:val="00906D7B"/>
    <w:rsid w:val="009072FB"/>
    <w:rsid w:val="0091007B"/>
    <w:rsid w:val="00910DB6"/>
    <w:rsid w:val="00911609"/>
    <w:rsid w:val="009139AC"/>
    <w:rsid w:val="00914003"/>
    <w:rsid w:val="0091451A"/>
    <w:rsid w:val="0091454B"/>
    <w:rsid w:val="0091497D"/>
    <w:rsid w:val="00914C15"/>
    <w:rsid w:val="00915518"/>
    <w:rsid w:val="00915544"/>
    <w:rsid w:val="00915DA4"/>
    <w:rsid w:val="009162CE"/>
    <w:rsid w:val="00917770"/>
    <w:rsid w:val="0091784B"/>
    <w:rsid w:val="009204A2"/>
    <w:rsid w:val="009209E8"/>
    <w:rsid w:val="00920CDA"/>
    <w:rsid w:val="00920E30"/>
    <w:rsid w:val="00921175"/>
    <w:rsid w:val="00921537"/>
    <w:rsid w:val="00921CCB"/>
    <w:rsid w:val="009227F0"/>
    <w:rsid w:val="00923E6B"/>
    <w:rsid w:val="0092503F"/>
    <w:rsid w:val="00925225"/>
    <w:rsid w:val="0092524D"/>
    <w:rsid w:val="009252E3"/>
    <w:rsid w:val="00926265"/>
    <w:rsid w:val="00926760"/>
    <w:rsid w:val="00926A61"/>
    <w:rsid w:val="00926A71"/>
    <w:rsid w:val="00926AB9"/>
    <w:rsid w:val="00926B85"/>
    <w:rsid w:val="00926D36"/>
    <w:rsid w:val="00926E0B"/>
    <w:rsid w:val="009273D9"/>
    <w:rsid w:val="0092755F"/>
    <w:rsid w:val="00930026"/>
    <w:rsid w:val="009301D6"/>
    <w:rsid w:val="00930E14"/>
    <w:rsid w:val="00931175"/>
    <w:rsid w:val="009331DC"/>
    <w:rsid w:val="00933BF0"/>
    <w:rsid w:val="00933FB6"/>
    <w:rsid w:val="0093524B"/>
    <w:rsid w:val="0093549E"/>
    <w:rsid w:val="0093587D"/>
    <w:rsid w:val="00935984"/>
    <w:rsid w:val="00935BE3"/>
    <w:rsid w:val="009369CE"/>
    <w:rsid w:val="0093735F"/>
    <w:rsid w:val="00940498"/>
    <w:rsid w:val="00940CB1"/>
    <w:rsid w:val="00941644"/>
    <w:rsid w:val="00941994"/>
    <w:rsid w:val="00941E6D"/>
    <w:rsid w:val="0094207E"/>
    <w:rsid w:val="009431E5"/>
    <w:rsid w:val="0094367C"/>
    <w:rsid w:val="00943A67"/>
    <w:rsid w:val="00943A80"/>
    <w:rsid w:val="00943C6E"/>
    <w:rsid w:val="00943DDB"/>
    <w:rsid w:val="009442DB"/>
    <w:rsid w:val="00944F8B"/>
    <w:rsid w:val="00945AB9"/>
    <w:rsid w:val="009460BA"/>
    <w:rsid w:val="00946315"/>
    <w:rsid w:val="00946B03"/>
    <w:rsid w:val="00946B3A"/>
    <w:rsid w:val="0094719C"/>
    <w:rsid w:val="00947216"/>
    <w:rsid w:val="009473B6"/>
    <w:rsid w:val="0095076D"/>
    <w:rsid w:val="00950933"/>
    <w:rsid w:val="009511A2"/>
    <w:rsid w:val="0095174C"/>
    <w:rsid w:val="00951767"/>
    <w:rsid w:val="009517E5"/>
    <w:rsid w:val="00951A87"/>
    <w:rsid w:val="0095225D"/>
    <w:rsid w:val="009528FB"/>
    <w:rsid w:val="0095376C"/>
    <w:rsid w:val="00953915"/>
    <w:rsid w:val="00953CD8"/>
    <w:rsid w:val="00953D30"/>
    <w:rsid w:val="00953F48"/>
    <w:rsid w:val="00954019"/>
    <w:rsid w:val="00954858"/>
    <w:rsid w:val="00956B4E"/>
    <w:rsid w:val="00956DE1"/>
    <w:rsid w:val="009571D8"/>
    <w:rsid w:val="0095779D"/>
    <w:rsid w:val="0096016E"/>
    <w:rsid w:val="009605D7"/>
    <w:rsid w:val="00960C46"/>
    <w:rsid w:val="00960DC7"/>
    <w:rsid w:val="00960DD8"/>
    <w:rsid w:val="00961271"/>
    <w:rsid w:val="00961514"/>
    <w:rsid w:val="009618A5"/>
    <w:rsid w:val="00961AF9"/>
    <w:rsid w:val="00961CD3"/>
    <w:rsid w:val="00961D04"/>
    <w:rsid w:val="00961F16"/>
    <w:rsid w:val="00962BB4"/>
    <w:rsid w:val="00962DD6"/>
    <w:rsid w:val="00965613"/>
    <w:rsid w:val="00965670"/>
    <w:rsid w:val="00965882"/>
    <w:rsid w:val="00965976"/>
    <w:rsid w:val="00965CFB"/>
    <w:rsid w:val="009660A2"/>
    <w:rsid w:val="009665CC"/>
    <w:rsid w:val="009666A8"/>
    <w:rsid w:val="00966780"/>
    <w:rsid w:val="009668F1"/>
    <w:rsid w:val="0096727D"/>
    <w:rsid w:val="009675D5"/>
    <w:rsid w:val="0096771B"/>
    <w:rsid w:val="00970058"/>
    <w:rsid w:val="009701AB"/>
    <w:rsid w:val="00971393"/>
    <w:rsid w:val="00971E17"/>
    <w:rsid w:val="00972587"/>
    <w:rsid w:val="009726C9"/>
    <w:rsid w:val="009727F2"/>
    <w:rsid w:val="009728D9"/>
    <w:rsid w:val="0097316A"/>
    <w:rsid w:val="00973685"/>
    <w:rsid w:val="00974420"/>
    <w:rsid w:val="0097446D"/>
    <w:rsid w:val="00974533"/>
    <w:rsid w:val="00974976"/>
    <w:rsid w:val="009750F4"/>
    <w:rsid w:val="0097531D"/>
    <w:rsid w:val="00975CC4"/>
    <w:rsid w:val="00975E95"/>
    <w:rsid w:val="009763A6"/>
    <w:rsid w:val="00976E08"/>
    <w:rsid w:val="00977BC1"/>
    <w:rsid w:val="009808AA"/>
    <w:rsid w:val="00981806"/>
    <w:rsid w:val="0098278E"/>
    <w:rsid w:val="009828B8"/>
    <w:rsid w:val="009836C5"/>
    <w:rsid w:val="00983B3B"/>
    <w:rsid w:val="00983FB1"/>
    <w:rsid w:val="00984216"/>
    <w:rsid w:val="00984ADE"/>
    <w:rsid w:val="00985662"/>
    <w:rsid w:val="009858F4"/>
    <w:rsid w:val="00985A5A"/>
    <w:rsid w:val="009860E5"/>
    <w:rsid w:val="009869D3"/>
    <w:rsid w:val="0098714B"/>
    <w:rsid w:val="0098727B"/>
    <w:rsid w:val="009901CD"/>
    <w:rsid w:val="009909B7"/>
    <w:rsid w:val="00990F47"/>
    <w:rsid w:val="00991A75"/>
    <w:rsid w:val="00992340"/>
    <w:rsid w:val="0099246A"/>
    <w:rsid w:val="009928E8"/>
    <w:rsid w:val="009938B4"/>
    <w:rsid w:val="00993A39"/>
    <w:rsid w:val="00993A52"/>
    <w:rsid w:val="00993B43"/>
    <w:rsid w:val="00994BD9"/>
    <w:rsid w:val="0099579D"/>
    <w:rsid w:val="00996241"/>
    <w:rsid w:val="0099654D"/>
    <w:rsid w:val="00996715"/>
    <w:rsid w:val="009970EE"/>
    <w:rsid w:val="00997491"/>
    <w:rsid w:val="00997FEE"/>
    <w:rsid w:val="009A007D"/>
    <w:rsid w:val="009A00B9"/>
    <w:rsid w:val="009A0750"/>
    <w:rsid w:val="009A16C8"/>
    <w:rsid w:val="009A231D"/>
    <w:rsid w:val="009A32CE"/>
    <w:rsid w:val="009A3DF2"/>
    <w:rsid w:val="009A4316"/>
    <w:rsid w:val="009A44D5"/>
    <w:rsid w:val="009A50EF"/>
    <w:rsid w:val="009A514E"/>
    <w:rsid w:val="009A5613"/>
    <w:rsid w:val="009A5620"/>
    <w:rsid w:val="009A5645"/>
    <w:rsid w:val="009A5850"/>
    <w:rsid w:val="009A5D17"/>
    <w:rsid w:val="009A6616"/>
    <w:rsid w:val="009A6E28"/>
    <w:rsid w:val="009A71D1"/>
    <w:rsid w:val="009A7463"/>
    <w:rsid w:val="009A780A"/>
    <w:rsid w:val="009B10F7"/>
    <w:rsid w:val="009B1B96"/>
    <w:rsid w:val="009B20D4"/>
    <w:rsid w:val="009B23C6"/>
    <w:rsid w:val="009B2B13"/>
    <w:rsid w:val="009B2D09"/>
    <w:rsid w:val="009B2DEB"/>
    <w:rsid w:val="009B3F21"/>
    <w:rsid w:val="009B453D"/>
    <w:rsid w:val="009B461B"/>
    <w:rsid w:val="009B489E"/>
    <w:rsid w:val="009B4977"/>
    <w:rsid w:val="009B4B00"/>
    <w:rsid w:val="009B4EE0"/>
    <w:rsid w:val="009B667C"/>
    <w:rsid w:val="009B6805"/>
    <w:rsid w:val="009B6815"/>
    <w:rsid w:val="009B6F74"/>
    <w:rsid w:val="009B7A7E"/>
    <w:rsid w:val="009B7C03"/>
    <w:rsid w:val="009B7E74"/>
    <w:rsid w:val="009C0473"/>
    <w:rsid w:val="009C04C4"/>
    <w:rsid w:val="009C0976"/>
    <w:rsid w:val="009C0AF1"/>
    <w:rsid w:val="009C0F60"/>
    <w:rsid w:val="009C14EA"/>
    <w:rsid w:val="009C150E"/>
    <w:rsid w:val="009C1B2C"/>
    <w:rsid w:val="009C2270"/>
    <w:rsid w:val="009C24BD"/>
    <w:rsid w:val="009C2B26"/>
    <w:rsid w:val="009C30E9"/>
    <w:rsid w:val="009C3992"/>
    <w:rsid w:val="009C3A0C"/>
    <w:rsid w:val="009C3FAB"/>
    <w:rsid w:val="009C4625"/>
    <w:rsid w:val="009C4B1C"/>
    <w:rsid w:val="009C4FAB"/>
    <w:rsid w:val="009C530F"/>
    <w:rsid w:val="009C5FCB"/>
    <w:rsid w:val="009C6431"/>
    <w:rsid w:val="009C6872"/>
    <w:rsid w:val="009C716B"/>
    <w:rsid w:val="009C7BA1"/>
    <w:rsid w:val="009C7FEB"/>
    <w:rsid w:val="009D023C"/>
    <w:rsid w:val="009D02CF"/>
    <w:rsid w:val="009D093E"/>
    <w:rsid w:val="009D0F3E"/>
    <w:rsid w:val="009D166F"/>
    <w:rsid w:val="009D23C2"/>
    <w:rsid w:val="009D26D1"/>
    <w:rsid w:val="009D4452"/>
    <w:rsid w:val="009D451C"/>
    <w:rsid w:val="009D4EAB"/>
    <w:rsid w:val="009D559C"/>
    <w:rsid w:val="009D6011"/>
    <w:rsid w:val="009D6034"/>
    <w:rsid w:val="009D66C7"/>
    <w:rsid w:val="009D66DD"/>
    <w:rsid w:val="009D6BD5"/>
    <w:rsid w:val="009D72D1"/>
    <w:rsid w:val="009D7374"/>
    <w:rsid w:val="009E0FB7"/>
    <w:rsid w:val="009E1779"/>
    <w:rsid w:val="009E21DC"/>
    <w:rsid w:val="009E2962"/>
    <w:rsid w:val="009E4A4B"/>
    <w:rsid w:val="009E4AF0"/>
    <w:rsid w:val="009E4B2B"/>
    <w:rsid w:val="009E51F8"/>
    <w:rsid w:val="009E56A0"/>
    <w:rsid w:val="009E5A76"/>
    <w:rsid w:val="009E6689"/>
    <w:rsid w:val="009E6852"/>
    <w:rsid w:val="009E7D10"/>
    <w:rsid w:val="009F0201"/>
    <w:rsid w:val="009F0E9C"/>
    <w:rsid w:val="009F18A4"/>
    <w:rsid w:val="009F2C08"/>
    <w:rsid w:val="009F2DC5"/>
    <w:rsid w:val="009F3537"/>
    <w:rsid w:val="009F35C3"/>
    <w:rsid w:val="009F365C"/>
    <w:rsid w:val="009F3A58"/>
    <w:rsid w:val="009F3D14"/>
    <w:rsid w:val="009F4947"/>
    <w:rsid w:val="009F4997"/>
    <w:rsid w:val="009F4E91"/>
    <w:rsid w:val="009F6888"/>
    <w:rsid w:val="009F6F72"/>
    <w:rsid w:val="009F70EF"/>
    <w:rsid w:val="009F712D"/>
    <w:rsid w:val="009F744A"/>
    <w:rsid w:val="009F772E"/>
    <w:rsid w:val="00A00107"/>
    <w:rsid w:val="00A00755"/>
    <w:rsid w:val="00A00848"/>
    <w:rsid w:val="00A00C45"/>
    <w:rsid w:val="00A011E3"/>
    <w:rsid w:val="00A018AF"/>
    <w:rsid w:val="00A02E4B"/>
    <w:rsid w:val="00A0361E"/>
    <w:rsid w:val="00A03ADB"/>
    <w:rsid w:val="00A03D30"/>
    <w:rsid w:val="00A03E76"/>
    <w:rsid w:val="00A048B1"/>
    <w:rsid w:val="00A05701"/>
    <w:rsid w:val="00A05A76"/>
    <w:rsid w:val="00A05B13"/>
    <w:rsid w:val="00A06034"/>
    <w:rsid w:val="00A068D3"/>
    <w:rsid w:val="00A06F32"/>
    <w:rsid w:val="00A079B6"/>
    <w:rsid w:val="00A1005C"/>
    <w:rsid w:val="00A104DB"/>
    <w:rsid w:val="00A10BA5"/>
    <w:rsid w:val="00A10E29"/>
    <w:rsid w:val="00A11BD6"/>
    <w:rsid w:val="00A12286"/>
    <w:rsid w:val="00A127D0"/>
    <w:rsid w:val="00A1288D"/>
    <w:rsid w:val="00A1375C"/>
    <w:rsid w:val="00A13DF7"/>
    <w:rsid w:val="00A15483"/>
    <w:rsid w:val="00A161CD"/>
    <w:rsid w:val="00A163C9"/>
    <w:rsid w:val="00A169DC"/>
    <w:rsid w:val="00A17B60"/>
    <w:rsid w:val="00A2079D"/>
    <w:rsid w:val="00A22527"/>
    <w:rsid w:val="00A22634"/>
    <w:rsid w:val="00A22643"/>
    <w:rsid w:val="00A22763"/>
    <w:rsid w:val="00A22F8D"/>
    <w:rsid w:val="00A23C80"/>
    <w:rsid w:val="00A240F7"/>
    <w:rsid w:val="00A24444"/>
    <w:rsid w:val="00A249D9"/>
    <w:rsid w:val="00A256A0"/>
    <w:rsid w:val="00A25B32"/>
    <w:rsid w:val="00A25B91"/>
    <w:rsid w:val="00A261D0"/>
    <w:rsid w:val="00A267D2"/>
    <w:rsid w:val="00A27049"/>
    <w:rsid w:val="00A300FC"/>
    <w:rsid w:val="00A30E7A"/>
    <w:rsid w:val="00A3128F"/>
    <w:rsid w:val="00A315DA"/>
    <w:rsid w:val="00A31BA2"/>
    <w:rsid w:val="00A31C0F"/>
    <w:rsid w:val="00A32045"/>
    <w:rsid w:val="00A3260D"/>
    <w:rsid w:val="00A32D58"/>
    <w:rsid w:val="00A32D9E"/>
    <w:rsid w:val="00A332AF"/>
    <w:rsid w:val="00A334E3"/>
    <w:rsid w:val="00A33522"/>
    <w:rsid w:val="00A349DD"/>
    <w:rsid w:val="00A34DE3"/>
    <w:rsid w:val="00A34F1E"/>
    <w:rsid w:val="00A35228"/>
    <w:rsid w:val="00A35435"/>
    <w:rsid w:val="00A35FDD"/>
    <w:rsid w:val="00A369F3"/>
    <w:rsid w:val="00A37BCE"/>
    <w:rsid w:val="00A40D5A"/>
    <w:rsid w:val="00A41053"/>
    <w:rsid w:val="00A41555"/>
    <w:rsid w:val="00A41A88"/>
    <w:rsid w:val="00A42223"/>
    <w:rsid w:val="00A43CBB"/>
    <w:rsid w:val="00A441F7"/>
    <w:rsid w:val="00A444B4"/>
    <w:rsid w:val="00A44DAE"/>
    <w:rsid w:val="00A44E8F"/>
    <w:rsid w:val="00A458DE"/>
    <w:rsid w:val="00A45E58"/>
    <w:rsid w:val="00A461F4"/>
    <w:rsid w:val="00A46883"/>
    <w:rsid w:val="00A476E2"/>
    <w:rsid w:val="00A477B1"/>
    <w:rsid w:val="00A47BED"/>
    <w:rsid w:val="00A50311"/>
    <w:rsid w:val="00A50399"/>
    <w:rsid w:val="00A503D6"/>
    <w:rsid w:val="00A50509"/>
    <w:rsid w:val="00A50641"/>
    <w:rsid w:val="00A50A20"/>
    <w:rsid w:val="00A5259C"/>
    <w:rsid w:val="00A52D67"/>
    <w:rsid w:val="00A52E58"/>
    <w:rsid w:val="00A52FDD"/>
    <w:rsid w:val="00A532A3"/>
    <w:rsid w:val="00A538DF"/>
    <w:rsid w:val="00A53944"/>
    <w:rsid w:val="00A5407D"/>
    <w:rsid w:val="00A55214"/>
    <w:rsid w:val="00A5635C"/>
    <w:rsid w:val="00A56400"/>
    <w:rsid w:val="00A574FE"/>
    <w:rsid w:val="00A5784F"/>
    <w:rsid w:val="00A57F23"/>
    <w:rsid w:val="00A6049C"/>
    <w:rsid w:val="00A60E29"/>
    <w:rsid w:val="00A6208D"/>
    <w:rsid w:val="00A628F7"/>
    <w:rsid w:val="00A62923"/>
    <w:rsid w:val="00A62DC6"/>
    <w:rsid w:val="00A6309E"/>
    <w:rsid w:val="00A6377F"/>
    <w:rsid w:val="00A63CE1"/>
    <w:rsid w:val="00A64090"/>
    <w:rsid w:val="00A641EB"/>
    <w:rsid w:val="00A6490D"/>
    <w:rsid w:val="00A64E19"/>
    <w:rsid w:val="00A65375"/>
    <w:rsid w:val="00A6549E"/>
    <w:rsid w:val="00A655D9"/>
    <w:rsid w:val="00A658B1"/>
    <w:rsid w:val="00A658B2"/>
    <w:rsid w:val="00A658EC"/>
    <w:rsid w:val="00A65B67"/>
    <w:rsid w:val="00A662CB"/>
    <w:rsid w:val="00A66FA0"/>
    <w:rsid w:val="00A67006"/>
    <w:rsid w:val="00A671C1"/>
    <w:rsid w:val="00A673C8"/>
    <w:rsid w:val="00A6763E"/>
    <w:rsid w:val="00A6764A"/>
    <w:rsid w:val="00A71127"/>
    <w:rsid w:val="00A730F6"/>
    <w:rsid w:val="00A73748"/>
    <w:rsid w:val="00A75F84"/>
    <w:rsid w:val="00A76C2A"/>
    <w:rsid w:val="00A7705D"/>
    <w:rsid w:val="00A7781C"/>
    <w:rsid w:val="00A82C8A"/>
    <w:rsid w:val="00A832AE"/>
    <w:rsid w:val="00A832B1"/>
    <w:rsid w:val="00A83CBA"/>
    <w:rsid w:val="00A84115"/>
    <w:rsid w:val="00A846F9"/>
    <w:rsid w:val="00A866AF"/>
    <w:rsid w:val="00A86EDD"/>
    <w:rsid w:val="00A871AD"/>
    <w:rsid w:val="00A87510"/>
    <w:rsid w:val="00A91C53"/>
    <w:rsid w:val="00A9208D"/>
    <w:rsid w:val="00A92754"/>
    <w:rsid w:val="00A932D6"/>
    <w:rsid w:val="00A934C5"/>
    <w:rsid w:val="00A93893"/>
    <w:rsid w:val="00A94263"/>
    <w:rsid w:val="00A95114"/>
    <w:rsid w:val="00A9519D"/>
    <w:rsid w:val="00A9598F"/>
    <w:rsid w:val="00A95FC7"/>
    <w:rsid w:val="00A9659A"/>
    <w:rsid w:val="00A97AA4"/>
    <w:rsid w:val="00AA086F"/>
    <w:rsid w:val="00AA0F87"/>
    <w:rsid w:val="00AA1232"/>
    <w:rsid w:val="00AA1CFB"/>
    <w:rsid w:val="00AA2028"/>
    <w:rsid w:val="00AA2232"/>
    <w:rsid w:val="00AA2E7D"/>
    <w:rsid w:val="00AA30CE"/>
    <w:rsid w:val="00AA3203"/>
    <w:rsid w:val="00AA321B"/>
    <w:rsid w:val="00AA328F"/>
    <w:rsid w:val="00AA3DD6"/>
    <w:rsid w:val="00AA5342"/>
    <w:rsid w:val="00AA53D4"/>
    <w:rsid w:val="00AA63E1"/>
    <w:rsid w:val="00AA698E"/>
    <w:rsid w:val="00AA7C5F"/>
    <w:rsid w:val="00AB068C"/>
    <w:rsid w:val="00AB0A9B"/>
    <w:rsid w:val="00AB11BA"/>
    <w:rsid w:val="00AB17B8"/>
    <w:rsid w:val="00AB2704"/>
    <w:rsid w:val="00AB35E8"/>
    <w:rsid w:val="00AB36E8"/>
    <w:rsid w:val="00AB3FE7"/>
    <w:rsid w:val="00AB4A7B"/>
    <w:rsid w:val="00AB508C"/>
    <w:rsid w:val="00AB525B"/>
    <w:rsid w:val="00AB536F"/>
    <w:rsid w:val="00AB58B8"/>
    <w:rsid w:val="00AB5E27"/>
    <w:rsid w:val="00AB6EC3"/>
    <w:rsid w:val="00AB7987"/>
    <w:rsid w:val="00AB79C0"/>
    <w:rsid w:val="00AC007E"/>
    <w:rsid w:val="00AC052A"/>
    <w:rsid w:val="00AC11D2"/>
    <w:rsid w:val="00AC15FF"/>
    <w:rsid w:val="00AC1BFE"/>
    <w:rsid w:val="00AC2130"/>
    <w:rsid w:val="00AC220E"/>
    <w:rsid w:val="00AC22F0"/>
    <w:rsid w:val="00AC276C"/>
    <w:rsid w:val="00AC339F"/>
    <w:rsid w:val="00AC3428"/>
    <w:rsid w:val="00AC3C9E"/>
    <w:rsid w:val="00AC52DD"/>
    <w:rsid w:val="00AC64E1"/>
    <w:rsid w:val="00AC751C"/>
    <w:rsid w:val="00AC770E"/>
    <w:rsid w:val="00AC7ECD"/>
    <w:rsid w:val="00AD038A"/>
    <w:rsid w:val="00AD049F"/>
    <w:rsid w:val="00AD0ABA"/>
    <w:rsid w:val="00AD1553"/>
    <w:rsid w:val="00AD162C"/>
    <w:rsid w:val="00AD1A63"/>
    <w:rsid w:val="00AD1B62"/>
    <w:rsid w:val="00AD210B"/>
    <w:rsid w:val="00AD2D84"/>
    <w:rsid w:val="00AD4103"/>
    <w:rsid w:val="00AD4317"/>
    <w:rsid w:val="00AD45F6"/>
    <w:rsid w:val="00AD5042"/>
    <w:rsid w:val="00AD5CC4"/>
    <w:rsid w:val="00AD6443"/>
    <w:rsid w:val="00AD65F4"/>
    <w:rsid w:val="00AD6768"/>
    <w:rsid w:val="00AD67F5"/>
    <w:rsid w:val="00AD6AEB"/>
    <w:rsid w:val="00AD6FB1"/>
    <w:rsid w:val="00AD739C"/>
    <w:rsid w:val="00AD7D64"/>
    <w:rsid w:val="00AD7F1E"/>
    <w:rsid w:val="00AE06BA"/>
    <w:rsid w:val="00AE10CC"/>
    <w:rsid w:val="00AE13B3"/>
    <w:rsid w:val="00AE1407"/>
    <w:rsid w:val="00AE1669"/>
    <w:rsid w:val="00AE225F"/>
    <w:rsid w:val="00AE22F3"/>
    <w:rsid w:val="00AE2639"/>
    <w:rsid w:val="00AE2693"/>
    <w:rsid w:val="00AE3617"/>
    <w:rsid w:val="00AE3B50"/>
    <w:rsid w:val="00AE491B"/>
    <w:rsid w:val="00AE52F7"/>
    <w:rsid w:val="00AE54BE"/>
    <w:rsid w:val="00AE56AB"/>
    <w:rsid w:val="00AE579B"/>
    <w:rsid w:val="00AE7B2A"/>
    <w:rsid w:val="00AF1465"/>
    <w:rsid w:val="00AF22E1"/>
    <w:rsid w:val="00AF2392"/>
    <w:rsid w:val="00AF2B93"/>
    <w:rsid w:val="00AF2DE6"/>
    <w:rsid w:val="00AF30B3"/>
    <w:rsid w:val="00AF3638"/>
    <w:rsid w:val="00AF44E7"/>
    <w:rsid w:val="00AF4D34"/>
    <w:rsid w:val="00AF4E86"/>
    <w:rsid w:val="00AF591B"/>
    <w:rsid w:val="00AF68B2"/>
    <w:rsid w:val="00AF7B49"/>
    <w:rsid w:val="00B00095"/>
    <w:rsid w:val="00B00917"/>
    <w:rsid w:val="00B015C6"/>
    <w:rsid w:val="00B015FD"/>
    <w:rsid w:val="00B01747"/>
    <w:rsid w:val="00B01A96"/>
    <w:rsid w:val="00B01AB7"/>
    <w:rsid w:val="00B01FCC"/>
    <w:rsid w:val="00B02090"/>
    <w:rsid w:val="00B02476"/>
    <w:rsid w:val="00B02C9C"/>
    <w:rsid w:val="00B04110"/>
    <w:rsid w:val="00B044D5"/>
    <w:rsid w:val="00B046B1"/>
    <w:rsid w:val="00B048FD"/>
    <w:rsid w:val="00B04C4B"/>
    <w:rsid w:val="00B0572E"/>
    <w:rsid w:val="00B05B4D"/>
    <w:rsid w:val="00B06062"/>
    <w:rsid w:val="00B060D7"/>
    <w:rsid w:val="00B06938"/>
    <w:rsid w:val="00B075AF"/>
    <w:rsid w:val="00B07B4F"/>
    <w:rsid w:val="00B07E03"/>
    <w:rsid w:val="00B105B1"/>
    <w:rsid w:val="00B10993"/>
    <w:rsid w:val="00B10A47"/>
    <w:rsid w:val="00B1123A"/>
    <w:rsid w:val="00B11571"/>
    <w:rsid w:val="00B11886"/>
    <w:rsid w:val="00B11F89"/>
    <w:rsid w:val="00B13A81"/>
    <w:rsid w:val="00B13F7C"/>
    <w:rsid w:val="00B141D2"/>
    <w:rsid w:val="00B14284"/>
    <w:rsid w:val="00B1548A"/>
    <w:rsid w:val="00B15AE4"/>
    <w:rsid w:val="00B16645"/>
    <w:rsid w:val="00B16B82"/>
    <w:rsid w:val="00B16E70"/>
    <w:rsid w:val="00B17388"/>
    <w:rsid w:val="00B1777C"/>
    <w:rsid w:val="00B177D1"/>
    <w:rsid w:val="00B17D8A"/>
    <w:rsid w:val="00B20306"/>
    <w:rsid w:val="00B20879"/>
    <w:rsid w:val="00B211FA"/>
    <w:rsid w:val="00B219B2"/>
    <w:rsid w:val="00B21A0E"/>
    <w:rsid w:val="00B223A5"/>
    <w:rsid w:val="00B22B7E"/>
    <w:rsid w:val="00B230AF"/>
    <w:rsid w:val="00B23123"/>
    <w:rsid w:val="00B2335F"/>
    <w:rsid w:val="00B237BB"/>
    <w:rsid w:val="00B238BC"/>
    <w:rsid w:val="00B23C5B"/>
    <w:rsid w:val="00B24D43"/>
    <w:rsid w:val="00B258BC"/>
    <w:rsid w:val="00B259C9"/>
    <w:rsid w:val="00B260A8"/>
    <w:rsid w:val="00B26288"/>
    <w:rsid w:val="00B26530"/>
    <w:rsid w:val="00B267BB"/>
    <w:rsid w:val="00B268EB"/>
    <w:rsid w:val="00B26EC5"/>
    <w:rsid w:val="00B271F6"/>
    <w:rsid w:val="00B27CBE"/>
    <w:rsid w:val="00B27DEC"/>
    <w:rsid w:val="00B302F0"/>
    <w:rsid w:val="00B30E9E"/>
    <w:rsid w:val="00B324C9"/>
    <w:rsid w:val="00B32572"/>
    <w:rsid w:val="00B32B0B"/>
    <w:rsid w:val="00B32DFB"/>
    <w:rsid w:val="00B33EE6"/>
    <w:rsid w:val="00B34314"/>
    <w:rsid w:val="00B35804"/>
    <w:rsid w:val="00B35A4C"/>
    <w:rsid w:val="00B36DB5"/>
    <w:rsid w:val="00B377A4"/>
    <w:rsid w:val="00B37D5D"/>
    <w:rsid w:val="00B405AC"/>
    <w:rsid w:val="00B40A57"/>
    <w:rsid w:val="00B412F5"/>
    <w:rsid w:val="00B41379"/>
    <w:rsid w:val="00B41654"/>
    <w:rsid w:val="00B41D4F"/>
    <w:rsid w:val="00B42036"/>
    <w:rsid w:val="00B42497"/>
    <w:rsid w:val="00B42747"/>
    <w:rsid w:val="00B4322E"/>
    <w:rsid w:val="00B43C0D"/>
    <w:rsid w:val="00B43E9B"/>
    <w:rsid w:val="00B4422E"/>
    <w:rsid w:val="00B4423A"/>
    <w:rsid w:val="00B44420"/>
    <w:rsid w:val="00B447DD"/>
    <w:rsid w:val="00B45354"/>
    <w:rsid w:val="00B4567F"/>
    <w:rsid w:val="00B45C79"/>
    <w:rsid w:val="00B45DD4"/>
    <w:rsid w:val="00B46AA0"/>
    <w:rsid w:val="00B470EF"/>
    <w:rsid w:val="00B473E5"/>
    <w:rsid w:val="00B47D06"/>
    <w:rsid w:val="00B50315"/>
    <w:rsid w:val="00B50D80"/>
    <w:rsid w:val="00B51524"/>
    <w:rsid w:val="00B51852"/>
    <w:rsid w:val="00B51C95"/>
    <w:rsid w:val="00B51DF2"/>
    <w:rsid w:val="00B520E7"/>
    <w:rsid w:val="00B541A9"/>
    <w:rsid w:val="00B556E3"/>
    <w:rsid w:val="00B5601E"/>
    <w:rsid w:val="00B565CC"/>
    <w:rsid w:val="00B5674B"/>
    <w:rsid w:val="00B5785B"/>
    <w:rsid w:val="00B57DA9"/>
    <w:rsid w:val="00B6017F"/>
    <w:rsid w:val="00B615F8"/>
    <w:rsid w:val="00B62903"/>
    <w:rsid w:val="00B63A65"/>
    <w:rsid w:val="00B64270"/>
    <w:rsid w:val="00B6443A"/>
    <w:rsid w:val="00B64457"/>
    <w:rsid w:val="00B64D91"/>
    <w:rsid w:val="00B64F54"/>
    <w:rsid w:val="00B65063"/>
    <w:rsid w:val="00B6578F"/>
    <w:rsid w:val="00B65F7C"/>
    <w:rsid w:val="00B66228"/>
    <w:rsid w:val="00B66A8A"/>
    <w:rsid w:val="00B66EDF"/>
    <w:rsid w:val="00B674F8"/>
    <w:rsid w:val="00B715CB"/>
    <w:rsid w:val="00B723E3"/>
    <w:rsid w:val="00B727CA"/>
    <w:rsid w:val="00B72993"/>
    <w:rsid w:val="00B72E32"/>
    <w:rsid w:val="00B73DEC"/>
    <w:rsid w:val="00B743BA"/>
    <w:rsid w:val="00B7595A"/>
    <w:rsid w:val="00B75ABC"/>
    <w:rsid w:val="00B75EB2"/>
    <w:rsid w:val="00B76A8A"/>
    <w:rsid w:val="00B76FB0"/>
    <w:rsid w:val="00B7724A"/>
    <w:rsid w:val="00B77BC9"/>
    <w:rsid w:val="00B77BFA"/>
    <w:rsid w:val="00B80610"/>
    <w:rsid w:val="00B80FEE"/>
    <w:rsid w:val="00B82A96"/>
    <w:rsid w:val="00B82E66"/>
    <w:rsid w:val="00B835F0"/>
    <w:rsid w:val="00B837FE"/>
    <w:rsid w:val="00B83AF4"/>
    <w:rsid w:val="00B83B75"/>
    <w:rsid w:val="00B84D2D"/>
    <w:rsid w:val="00B85320"/>
    <w:rsid w:val="00B855F0"/>
    <w:rsid w:val="00B85600"/>
    <w:rsid w:val="00B85C72"/>
    <w:rsid w:val="00B85D17"/>
    <w:rsid w:val="00B85F24"/>
    <w:rsid w:val="00B86123"/>
    <w:rsid w:val="00B862AF"/>
    <w:rsid w:val="00B863B6"/>
    <w:rsid w:val="00B868D7"/>
    <w:rsid w:val="00B86D5E"/>
    <w:rsid w:val="00B86FC2"/>
    <w:rsid w:val="00B8700C"/>
    <w:rsid w:val="00B87166"/>
    <w:rsid w:val="00B91A65"/>
    <w:rsid w:val="00B91AA9"/>
    <w:rsid w:val="00B9239B"/>
    <w:rsid w:val="00B92F5A"/>
    <w:rsid w:val="00B92F7F"/>
    <w:rsid w:val="00B92FB6"/>
    <w:rsid w:val="00B93180"/>
    <w:rsid w:val="00B934DD"/>
    <w:rsid w:val="00B94B02"/>
    <w:rsid w:val="00B94FBE"/>
    <w:rsid w:val="00B95188"/>
    <w:rsid w:val="00B95296"/>
    <w:rsid w:val="00B953D4"/>
    <w:rsid w:val="00B95479"/>
    <w:rsid w:val="00B95F5E"/>
    <w:rsid w:val="00B9600C"/>
    <w:rsid w:val="00B960F8"/>
    <w:rsid w:val="00B96814"/>
    <w:rsid w:val="00B96A04"/>
    <w:rsid w:val="00B96A66"/>
    <w:rsid w:val="00B96AB2"/>
    <w:rsid w:val="00B96AC5"/>
    <w:rsid w:val="00B970CE"/>
    <w:rsid w:val="00B970E0"/>
    <w:rsid w:val="00B9731B"/>
    <w:rsid w:val="00B97706"/>
    <w:rsid w:val="00B97770"/>
    <w:rsid w:val="00B9781C"/>
    <w:rsid w:val="00B97BD8"/>
    <w:rsid w:val="00BA09B6"/>
    <w:rsid w:val="00BA0A75"/>
    <w:rsid w:val="00BA0B6C"/>
    <w:rsid w:val="00BA1BF5"/>
    <w:rsid w:val="00BA1D25"/>
    <w:rsid w:val="00BA1DD1"/>
    <w:rsid w:val="00BA26CA"/>
    <w:rsid w:val="00BA26DB"/>
    <w:rsid w:val="00BA2896"/>
    <w:rsid w:val="00BA386D"/>
    <w:rsid w:val="00BA457A"/>
    <w:rsid w:val="00BA47F3"/>
    <w:rsid w:val="00BA4A08"/>
    <w:rsid w:val="00BA4A6D"/>
    <w:rsid w:val="00BA4E7D"/>
    <w:rsid w:val="00BA5AC8"/>
    <w:rsid w:val="00BA5BCC"/>
    <w:rsid w:val="00BA6FE9"/>
    <w:rsid w:val="00BA710D"/>
    <w:rsid w:val="00BA7835"/>
    <w:rsid w:val="00BA7D4D"/>
    <w:rsid w:val="00BA7EA7"/>
    <w:rsid w:val="00BB0607"/>
    <w:rsid w:val="00BB1438"/>
    <w:rsid w:val="00BB14FC"/>
    <w:rsid w:val="00BB17C4"/>
    <w:rsid w:val="00BB1C09"/>
    <w:rsid w:val="00BB1FB9"/>
    <w:rsid w:val="00BB3DB7"/>
    <w:rsid w:val="00BB52D2"/>
    <w:rsid w:val="00BB5816"/>
    <w:rsid w:val="00BB626A"/>
    <w:rsid w:val="00BB700A"/>
    <w:rsid w:val="00BB7322"/>
    <w:rsid w:val="00BB78A2"/>
    <w:rsid w:val="00BB7FCC"/>
    <w:rsid w:val="00BC01F6"/>
    <w:rsid w:val="00BC11FD"/>
    <w:rsid w:val="00BC146F"/>
    <w:rsid w:val="00BC1AE5"/>
    <w:rsid w:val="00BC1C06"/>
    <w:rsid w:val="00BC1F09"/>
    <w:rsid w:val="00BC35AC"/>
    <w:rsid w:val="00BC4547"/>
    <w:rsid w:val="00BC45F3"/>
    <w:rsid w:val="00BC4A17"/>
    <w:rsid w:val="00BC4A5B"/>
    <w:rsid w:val="00BC4D62"/>
    <w:rsid w:val="00BC54D3"/>
    <w:rsid w:val="00BC5DF3"/>
    <w:rsid w:val="00BC6939"/>
    <w:rsid w:val="00BC7176"/>
    <w:rsid w:val="00BC71C9"/>
    <w:rsid w:val="00BC7A94"/>
    <w:rsid w:val="00BC7EE8"/>
    <w:rsid w:val="00BD0BC8"/>
    <w:rsid w:val="00BD26D7"/>
    <w:rsid w:val="00BD30F0"/>
    <w:rsid w:val="00BD30FD"/>
    <w:rsid w:val="00BD3235"/>
    <w:rsid w:val="00BD36EA"/>
    <w:rsid w:val="00BD38C5"/>
    <w:rsid w:val="00BD3EF2"/>
    <w:rsid w:val="00BD4373"/>
    <w:rsid w:val="00BD479A"/>
    <w:rsid w:val="00BD4A77"/>
    <w:rsid w:val="00BD582E"/>
    <w:rsid w:val="00BD5D71"/>
    <w:rsid w:val="00BD6B46"/>
    <w:rsid w:val="00BD7EED"/>
    <w:rsid w:val="00BE01FE"/>
    <w:rsid w:val="00BE0238"/>
    <w:rsid w:val="00BE031D"/>
    <w:rsid w:val="00BE13B5"/>
    <w:rsid w:val="00BE1B2F"/>
    <w:rsid w:val="00BE1B8A"/>
    <w:rsid w:val="00BE1D05"/>
    <w:rsid w:val="00BE1DDC"/>
    <w:rsid w:val="00BE2031"/>
    <w:rsid w:val="00BE2841"/>
    <w:rsid w:val="00BE3589"/>
    <w:rsid w:val="00BE3798"/>
    <w:rsid w:val="00BE3953"/>
    <w:rsid w:val="00BE540A"/>
    <w:rsid w:val="00BE5473"/>
    <w:rsid w:val="00BE5DC6"/>
    <w:rsid w:val="00BE689F"/>
    <w:rsid w:val="00BE7E25"/>
    <w:rsid w:val="00BF0188"/>
    <w:rsid w:val="00BF0676"/>
    <w:rsid w:val="00BF11CA"/>
    <w:rsid w:val="00BF1519"/>
    <w:rsid w:val="00BF1E4B"/>
    <w:rsid w:val="00BF22F9"/>
    <w:rsid w:val="00BF2695"/>
    <w:rsid w:val="00BF2A75"/>
    <w:rsid w:val="00BF2AE4"/>
    <w:rsid w:val="00BF2CBC"/>
    <w:rsid w:val="00BF2D84"/>
    <w:rsid w:val="00BF2D86"/>
    <w:rsid w:val="00BF3367"/>
    <w:rsid w:val="00BF353B"/>
    <w:rsid w:val="00BF3C13"/>
    <w:rsid w:val="00BF43DF"/>
    <w:rsid w:val="00BF4CEA"/>
    <w:rsid w:val="00BF4F7D"/>
    <w:rsid w:val="00BF507E"/>
    <w:rsid w:val="00BF65B9"/>
    <w:rsid w:val="00BF70CE"/>
    <w:rsid w:val="00C00908"/>
    <w:rsid w:val="00C01562"/>
    <w:rsid w:val="00C01731"/>
    <w:rsid w:val="00C01B14"/>
    <w:rsid w:val="00C01CCD"/>
    <w:rsid w:val="00C02A31"/>
    <w:rsid w:val="00C02F84"/>
    <w:rsid w:val="00C0379E"/>
    <w:rsid w:val="00C03AC1"/>
    <w:rsid w:val="00C03BBE"/>
    <w:rsid w:val="00C0408B"/>
    <w:rsid w:val="00C042CA"/>
    <w:rsid w:val="00C05307"/>
    <w:rsid w:val="00C057F8"/>
    <w:rsid w:val="00C05A1B"/>
    <w:rsid w:val="00C06435"/>
    <w:rsid w:val="00C06B57"/>
    <w:rsid w:val="00C06F6C"/>
    <w:rsid w:val="00C06FBD"/>
    <w:rsid w:val="00C071B5"/>
    <w:rsid w:val="00C07523"/>
    <w:rsid w:val="00C1076E"/>
    <w:rsid w:val="00C10801"/>
    <w:rsid w:val="00C10BF6"/>
    <w:rsid w:val="00C11598"/>
    <w:rsid w:val="00C122C5"/>
    <w:rsid w:val="00C12D3F"/>
    <w:rsid w:val="00C12D85"/>
    <w:rsid w:val="00C134DA"/>
    <w:rsid w:val="00C1371B"/>
    <w:rsid w:val="00C13E27"/>
    <w:rsid w:val="00C146D0"/>
    <w:rsid w:val="00C148FD"/>
    <w:rsid w:val="00C149FB"/>
    <w:rsid w:val="00C14D01"/>
    <w:rsid w:val="00C150F6"/>
    <w:rsid w:val="00C15593"/>
    <w:rsid w:val="00C16560"/>
    <w:rsid w:val="00C1678C"/>
    <w:rsid w:val="00C175E7"/>
    <w:rsid w:val="00C178E9"/>
    <w:rsid w:val="00C203F5"/>
    <w:rsid w:val="00C2079A"/>
    <w:rsid w:val="00C20C62"/>
    <w:rsid w:val="00C20D4D"/>
    <w:rsid w:val="00C20FDF"/>
    <w:rsid w:val="00C22078"/>
    <w:rsid w:val="00C22138"/>
    <w:rsid w:val="00C231B1"/>
    <w:rsid w:val="00C234E0"/>
    <w:rsid w:val="00C23625"/>
    <w:rsid w:val="00C23D52"/>
    <w:rsid w:val="00C24815"/>
    <w:rsid w:val="00C25A4D"/>
    <w:rsid w:val="00C25B3C"/>
    <w:rsid w:val="00C26193"/>
    <w:rsid w:val="00C26734"/>
    <w:rsid w:val="00C2697E"/>
    <w:rsid w:val="00C26A94"/>
    <w:rsid w:val="00C26DAE"/>
    <w:rsid w:val="00C27A4D"/>
    <w:rsid w:val="00C302F6"/>
    <w:rsid w:val="00C30A98"/>
    <w:rsid w:val="00C30F70"/>
    <w:rsid w:val="00C31217"/>
    <w:rsid w:val="00C313BB"/>
    <w:rsid w:val="00C3165C"/>
    <w:rsid w:val="00C32B43"/>
    <w:rsid w:val="00C32DCB"/>
    <w:rsid w:val="00C33252"/>
    <w:rsid w:val="00C33444"/>
    <w:rsid w:val="00C335E2"/>
    <w:rsid w:val="00C34953"/>
    <w:rsid w:val="00C34F6F"/>
    <w:rsid w:val="00C3511E"/>
    <w:rsid w:val="00C3518F"/>
    <w:rsid w:val="00C360B6"/>
    <w:rsid w:val="00C36C2F"/>
    <w:rsid w:val="00C36E2D"/>
    <w:rsid w:val="00C37331"/>
    <w:rsid w:val="00C378F1"/>
    <w:rsid w:val="00C37CB0"/>
    <w:rsid w:val="00C40F1E"/>
    <w:rsid w:val="00C415A5"/>
    <w:rsid w:val="00C415D8"/>
    <w:rsid w:val="00C41BF7"/>
    <w:rsid w:val="00C41C8F"/>
    <w:rsid w:val="00C423AF"/>
    <w:rsid w:val="00C42745"/>
    <w:rsid w:val="00C43F82"/>
    <w:rsid w:val="00C4429D"/>
    <w:rsid w:val="00C45130"/>
    <w:rsid w:val="00C46BE1"/>
    <w:rsid w:val="00C50083"/>
    <w:rsid w:val="00C50313"/>
    <w:rsid w:val="00C506CE"/>
    <w:rsid w:val="00C51635"/>
    <w:rsid w:val="00C51B74"/>
    <w:rsid w:val="00C51DC9"/>
    <w:rsid w:val="00C52BE9"/>
    <w:rsid w:val="00C52FA6"/>
    <w:rsid w:val="00C53194"/>
    <w:rsid w:val="00C535B6"/>
    <w:rsid w:val="00C53D2F"/>
    <w:rsid w:val="00C5423E"/>
    <w:rsid w:val="00C54411"/>
    <w:rsid w:val="00C555C8"/>
    <w:rsid w:val="00C56165"/>
    <w:rsid w:val="00C56448"/>
    <w:rsid w:val="00C56A92"/>
    <w:rsid w:val="00C56AD8"/>
    <w:rsid w:val="00C56B3A"/>
    <w:rsid w:val="00C56CAC"/>
    <w:rsid w:val="00C56FEE"/>
    <w:rsid w:val="00C5772B"/>
    <w:rsid w:val="00C600C7"/>
    <w:rsid w:val="00C60265"/>
    <w:rsid w:val="00C60AB7"/>
    <w:rsid w:val="00C60D76"/>
    <w:rsid w:val="00C61A16"/>
    <w:rsid w:val="00C6215F"/>
    <w:rsid w:val="00C62CB2"/>
    <w:rsid w:val="00C6356C"/>
    <w:rsid w:val="00C63D05"/>
    <w:rsid w:val="00C64880"/>
    <w:rsid w:val="00C6503E"/>
    <w:rsid w:val="00C650A4"/>
    <w:rsid w:val="00C656F2"/>
    <w:rsid w:val="00C67104"/>
    <w:rsid w:val="00C702A6"/>
    <w:rsid w:val="00C7059B"/>
    <w:rsid w:val="00C70692"/>
    <w:rsid w:val="00C7132E"/>
    <w:rsid w:val="00C71AE3"/>
    <w:rsid w:val="00C71B8D"/>
    <w:rsid w:val="00C72318"/>
    <w:rsid w:val="00C7239B"/>
    <w:rsid w:val="00C72F92"/>
    <w:rsid w:val="00C7330A"/>
    <w:rsid w:val="00C73C9A"/>
    <w:rsid w:val="00C746EB"/>
    <w:rsid w:val="00C74793"/>
    <w:rsid w:val="00C74A95"/>
    <w:rsid w:val="00C74BAF"/>
    <w:rsid w:val="00C7588B"/>
    <w:rsid w:val="00C75A0C"/>
    <w:rsid w:val="00C76061"/>
    <w:rsid w:val="00C762E9"/>
    <w:rsid w:val="00C76359"/>
    <w:rsid w:val="00C77638"/>
    <w:rsid w:val="00C77B12"/>
    <w:rsid w:val="00C8009E"/>
    <w:rsid w:val="00C8031F"/>
    <w:rsid w:val="00C803BA"/>
    <w:rsid w:val="00C80BFE"/>
    <w:rsid w:val="00C80C69"/>
    <w:rsid w:val="00C80F2B"/>
    <w:rsid w:val="00C82038"/>
    <w:rsid w:val="00C833D5"/>
    <w:rsid w:val="00C83446"/>
    <w:rsid w:val="00C8375E"/>
    <w:rsid w:val="00C83B52"/>
    <w:rsid w:val="00C84118"/>
    <w:rsid w:val="00C84432"/>
    <w:rsid w:val="00C84501"/>
    <w:rsid w:val="00C84554"/>
    <w:rsid w:val="00C84977"/>
    <w:rsid w:val="00C849DA"/>
    <w:rsid w:val="00C85079"/>
    <w:rsid w:val="00C85192"/>
    <w:rsid w:val="00C85707"/>
    <w:rsid w:val="00C85788"/>
    <w:rsid w:val="00C863D8"/>
    <w:rsid w:val="00C86D56"/>
    <w:rsid w:val="00C871B5"/>
    <w:rsid w:val="00C87675"/>
    <w:rsid w:val="00C913F9"/>
    <w:rsid w:val="00C927E9"/>
    <w:rsid w:val="00C92B5F"/>
    <w:rsid w:val="00C937AA"/>
    <w:rsid w:val="00C93A30"/>
    <w:rsid w:val="00C9465A"/>
    <w:rsid w:val="00C949B8"/>
    <w:rsid w:val="00C94B12"/>
    <w:rsid w:val="00C961A3"/>
    <w:rsid w:val="00C96A2F"/>
    <w:rsid w:val="00C96A57"/>
    <w:rsid w:val="00C9756F"/>
    <w:rsid w:val="00CA00FA"/>
    <w:rsid w:val="00CA0879"/>
    <w:rsid w:val="00CA0B22"/>
    <w:rsid w:val="00CA12B2"/>
    <w:rsid w:val="00CA1AE1"/>
    <w:rsid w:val="00CA1CFD"/>
    <w:rsid w:val="00CA2AB8"/>
    <w:rsid w:val="00CA327D"/>
    <w:rsid w:val="00CA382F"/>
    <w:rsid w:val="00CA3B25"/>
    <w:rsid w:val="00CA3F2A"/>
    <w:rsid w:val="00CA4A33"/>
    <w:rsid w:val="00CA4CC5"/>
    <w:rsid w:val="00CA5D33"/>
    <w:rsid w:val="00CA62D0"/>
    <w:rsid w:val="00CA65DE"/>
    <w:rsid w:val="00CA6968"/>
    <w:rsid w:val="00CA6A56"/>
    <w:rsid w:val="00CA6B0F"/>
    <w:rsid w:val="00CA765A"/>
    <w:rsid w:val="00CA7BF3"/>
    <w:rsid w:val="00CA7D76"/>
    <w:rsid w:val="00CB094B"/>
    <w:rsid w:val="00CB13F6"/>
    <w:rsid w:val="00CB1B60"/>
    <w:rsid w:val="00CB205D"/>
    <w:rsid w:val="00CB2129"/>
    <w:rsid w:val="00CB221D"/>
    <w:rsid w:val="00CB306C"/>
    <w:rsid w:val="00CB32B5"/>
    <w:rsid w:val="00CB4480"/>
    <w:rsid w:val="00CB46B3"/>
    <w:rsid w:val="00CB4947"/>
    <w:rsid w:val="00CB5529"/>
    <w:rsid w:val="00CB6613"/>
    <w:rsid w:val="00CB6F0E"/>
    <w:rsid w:val="00CB71EE"/>
    <w:rsid w:val="00CB7431"/>
    <w:rsid w:val="00CB7E85"/>
    <w:rsid w:val="00CC0506"/>
    <w:rsid w:val="00CC0A71"/>
    <w:rsid w:val="00CC1890"/>
    <w:rsid w:val="00CC2473"/>
    <w:rsid w:val="00CC31F2"/>
    <w:rsid w:val="00CC334F"/>
    <w:rsid w:val="00CC4AEF"/>
    <w:rsid w:val="00CC4B10"/>
    <w:rsid w:val="00CC4CC0"/>
    <w:rsid w:val="00CC5763"/>
    <w:rsid w:val="00CC62D6"/>
    <w:rsid w:val="00CC6AEC"/>
    <w:rsid w:val="00CC7211"/>
    <w:rsid w:val="00CD0385"/>
    <w:rsid w:val="00CD0900"/>
    <w:rsid w:val="00CD0F6F"/>
    <w:rsid w:val="00CD1476"/>
    <w:rsid w:val="00CD1B17"/>
    <w:rsid w:val="00CD1BB6"/>
    <w:rsid w:val="00CD23CC"/>
    <w:rsid w:val="00CD23D8"/>
    <w:rsid w:val="00CD2CE8"/>
    <w:rsid w:val="00CD2EE2"/>
    <w:rsid w:val="00CD34C8"/>
    <w:rsid w:val="00CD3621"/>
    <w:rsid w:val="00CD3CD0"/>
    <w:rsid w:val="00CD47D7"/>
    <w:rsid w:val="00CD49B4"/>
    <w:rsid w:val="00CD4E0B"/>
    <w:rsid w:val="00CD5196"/>
    <w:rsid w:val="00CD54DB"/>
    <w:rsid w:val="00CD5A04"/>
    <w:rsid w:val="00CD661D"/>
    <w:rsid w:val="00CD695F"/>
    <w:rsid w:val="00CD7868"/>
    <w:rsid w:val="00CD79B5"/>
    <w:rsid w:val="00CD7FF7"/>
    <w:rsid w:val="00CE0019"/>
    <w:rsid w:val="00CE029D"/>
    <w:rsid w:val="00CE1B67"/>
    <w:rsid w:val="00CE1CA9"/>
    <w:rsid w:val="00CE2803"/>
    <w:rsid w:val="00CE312E"/>
    <w:rsid w:val="00CE31E4"/>
    <w:rsid w:val="00CE4922"/>
    <w:rsid w:val="00CE4C0E"/>
    <w:rsid w:val="00CE51BC"/>
    <w:rsid w:val="00CE5746"/>
    <w:rsid w:val="00CE60AD"/>
    <w:rsid w:val="00CE62CB"/>
    <w:rsid w:val="00CE642B"/>
    <w:rsid w:val="00CE7322"/>
    <w:rsid w:val="00CE7479"/>
    <w:rsid w:val="00CF0105"/>
    <w:rsid w:val="00CF0108"/>
    <w:rsid w:val="00CF058D"/>
    <w:rsid w:val="00CF13E8"/>
    <w:rsid w:val="00CF1F1F"/>
    <w:rsid w:val="00CF237F"/>
    <w:rsid w:val="00CF2437"/>
    <w:rsid w:val="00CF2911"/>
    <w:rsid w:val="00CF3A2F"/>
    <w:rsid w:val="00CF44D2"/>
    <w:rsid w:val="00CF4BA3"/>
    <w:rsid w:val="00CF51A7"/>
    <w:rsid w:val="00CF5342"/>
    <w:rsid w:val="00CF545F"/>
    <w:rsid w:val="00CF5798"/>
    <w:rsid w:val="00CF6487"/>
    <w:rsid w:val="00CF6EBC"/>
    <w:rsid w:val="00CF7675"/>
    <w:rsid w:val="00D01672"/>
    <w:rsid w:val="00D01E0C"/>
    <w:rsid w:val="00D01EA8"/>
    <w:rsid w:val="00D0219E"/>
    <w:rsid w:val="00D0226A"/>
    <w:rsid w:val="00D02637"/>
    <w:rsid w:val="00D029CE"/>
    <w:rsid w:val="00D02F90"/>
    <w:rsid w:val="00D0387E"/>
    <w:rsid w:val="00D046E6"/>
    <w:rsid w:val="00D0487C"/>
    <w:rsid w:val="00D05BCE"/>
    <w:rsid w:val="00D0618B"/>
    <w:rsid w:val="00D07D89"/>
    <w:rsid w:val="00D10EC3"/>
    <w:rsid w:val="00D11436"/>
    <w:rsid w:val="00D118A9"/>
    <w:rsid w:val="00D1246F"/>
    <w:rsid w:val="00D12DB4"/>
    <w:rsid w:val="00D12E59"/>
    <w:rsid w:val="00D1317A"/>
    <w:rsid w:val="00D1398A"/>
    <w:rsid w:val="00D13CCE"/>
    <w:rsid w:val="00D13F74"/>
    <w:rsid w:val="00D140F9"/>
    <w:rsid w:val="00D14333"/>
    <w:rsid w:val="00D148D3"/>
    <w:rsid w:val="00D1522A"/>
    <w:rsid w:val="00D15463"/>
    <w:rsid w:val="00D155D5"/>
    <w:rsid w:val="00D168B0"/>
    <w:rsid w:val="00D16AEA"/>
    <w:rsid w:val="00D17357"/>
    <w:rsid w:val="00D17CDA"/>
    <w:rsid w:val="00D20275"/>
    <w:rsid w:val="00D2065B"/>
    <w:rsid w:val="00D20B56"/>
    <w:rsid w:val="00D20C01"/>
    <w:rsid w:val="00D20D15"/>
    <w:rsid w:val="00D213D5"/>
    <w:rsid w:val="00D21538"/>
    <w:rsid w:val="00D21E8D"/>
    <w:rsid w:val="00D22120"/>
    <w:rsid w:val="00D2291F"/>
    <w:rsid w:val="00D22A1B"/>
    <w:rsid w:val="00D22B42"/>
    <w:rsid w:val="00D22FFF"/>
    <w:rsid w:val="00D23088"/>
    <w:rsid w:val="00D23554"/>
    <w:rsid w:val="00D238C5"/>
    <w:rsid w:val="00D249EF"/>
    <w:rsid w:val="00D25326"/>
    <w:rsid w:val="00D255FA"/>
    <w:rsid w:val="00D269CE"/>
    <w:rsid w:val="00D26B6E"/>
    <w:rsid w:val="00D26BDB"/>
    <w:rsid w:val="00D270BE"/>
    <w:rsid w:val="00D27245"/>
    <w:rsid w:val="00D273DC"/>
    <w:rsid w:val="00D276A2"/>
    <w:rsid w:val="00D27EDB"/>
    <w:rsid w:val="00D3068A"/>
    <w:rsid w:val="00D30AF3"/>
    <w:rsid w:val="00D32331"/>
    <w:rsid w:val="00D3273D"/>
    <w:rsid w:val="00D33052"/>
    <w:rsid w:val="00D3314B"/>
    <w:rsid w:val="00D33797"/>
    <w:rsid w:val="00D33A0C"/>
    <w:rsid w:val="00D33B76"/>
    <w:rsid w:val="00D3493E"/>
    <w:rsid w:val="00D35360"/>
    <w:rsid w:val="00D35A01"/>
    <w:rsid w:val="00D360F5"/>
    <w:rsid w:val="00D374BC"/>
    <w:rsid w:val="00D378E6"/>
    <w:rsid w:val="00D37FDF"/>
    <w:rsid w:val="00D40315"/>
    <w:rsid w:val="00D40531"/>
    <w:rsid w:val="00D407E7"/>
    <w:rsid w:val="00D40E39"/>
    <w:rsid w:val="00D40FA6"/>
    <w:rsid w:val="00D412A0"/>
    <w:rsid w:val="00D41696"/>
    <w:rsid w:val="00D423EF"/>
    <w:rsid w:val="00D42732"/>
    <w:rsid w:val="00D42EA3"/>
    <w:rsid w:val="00D42FE8"/>
    <w:rsid w:val="00D43141"/>
    <w:rsid w:val="00D431FE"/>
    <w:rsid w:val="00D43389"/>
    <w:rsid w:val="00D433B2"/>
    <w:rsid w:val="00D4347F"/>
    <w:rsid w:val="00D43EA1"/>
    <w:rsid w:val="00D4427F"/>
    <w:rsid w:val="00D44298"/>
    <w:rsid w:val="00D443FB"/>
    <w:rsid w:val="00D444F8"/>
    <w:rsid w:val="00D45243"/>
    <w:rsid w:val="00D455B4"/>
    <w:rsid w:val="00D45785"/>
    <w:rsid w:val="00D45C6F"/>
    <w:rsid w:val="00D4632F"/>
    <w:rsid w:val="00D46381"/>
    <w:rsid w:val="00D467B1"/>
    <w:rsid w:val="00D4683A"/>
    <w:rsid w:val="00D46A37"/>
    <w:rsid w:val="00D46BEC"/>
    <w:rsid w:val="00D470D5"/>
    <w:rsid w:val="00D47944"/>
    <w:rsid w:val="00D50C7D"/>
    <w:rsid w:val="00D51D4F"/>
    <w:rsid w:val="00D523CB"/>
    <w:rsid w:val="00D5247C"/>
    <w:rsid w:val="00D525D3"/>
    <w:rsid w:val="00D53392"/>
    <w:rsid w:val="00D5540E"/>
    <w:rsid w:val="00D55A95"/>
    <w:rsid w:val="00D566A3"/>
    <w:rsid w:val="00D56D34"/>
    <w:rsid w:val="00D56EE1"/>
    <w:rsid w:val="00D601DA"/>
    <w:rsid w:val="00D60B2C"/>
    <w:rsid w:val="00D616B4"/>
    <w:rsid w:val="00D61940"/>
    <w:rsid w:val="00D6199C"/>
    <w:rsid w:val="00D629B4"/>
    <w:rsid w:val="00D65359"/>
    <w:rsid w:val="00D6542A"/>
    <w:rsid w:val="00D65F43"/>
    <w:rsid w:val="00D66654"/>
    <w:rsid w:val="00D667D4"/>
    <w:rsid w:val="00D66945"/>
    <w:rsid w:val="00D679ED"/>
    <w:rsid w:val="00D7095E"/>
    <w:rsid w:val="00D71286"/>
    <w:rsid w:val="00D7177B"/>
    <w:rsid w:val="00D72857"/>
    <w:rsid w:val="00D72878"/>
    <w:rsid w:val="00D739FB"/>
    <w:rsid w:val="00D745EE"/>
    <w:rsid w:val="00D747DB"/>
    <w:rsid w:val="00D747DF"/>
    <w:rsid w:val="00D753A1"/>
    <w:rsid w:val="00D769B4"/>
    <w:rsid w:val="00D76F65"/>
    <w:rsid w:val="00D77874"/>
    <w:rsid w:val="00D77FC1"/>
    <w:rsid w:val="00D802F5"/>
    <w:rsid w:val="00D80330"/>
    <w:rsid w:val="00D80983"/>
    <w:rsid w:val="00D809E0"/>
    <w:rsid w:val="00D815DF"/>
    <w:rsid w:val="00D81BEF"/>
    <w:rsid w:val="00D81E80"/>
    <w:rsid w:val="00D82EFC"/>
    <w:rsid w:val="00D82F0D"/>
    <w:rsid w:val="00D83BD3"/>
    <w:rsid w:val="00D84503"/>
    <w:rsid w:val="00D85D48"/>
    <w:rsid w:val="00D860DF"/>
    <w:rsid w:val="00D862A8"/>
    <w:rsid w:val="00D864E0"/>
    <w:rsid w:val="00D86E71"/>
    <w:rsid w:val="00D876BF"/>
    <w:rsid w:val="00D8797F"/>
    <w:rsid w:val="00D87A36"/>
    <w:rsid w:val="00D87B33"/>
    <w:rsid w:val="00D90244"/>
    <w:rsid w:val="00D90AE2"/>
    <w:rsid w:val="00D90C36"/>
    <w:rsid w:val="00D91AB0"/>
    <w:rsid w:val="00D920B7"/>
    <w:rsid w:val="00D92C23"/>
    <w:rsid w:val="00D92FBE"/>
    <w:rsid w:val="00D93EEA"/>
    <w:rsid w:val="00D94B91"/>
    <w:rsid w:val="00D94C88"/>
    <w:rsid w:val="00D95370"/>
    <w:rsid w:val="00D958E9"/>
    <w:rsid w:val="00D95DA6"/>
    <w:rsid w:val="00D96F44"/>
    <w:rsid w:val="00D97729"/>
    <w:rsid w:val="00D97B9C"/>
    <w:rsid w:val="00DA0144"/>
    <w:rsid w:val="00DA029E"/>
    <w:rsid w:val="00DA058E"/>
    <w:rsid w:val="00DA0BEA"/>
    <w:rsid w:val="00DA0DE5"/>
    <w:rsid w:val="00DA0E6E"/>
    <w:rsid w:val="00DA0EA7"/>
    <w:rsid w:val="00DA0EE2"/>
    <w:rsid w:val="00DA149C"/>
    <w:rsid w:val="00DA1877"/>
    <w:rsid w:val="00DA2C9D"/>
    <w:rsid w:val="00DA36F6"/>
    <w:rsid w:val="00DA386C"/>
    <w:rsid w:val="00DA3B46"/>
    <w:rsid w:val="00DA3D2C"/>
    <w:rsid w:val="00DA4108"/>
    <w:rsid w:val="00DA4E28"/>
    <w:rsid w:val="00DA4F98"/>
    <w:rsid w:val="00DA5A24"/>
    <w:rsid w:val="00DA73EC"/>
    <w:rsid w:val="00DA7D37"/>
    <w:rsid w:val="00DB08DC"/>
    <w:rsid w:val="00DB0A61"/>
    <w:rsid w:val="00DB18F9"/>
    <w:rsid w:val="00DB2E0B"/>
    <w:rsid w:val="00DB3841"/>
    <w:rsid w:val="00DB47C4"/>
    <w:rsid w:val="00DB50E4"/>
    <w:rsid w:val="00DB5D26"/>
    <w:rsid w:val="00DB5FC2"/>
    <w:rsid w:val="00DB6061"/>
    <w:rsid w:val="00DB67F7"/>
    <w:rsid w:val="00DB6872"/>
    <w:rsid w:val="00DB746B"/>
    <w:rsid w:val="00DB7485"/>
    <w:rsid w:val="00DB7949"/>
    <w:rsid w:val="00DC019F"/>
    <w:rsid w:val="00DC04B1"/>
    <w:rsid w:val="00DC0A6B"/>
    <w:rsid w:val="00DC0D0C"/>
    <w:rsid w:val="00DC1C4A"/>
    <w:rsid w:val="00DC2171"/>
    <w:rsid w:val="00DC2A05"/>
    <w:rsid w:val="00DC39AB"/>
    <w:rsid w:val="00DC3B12"/>
    <w:rsid w:val="00DC3D20"/>
    <w:rsid w:val="00DC3EC8"/>
    <w:rsid w:val="00DC47EF"/>
    <w:rsid w:val="00DC4BC6"/>
    <w:rsid w:val="00DC4E50"/>
    <w:rsid w:val="00DC4FF8"/>
    <w:rsid w:val="00DC5350"/>
    <w:rsid w:val="00DC59A7"/>
    <w:rsid w:val="00DC703F"/>
    <w:rsid w:val="00DC7AAF"/>
    <w:rsid w:val="00DC7DEB"/>
    <w:rsid w:val="00DD01B5"/>
    <w:rsid w:val="00DD1C2E"/>
    <w:rsid w:val="00DD1F64"/>
    <w:rsid w:val="00DD20D9"/>
    <w:rsid w:val="00DD2D90"/>
    <w:rsid w:val="00DD3077"/>
    <w:rsid w:val="00DD3EB2"/>
    <w:rsid w:val="00DD5C3D"/>
    <w:rsid w:val="00DD714E"/>
    <w:rsid w:val="00DD7269"/>
    <w:rsid w:val="00DD76F2"/>
    <w:rsid w:val="00DD7BB7"/>
    <w:rsid w:val="00DE07D1"/>
    <w:rsid w:val="00DE18D0"/>
    <w:rsid w:val="00DE1B01"/>
    <w:rsid w:val="00DE1F8C"/>
    <w:rsid w:val="00DE2546"/>
    <w:rsid w:val="00DE2E35"/>
    <w:rsid w:val="00DE3221"/>
    <w:rsid w:val="00DE3675"/>
    <w:rsid w:val="00DE4CF8"/>
    <w:rsid w:val="00DE51DE"/>
    <w:rsid w:val="00DE5935"/>
    <w:rsid w:val="00DE655F"/>
    <w:rsid w:val="00DE67E8"/>
    <w:rsid w:val="00DE6F41"/>
    <w:rsid w:val="00DE789F"/>
    <w:rsid w:val="00DE7A09"/>
    <w:rsid w:val="00DE7B3F"/>
    <w:rsid w:val="00DE7CA5"/>
    <w:rsid w:val="00DF033A"/>
    <w:rsid w:val="00DF1329"/>
    <w:rsid w:val="00DF188A"/>
    <w:rsid w:val="00DF1C2B"/>
    <w:rsid w:val="00DF2111"/>
    <w:rsid w:val="00DF24A6"/>
    <w:rsid w:val="00DF2946"/>
    <w:rsid w:val="00DF3638"/>
    <w:rsid w:val="00DF3787"/>
    <w:rsid w:val="00DF39A4"/>
    <w:rsid w:val="00DF3DDE"/>
    <w:rsid w:val="00DF403D"/>
    <w:rsid w:val="00DF414D"/>
    <w:rsid w:val="00DF4627"/>
    <w:rsid w:val="00DF47BC"/>
    <w:rsid w:val="00DF5B40"/>
    <w:rsid w:val="00DF72F6"/>
    <w:rsid w:val="00DF773F"/>
    <w:rsid w:val="00DF77FC"/>
    <w:rsid w:val="00DF7B35"/>
    <w:rsid w:val="00E008BF"/>
    <w:rsid w:val="00E00C76"/>
    <w:rsid w:val="00E00D34"/>
    <w:rsid w:val="00E00D59"/>
    <w:rsid w:val="00E0184A"/>
    <w:rsid w:val="00E018E2"/>
    <w:rsid w:val="00E0212E"/>
    <w:rsid w:val="00E02196"/>
    <w:rsid w:val="00E02FA4"/>
    <w:rsid w:val="00E03BC4"/>
    <w:rsid w:val="00E03D0B"/>
    <w:rsid w:val="00E03D8D"/>
    <w:rsid w:val="00E03D97"/>
    <w:rsid w:val="00E03F73"/>
    <w:rsid w:val="00E04CAE"/>
    <w:rsid w:val="00E04CB1"/>
    <w:rsid w:val="00E051AE"/>
    <w:rsid w:val="00E06C15"/>
    <w:rsid w:val="00E06CB9"/>
    <w:rsid w:val="00E07146"/>
    <w:rsid w:val="00E078DF"/>
    <w:rsid w:val="00E105A7"/>
    <w:rsid w:val="00E10E86"/>
    <w:rsid w:val="00E10EAC"/>
    <w:rsid w:val="00E13209"/>
    <w:rsid w:val="00E1329D"/>
    <w:rsid w:val="00E1336D"/>
    <w:rsid w:val="00E13480"/>
    <w:rsid w:val="00E13F93"/>
    <w:rsid w:val="00E14675"/>
    <w:rsid w:val="00E1475C"/>
    <w:rsid w:val="00E149C9"/>
    <w:rsid w:val="00E14D69"/>
    <w:rsid w:val="00E15845"/>
    <w:rsid w:val="00E158E6"/>
    <w:rsid w:val="00E158E7"/>
    <w:rsid w:val="00E15CCA"/>
    <w:rsid w:val="00E1612D"/>
    <w:rsid w:val="00E163F9"/>
    <w:rsid w:val="00E16B17"/>
    <w:rsid w:val="00E16F17"/>
    <w:rsid w:val="00E17150"/>
    <w:rsid w:val="00E17C0D"/>
    <w:rsid w:val="00E17E84"/>
    <w:rsid w:val="00E20938"/>
    <w:rsid w:val="00E20959"/>
    <w:rsid w:val="00E2159F"/>
    <w:rsid w:val="00E216E5"/>
    <w:rsid w:val="00E21E3F"/>
    <w:rsid w:val="00E21E5C"/>
    <w:rsid w:val="00E21F80"/>
    <w:rsid w:val="00E22C4F"/>
    <w:rsid w:val="00E22F73"/>
    <w:rsid w:val="00E23CF2"/>
    <w:rsid w:val="00E2432F"/>
    <w:rsid w:val="00E24A60"/>
    <w:rsid w:val="00E257AC"/>
    <w:rsid w:val="00E25877"/>
    <w:rsid w:val="00E26184"/>
    <w:rsid w:val="00E26FB4"/>
    <w:rsid w:val="00E2757A"/>
    <w:rsid w:val="00E30722"/>
    <w:rsid w:val="00E30917"/>
    <w:rsid w:val="00E31662"/>
    <w:rsid w:val="00E3178B"/>
    <w:rsid w:val="00E32128"/>
    <w:rsid w:val="00E32CA5"/>
    <w:rsid w:val="00E32DDC"/>
    <w:rsid w:val="00E3304C"/>
    <w:rsid w:val="00E33E11"/>
    <w:rsid w:val="00E3425E"/>
    <w:rsid w:val="00E34589"/>
    <w:rsid w:val="00E348D7"/>
    <w:rsid w:val="00E34959"/>
    <w:rsid w:val="00E349A8"/>
    <w:rsid w:val="00E35202"/>
    <w:rsid w:val="00E3522A"/>
    <w:rsid w:val="00E353E0"/>
    <w:rsid w:val="00E35C6A"/>
    <w:rsid w:val="00E36481"/>
    <w:rsid w:val="00E36A2A"/>
    <w:rsid w:val="00E37505"/>
    <w:rsid w:val="00E3786C"/>
    <w:rsid w:val="00E402F4"/>
    <w:rsid w:val="00E40EF9"/>
    <w:rsid w:val="00E41530"/>
    <w:rsid w:val="00E41886"/>
    <w:rsid w:val="00E431E2"/>
    <w:rsid w:val="00E44C69"/>
    <w:rsid w:val="00E44DBD"/>
    <w:rsid w:val="00E44EBE"/>
    <w:rsid w:val="00E45553"/>
    <w:rsid w:val="00E458CB"/>
    <w:rsid w:val="00E4603B"/>
    <w:rsid w:val="00E46186"/>
    <w:rsid w:val="00E46341"/>
    <w:rsid w:val="00E470B6"/>
    <w:rsid w:val="00E47BDA"/>
    <w:rsid w:val="00E50E36"/>
    <w:rsid w:val="00E50E97"/>
    <w:rsid w:val="00E52259"/>
    <w:rsid w:val="00E527CB"/>
    <w:rsid w:val="00E528D5"/>
    <w:rsid w:val="00E531A8"/>
    <w:rsid w:val="00E534D6"/>
    <w:rsid w:val="00E54701"/>
    <w:rsid w:val="00E54CCA"/>
    <w:rsid w:val="00E552A2"/>
    <w:rsid w:val="00E55F3D"/>
    <w:rsid w:val="00E56107"/>
    <w:rsid w:val="00E563D9"/>
    <w:rsid w:val="00E563FF"/>
    <w:rsid w:val="00E56668"/>
    <w:rsid w:val="00E56E69"/>
    <w:rsid w:val="00E571D8"/>
    <w:rsid w:val="00E571FB"/>
    <w:rsid w:val="00E57445"/>
    <w:rsid w:val="00E577A9"/>
    <w:rsid w:val="00E578B8"/>
    <w:rsid w:val="00E57A22"/>
    <w:rsid w:val="00E60289"/>
    <w:rsid w:val="00E60702"/>
    <w:rsid w:val="00E60889"/>
    <w:rsid w:val="00E61071"/>
    <w:rsid w:val="00E622BD"/>
    <w:rsid w:val="00E62D43"/>
    <w:rsid w:val="00E62FB0"/>
    <w:rsid w:val="00E6305D"/>
    <w:rsid w:val="00E63097"/>
    <w:rsid w:val="00E6357B"/>
    <w:rsid w:val="00E63631"/>
    <w:rsid w:val="00E641F1"/>
    <w:rsid w:val="00E6481D"/>
    <w:rsid w:val="00E6487D"/>
    <w:rsid w:val="00E64A55"/>
    <w:rsid w:val="00E65302"/>
    <w:rsid w:val="00E66301"/>
    <w:rsid w:val="00E6644E"/>
    <w:rsid w:val="00E6668B"/>
    <w:rsid w:val="00E67207"/>
    <w:rsid w:val="00E676D7"/>
    <w:rsid w:val="00E67B8F"/>
    <w:rsid w:val="00E704A0"/>
    <w:rsid w:val="00E708CA"/>
    <w:rsid w:val="00E70B12"/>
    <w:rsid w:val="00E71552"/>
    <w:rsid w:val="00E720A1"/>
    <w:rsid w:val="00E739E8"/>
    <w:rsid w:val="00E74489"/>
    <w:rsid w:val="00E74BD3"/>
    <w:rsid w:val="00E74D9D"/>
    <w:rsid w:val="00E7564B"/>
    <w:rsid w:val="00E763EA"/>
    <w:rsid w:val="00E766BF"/>
    <w:rsid w:val="00E76CCD"/>
    <w:rsid w:val="00E77193"/>
    <w:rsid w:val="00E77AD7"/>
    <w:rsid w:val="00E77FE7"/>
    <w:rsid w:val="00E8089D"/>
    <w:rsid w:val="00E81448"/>
    <w:rsid w:val="00E81577"/>
    <w:rsid w:val="00E8213A"/>
    <w:rsid w:val="00E82238"/>
    <w:rsid w:val="00E8253B"/>
    <w:rsid w:val="00E825A1"/>
    <w:rsid w:val="00E82650"/>
    <w:rsid w:val="00E82EA5"/>
    <w:rsid w:val="00E82ECD"/>
    <w:rsid w:val="00E83AB0"/>
    <w:rsid w:val="00E83ACC"/>
    <w:rsid w:val="00E83CB3"/>
    <w:rsid w:val="00E84BC5"/>
    <w:rsid w:val="00E8515C"/>
    <w:rsid w:val="00E8516D"/>
    <w:rsid w:val="00E8529B"/>
    <w:rsid w:val="00E85379"/>
    <w:rsid w:val="00E85D84"/>
    <w:rsid w:val="00E86432"/>
    <w:rsid w:val="00E865FC"/>
    <w:rsid w:val="00E874FB"/>
    <w:rsid w:val="00E876A4"/>
    <w:rsid w:val="00E87858"/>
    <w:rsid w:val="00E87AFE"/>
    <w:rsid w:val="00E87C3B"/>
    <w:rsid w:val="00E87E9A"/>
    <w:rsid w:val="00E9113D"/>
    <w:rsid w:val="00E9194D"/>
    <w:rsid w:val="00E921F7"/>
    <w:rsid w:val="00E93523"/>
    <w:rsid w:val="00E93ABC"/>
    <w:rsid w:val="00E93BEE"/>
    <w:rsid w:val="00E9405C"/>
    <w:rsid w:val="00E94809"/>
    <w:rsid w:val="00E95230"/>
    <w:rsid w:val="00E95687"/>
    <w:rsid w:val="00E96AA0"/>
    <w:rsid w:val="00E96F49"/>
    <w:rsid w:val="00E97CA4"/>
    <w:rsid w:val="00E97E5B"/>
    <w:rsid w:val="00EA02F1"/>
    <w:rsid w:val="00EA1570"/>
    <w:rsid w:val="00EA2503"/>
    <w:rsid w:val="00EA3A66"/>
    <w:rsid w:val="00EA3E42"/>
    <w:rsid w:val="00EA4D5F"/>
    <w:rsid w:val="00EA5ED7"/>
    <w:rsid w:val="00EA61AE"/>
    <w:rsid w:val="00EA63C8"/>
    <w:rsid w:val="00EA6F89"/>
    <w:rsid w:val="00EA7468"/>
    <w:rsid w:val="00EB1344"/>
    <w:rsid w:val="00EB15A7"/>
    <w:rsid w:val="00EB165C"/>
    <w:rsid w:val="00EB1701"/>
    <w:rsid w:val="00EB1C8E"/>
    <w:rsid w:val="00EB2283"/>
    <w:rsid w:val="00EB22A1"/>
    <w:rsid w:val="00EB2354"/>
    <w:rsid w:val="00EB23A4"/>
    <w:rsid w:val="00EB273A"/>
    <w:rsid w:val="00EB3137"/>
    <w:rsid w:val="00EB3A2D"/>
    <w:rsid w:val="00EB440C"/>
    <w:rsid w:val="00EB4993"/>
    <w:rsid w:val="00EB5068"/>
    <w:rsid w:val="00EB5137"/>
    <w:rsid w:val="00EB58B6"/>
    <w:rsid w:val="00EB5C1F"/>
    <w:rsid w:val="00EB617C"/>
    <w:rsid w:val="00EB661F"/>
    <w:rsid w:val="00EB6879"/>
    <w:rsid w:val="00EB6A41"/>
    <w:rsid w:val="00EB6B24"/>
    <w:rsid w:val="00EB717B"/>
    <w:rsid w:val="00EB7AFE"/>
    <w:rsid w:val="00EC0212"/>
    <w:rsid w:val="00EC0683"/>
    <w:rsid w:val="00EC0A2C"/>
    <w:rsid w:val="00EC0BCD"/>
    <w:rsid w:val="00EC0E8B"/>
    <w:rsid w:val="00EC14AC"/>
    <w:rsid w:val="00EC1AC7"/>
    <w:rsid w:val="00EC1B35"/>
    <w:rsid w:val="00EC1EF8"/>
    <w:rsid w:val="00EC2399"/>
    <w:rsid w:val="00EC24A5"/>
    <w:rsid w:val="00EC2C66"/>
    <w:rsid w:val="00EC2FFA"/>
    <w:rsid w:val="00EC3615"/>
    <w:rsid w:val="00EC370C"/>
    <w:rsid w:val="00EC3F9D"/>
    <w:rsid w:val="00EC4772"/>
    <w:rsid w:val="00EC49FA"/>
    <w:rsid w:val="00EC4DBC"/>
    <w:rsid w:val="00EC5077"/>
    <w:rsid w:val="00EC516C"/>
    <w:rsid w:val="00EC52D6"/>
    <w:rsid w:val="00EC598D"/>
    <w:rsid w:val="00EC5C9C"/>
    <w:rsid w:val="00EC626B"/>
    <w:rsid w:val="00EC6415"/>
    <w:rsid w:val="00EC67C8"/>
    <w:rsid w:val="00EC67D8"/>
    <w:rsid w:val="00EC6F9C"/>
    <w:rsid w:val="00EC7228"/>
    <w:rsid w:val="00ED0792"/>
    <w:rsid w:val="00ED09B3"/>
    <w:rsid w:val="00ED0A4B"/>
    <w:rsid w:val="00ED0AAA"/>
    <w:rsid w:val="00ED0EE7"/>
    <w:rsid w:val="00ED133F"/>
    <w:rsid w:val="00ED16E5"/>
    <w:rsid w:val="00ED19D4"/>
    <w:rsid w:val="00ED2BD0"/>
    <w:rsid w:val="00ED2D56"/>
    <w:rsid w:val="00ED2D82"/>
    <w:rsid w:val="00ED353C"/>
    <w:rsid w:val="00ED35D2"/>
    <w:rsid w:val="00ED361B"/>
    <w:rsid w:val="00ED3D58"/>
    <w:rsid w:val="00ED440A"/>
    <w:rsid w:val="00ED5A3E"/>
    <w:rsid w:val="00ED6648"/>
    <w:rsid w:val="00ED7877"/>
    <w:rsid w:val="00EE070E"/>
    <w:rsid w:val="00EE0F1B"/>
    <w:rsid w:val="00EE1760"/>
    <w:rsid w:val="00EE193C"/>
    <w:rsid w:val="00EE1E6D"/>
    <w:rsid w:val="00EE27F4"/>
    <w:rsid w:val="00EE2EE4"/>
    <w:rsid w:val="00EE3A36"/>
    <w:rsid w:val="00EE3BA8"/>
    <w:rsid w:val="00EE4E0A"/>
    <w:rsid w:val="00EE5201"/>
    <w:rsid w:val="00EE5EA7"/>
    <w:rsid w:val="00EE662B"/>
    <w:rsid w:val="00EE6B5B"/>
    <w:rsid w:val="00EE6C7E"/>
    <w:rsid w:val="00EE7190"/>
    <w:rsid w:val="00EE7BCA"/>
    <w:rsid w:val="00EF0F68"/>
    <w:rsid w:val="00EF18CF"/>
    <w:rsid w:val="00EF1989"/>
    <w:rsid w:val="00EF244B"/>
    <w:rsid w:val="00EF272F"/>
    <w:rsid w:val="00EF2994"/>
    <w:rsid w:val="00EF2C2E"/>
    <w:rsid w:val="00EF2FA1"/>
    <w:rsid w:val="00EF34D5"/>
    <w:rsid w:val="00EF415A"/>
    <w:rsid w:val="00EF4337"/>
    <w:rsid w:val="00EF45C1"/>
    <w:rsid w:val="00EF46D7"/>
    <w:rsid w:val="00EF4D88"/>
    <w:rsid w:val="00EF4ED0"/>
    <w:rsid w:val="00EF5E9E"/>
    <w:rsid w:val="00EF5EA5"/>
    <w:rsid w:val="00EF6E8A"/>
    <w:rsid w:val="00EF73F2"/>
    <w:rsid w:val="00F002F4"/>
    <w:rsid w:val="00F00549"/>
    <w:rsid w:val="00F00D60"/>
    <w:rsid w:val="00F01120"/>
    <w:rsid w:val="00F01463"/>
    <w:rsid w:val="00F01988"/>
    <w:rsid w:val="00F01AC7"/>
    <w:rsid w:val="00F022D8"/>
    <w:rsid w:val="00F026AD"/>
    <w:rsid w:val="00F0386D"/>
    <w:rsid w:val="00F041B6"/>
    <w:rsid w:val="00F0446F"/>
    <w:rsid w:val="00F04498"/>
    <w:rsid w:val="00F04950"/>
    <w:rsid w:val="00F04B0C"/>
    <w:rsid w:val="00F04EEF"/>
    <w:rsid w:val="00F0543F"/>
    <w:rsid w:val="00F05DC0"/>
    <w:rsid w:val="00F06493"/>
    <w:rsid w:val="00F0691B"/>
    <w:rsid w:val="00F076A5"/>
    <w:rsid w:val="00F07EF0"/>
    <w:rsid w:val="00F100B4"/>
    <w:rsid w:val="00F103EE"/>
    <w:rsid w:val="00F108B1"/>
    <w:rsid w:val="00F10ACC"/>
    <w:rsid w:val="00F11F7B"/>
    <w:rsid w:val="00F1244A"/>
    <w:rsid w:val="00F124DA"/>
    <w:rsid w:val="00F135D8"/>
    <w:rsid w:val="00F13D5D"/>
    <w:rsid w:val="00F13F17"/>
    <w:rsid w:val="00F1488A"/>
    <w:rsid w:val="00F14D41"/>
    <w:rsid w:val="00F1574B"/>
    <w:rsid w:val="00F158D5"/>
    <w:rsid w:val="00F1621F"/>
    <w:rsid w:val="00F166DE"/>
    <w:rsid w:val="00F16FEE"/>
    <w:rsid w:val="00F1739D"/>
    <w:rsid w:val="00F174B2"/>
    <w:rsid w:val="00F1756C"/>
    <w:rsid w:val="00F17812"/>
    <w:rsid w:val="00F17AD9"/>
    <w:rsid w:val="00F20836"/>
    <w:rsid w:val="00F20C64"/>
    <w:rsid w:val="00F20CB1"/>
    <w:rsid w:val="00F210D9"/>
    <w:rsid w:val="00F215A3"/>
    <w:rsid w:val="00F233B8"/>
    <w:rsid w:val="00F244F3"/>
    <w:rsid w:val="00F2475B"/>
    <w:rsid w:val="00F24CC5"/>
    <w:rsid w:val="00F24E0A"/>
    <w:rsid w:val="00F24F70"/>
    <w:rsid w:val="00F257B7"/>
    <w:rsid w:val="00F25AE3"/>
    <w:rsid w:val="00F26F2C"/>
    <w:rsid w:val="00F2778F"/>
    <w:rsid w:val="00F27D0A"/>
    <w:rsid w:val="00F3059F"/>
    <w:rsid w:val="00F309EA"/>
    <w:rsid w:val="00F310CE"/>
    <w:rsid w:val="00F31E0D"/>
    <w:rsid w:val="00F31F95"/>
    <w:rsid w:val="00F323B2"/>
    <w:rsid w:val="00F33C25"/>
    <w:rsid w:val="00F33CFF"/>
    <w:rsid w:val="00F3496A"/>
    <w:rsid w:val="00F35B89"/>
    <w:rsid w:val="00F35F92"/>
    <w:rsid w:val="00F36284"/>
    <w:rsid w:val="00F366E4"/>
    <w:rsid w:val="00F3755C"/>
    <w:rsid w:val="00F37D1E"/>
    <w:rsid w:val="00F40A38"/>
    <w:rsid w:val="00F40DAA"/>
    <w:rsid w:val="00F429BD"/>
    <w:rsid w:val="00F42A76"/>
    <w:rsid w:val="00F430A2"/>
    <w:rsid w:val="00F436BF"/>
    <w:rsid w:val="00F43915"/>
    <w:rsid w:val="00F43A0B"/>
    <w:rsid w:val="00F44711"/>
    <w:rsid w:val="00F448F1"/>
    <w:rsid w:val="00F44A8A"/>
    <w:rsid w:val="00F463A7"/>
    <w:rsid w:val="00F46C44"/>
    <w:rsid w:val="00F47264"/>
    <w:rsid w:val="00F476D3"/>
    <w:rsid w:val="00F478D4"/>
    <w:rsid w:val="00F47910"/>
    <w:rsid w:val="00F47AD1"/>
    <w:rsid w:val="00F51637"/>
    <w:rsid w:val="00F518F2"/>
    <w:rsid w:val="00F51B83"/>
    <w:rsid w:val="00F51C63"/>
    <w:rsid w:val="00F51D09"/>
    <w:rsid w:val="00F51D64"/>
    <w:rsid w:val="00F526B4"/>
    <w:rsid w:val="00F528DB"/>
    <w:rsid w:val="00F52ADE"/>
    <w:rsid w:val="00F533B3"/>
    <w:rsid w:val="00F540C8"/>
    <w:rsid w:val="00F547E7"/>
    <w:rsid w:val="00F55202"/>
    <w:rsid w:val="00F55685"/>
    <w:rsid w:val="00F5594B"/>
    <w:rsid w:val="00F55C8E"/>
    <w:rsid w:val="00F563CC"/>
    <w:rsid w:val="00F5749E"/>
    <w:rsid w:val="00F575B2"/>
    <w:rsid w:val="00F5777B"/>
    <w:rsid w:val="00F57D2E"/>
    <w:rsid w:val="00F57F01"/>
    <w:rsid w:val="00F627B6"/>
    <w:rsid w:val="00F62BB5"/>
    <w:rsid w:val="00F63E63"/>
    <w:rsid w:val="00F63FDE"/>
    <w:rsid w:val="00F64239"/>
    <w:rsid w:val="00F64919"/>
    <w:rsid w:val="00F65388"/>
    <w:rsid w:val="00F65541"/>
    <w:rsid w:val="00F655EE"/>
    <w:rsid w:val="00F65DCE"/>
    <w:rsid w:val="00F65EF9"/>
    <w:rsid w:val="00F66109"/>
    <w:rsid w:val="00F66849"/>
    <w:rsid w:val="00F669CE"/>
    <w:rsid w:val="00F66E5B"/>
    <w:rsid w:val="00F67567"/>
    <w:rsid w:val="00F70964"/>
    <w:rsid w:val="00F71001"/>
    <w:rsid w:val="00F71482"/>
    <w:rsid w:val="00F721C0"/>
    <w:rsid w:val="00F72DB5"/>
    <w:rsid w:val="00F73088"/>
    <w:rsid w:val="00F7309B"/>
    <w:rsid w:val="00F739C1"/>
    <w:rsid w:val="00F73AFF"/>
    <w:rsid w:val="00F74155"/>
    <w:rsid w:val="00F747BE"/>
    <w:rsid w:val="00F7486F"/>
    <w:rsid w:val="00F749B3"/>
    <w:rsid w:val="00F74A46"/>
    <w:rsid w:val="00F75306"/>
    <w:rsid w:val="00F75365"/>
    <w:rsid w:val="00F7677E"/>
    <w:rsid w:val="00F76DB7"/>
    <w:rsid w:val="00F77590"/>
    <w:rsid w:val="00F775D7"/>
    <w:rsid w:val="00F777C3"/>
    <w:rsid w:val="00F777D2"/>
    <w:rsid w:val="00F7798A"/>
    <w:rsid w:val="00F77CA3"/>
    <w:rsid w:val="00F77CDF"/>
    <w:rsid w:val="00F81742"/>
    <w:rsid w:val="00F8226F"/>
    <w:rsid w:val="00F8242F"/>
    <w:rsid w:val="00F83223"/>
    <w:rsid w:val="00F836D9"/>
    <w:rsid w:val="00F839AA"/>
    <w:rsid w:val="00F84743"/>
    <w:rsid w:val="00F850D6"/>
    <w:rsid w:val="00F858C7"/>
    <w:rsid w:val="00F85A8B"/>
    <w:rsid w:val="00F85F06"/>
    <w:rsid w:val="00F8639B"/>
    <w:rsid w:val="00F863C8"/>
    <w:rsid w:val="00F86ED1"/>
    <w:rsid w:val="00F90048"/>
    <w:rsid w:val="00F902E8"/>
    <w:rsid w:val="00F904AF"/>
    <w:rsid w:val="00F906F9"/>
    <w:rsid w:val="00F90A8C"/>
    <w:rsid w:val="00F90B3F"/>
    <w:rsid w:val="00F90F1A"/>
    <w:rsid w:val="00F90FA8"/>
    <w:rsid w:val="00F91122"/>
    <w:rsid w:val="00F92034"/>
    <w:rsid w:val="00F9345E"/>
    <w:rsid w:val="00F93A47"/>
    <w:rsid w:val="00F93C44"/>
    <w:rsid w:val="00F9450F"/>
    <w:rsid w:val="00F956D4"/>
    <w:rsid w:val="00F95E92"/>
    <w:rsid w:val="00F9663E"/>
    <w:rsid w:val="00F96785"/>
    <w:rsid w:val="00F96B2B"/>
    <w:rsid w:val="00F972DD"/>
    <w:rsid w:val="00F9799D"/>
    <w:rsid w:val="00FA004D"/>
    <w:rsid w:val="00FA0697"/>
    <w:rsid w:val="00FA074E"/>
    <w:rsid w:val="00FA15BA"/>
    <w:rsid w:val="00FA18C9"/>
    <w:rsid w:val="00FA25CC"/>
    <w:rsid w:val="00FA4518"/>
    <w:rsid w:val="00FA58E2"/>
    <w:rsid w:val="00FA5D92"/>
    <w:rsid w:val="00FA5F5C"/>
    <w:rsid w:val="00FA7381"/>
    <w:rsid w:val="00FA73DB"/>
    <w:rsid w:val="00FA7440"/>
    <w:rsid w:val="00FA7503"/>
    <w:rsid w:val="00FB0E6F"/>
    <w:rsid w:val="00FB15DB"/>
    <w:rsid w:val="00FB1659"/>
    <w:rsid w:val="00FB1CDD"/>
    <w:rsid w:val="00FB1F89"/>
    <w:rsid w:val="00FB212E"/>
    <w:rsid w:val="00FB23F1"/>
    <w:rsid w:val="00FB24BA"/>
    <w:rsid w:val="00FB27FF"/>
    <w:rsid w:val="00FB2885"/>
    <w:rsid w:val="00FB29C8"/>
    <w:rsid w:val="00FB32AF"/>
    <w:rsid w:val="00FB390B"/>
    <w:rsid w:val="00FB3A53"/>
    <w:rsid w:val="00FB45B2"/>
    <w:rsid w:val="00FB4AF0"/>
    <w:rsid w:val="00FB4D01"/>
    <w:rsid w:val="00FB541B"/>
    <w:rsid w:val="00FB590C"/>
    <w:rsid w:val="00FB62D3"/>
    <w:rsid w:val="00FB6782"/>
    <w:rsid w:val="00FB68E1"/>
    <w:rsid w:val="00FB76C4"/>
    <w:rsid w:val="00FC0507"/>
    <w:rsid w:val="00FC066A"/>
    <w:rsid w:val="00FC0ABE"/>
    <w:rsid w:val="00FC1184"/>
    <w:rsid w:val="00FC11CF"/>
    <w:rsid w:val="00FC14F2"/>
    <w:rsid w:val="00FC1B4E"/>
    <w:rsid w:val="00FC1C5A"/>
    <w:rsid w:val="00FC1DD9"/>
    <w:rsid w:val="00FC22DE"/>
    <w:rsid w:val="00FC2351"/>
    <w:rsid w:val="00FC2FBE"/>
    <w:rsid w:val="00FC3008"/>
    <w:rsid w:val="00FC3FD6"/>
    <w:rsid w:val="00FC4FF1"/>
    <w:rsid w:val="00FC55C3"/>
    <w:rsid w:val="00FC5608"/>
    <w:rsid w:val="00FC5706"/>
    <w:rsid w:val="00FC577E"/>
    <w:rsid w:val="00FC5E3A"/>
    <w:rsid w:val="00FC65AB"/>
    <w:rsid w:val="00FC678C"/>
    <w:rsid w:val="00FC7158"/>
    <w:rsid w:val="00FC7A3E"/>
    <w:rsid w:val="00FC7B0C"/>
    <w:rsid w:val="00FC7C49"/>
    <w:rsid w:val="00FD047E"/>
    <w:rsid w:val="00FD0C6A"/>
    <w:rsid w:val="00FD1C2C"/>
    <w:rsid w:val="00FD2F67"/>
    <w:rsid w:val="00FD32E5"/>
    <w:rsid w:val="00FD3431"/>
    <w:rsid w:val="00FD43C1"/>
    <w:rsid w:val="00FD4408"/>
    <w:rsid w:val="00FD443F"/>
    <w:rsid w:val="00FD4549"/>
    <w:rsid w:val="00FD4B90"/>
    <w:rsid w:val="00FD576C"/>
    <w:rsid w:val="00FD64E9"/>
    <w:rsid w:val="00FD6D44"/>
    <w:rsid w:val="00FD7939"/>
    <w:rsid w:val="00FD7C83"/>
    <w:rsid w:val="00FE0287"/>
    <w:rsid w:val="00FE0625"/>
    <w:rsid w:val="00FE07DD"/>
    <w:rsid w:val="00FE0A12"/>
    <w:rsid w:val="00FE0CF2"/>
    <w:rsid w:val="00FE1713"/>
    <w:rsid w:val="00FE1F99"/>
    <w:rsid w:val="00FE2360"/>
    <w:rsid w:val="00FE258F"/>
    <w:rsid w:val="00FE25F9"/>
    <w:rsid w:val="00FE3B98"/>
    <w:rsid w:val="00FE3D3A"/>
    <w:rsid w:val="00FE3EA7"/>
    <w:rsid w:val="00FE4A68"/>
    <w:rsid w:val="00FE5903"/>
    <w:rsid w:val="00FE5A67"/>
    <w:rsid w:val="00FE6686"/>
    <w:rsid w:val="00FE681B"/>
    <w:rsid w:val="00FE68E6"/>
    <w:rsid w:val="00FF0808"/>
    <w:rsid w:val="00FF23B2"/>
    <w:rsid w:val="00FF2832"/>
    <w:rsid w:val="00FF3678"/>
    <w:rsid w:val="00FF4223"/>
    <w:rsid w:val="00FF437E"/>
    <w:rsid w:val="00FF4602"/>
    <w:rsid w:val="00FF526F"/>
    <w:rsid w:val="00FF5862"/>
    <w:rsid w:val="00FF62E5"/>
    <w:rsid w:val="00FF7858"/>
    <w:rsid w:val="03CB8B6E"/>
    <w:rsid w:val="16C673E7"/>
    <w:rsid w:val="20BAEF8A"/>
    <w:rsid w:val="2982DDD3"/>
    <w:rsid w:val="304C09F1"/>
    <w:rsid w:val="358723A7"/>
    <w:rsid w:val="4F15EAF0"/>
    <w:rsid w:val="5173CABD"/>
    <w:rsid w:val="5D632E3F"/>
    <w:rsid w:val="5E428551"/>
    <w:rsid w:val="61B1721B"/>
    <w:rsid w:val="63AAC905"/>
    <w:rsid w:val="64C8767C"/>
    <w:rsid w:val="6A2F9B86"/>
    <w:rsid w:val="7064777C"/>
    <w:rsid w:val="7886798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911B0"/>
  <w15:chartTrackingRefBased/>
  <w15:docId w15:val="{B7A0C2A9-99D9-430F-9AB0-FC3AC8C0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7D"/>
    <w:pPr>
      <w:spacing w:after="120" w:line="264" w:lineRule="auto"/>
    </w:pPr>
    <w:rPr>
      <w:rFonts w:ascii="Source Sans Pro" w:hAnsi="Source Sans Pro"/>
      <w:color w:val="001E45"/>
      <w:sz w:val="20"/>
      <w:szCs w:val="20"/>
    </w:rPr>
  </w:style>
  <w:style w:type="paragraph" w:styleId="Heading1">
    <w:name w:val="heading 1"/>
    <w:basedOn w:val="Normal"/>
    <w:next w:val="Normal"/>
    <w:link w:val="Heading1Char"/>
    <w:uiPriority w:val="9"/>
    <w:qFormat/>
    <w:rsid w:val="009D4452"/>
    <w:pPr>
      <w:keepNext/>
      <w:keepLines/>
      <w:outlineLvl w:val="0"/>
    </w:pPr>
    <w:rPr>
      <w:rFonts w:eastAsiaTheme="majorEastAsia" w:cs="Times New Roman (Headings CS)"/>
      <w:b/>
      <w:color w:val="0E2841" w:themeColor="text1"/>
      <w:sz w:val="36"/>
      <w:szCs w:val="40"/>
    </w:rPr>
  </w:style>
  <w:style w:type="paragraph" w:styleId="Heading2">
    <w:name w:val="heading 2"/>
    <w:basedOn w:val="Normal"/>
    <w:next w:val="Normal"/>
    <w:link w:val="Heading2Char"/>
    <w:uiPriority w:val="9"/>
    <w:unhideWhenUsed/>
    <w:qFormat/>
    <w:rsid w:val="00091434"/>
    <w:pPr>
      <w:keepNext/>
      <w:keepLines/>
      <w:outlineLvl w:val="1"/>
    </w:pPr>
    <w:rPr>
      <w:rFonts w:asciiTheme="majorHAnsi" w:eastAsiaTheme="majorEastAsia" w:hAnsiTheme="majorHAnsi" w:cstheme="majorBidi"/>
      <w:b/>
      <w:color w:val="002F6E" w:themeColor="accent6" w:themeShade="40"/>
      <w:sz w:val="28"/>
      <w:szCs w:val="32"/>
    </w:rPr>
  </w:style>
  <w:style w:type="paragraph" w:styleId="Heading3">
    <w:name w:val="heading 3"/>
    <w:basedOn w:val="Heading1"/>
    <w:next w:val="Normal"/>
    <w:link w:val="Heading3Char"/>
    <w:uiPriority w:val="9"/>
    <w:unhideWhenUsed/>
    <w:qFormat/>
    <w:rsid w:val="00453B47"/>
    <w:pPr>
      <w:spacing w:before="160" w:after="80"/>
      <w:outlineLvl w:val="2"/>
    </w:pPr>
    <w:rPr>
      <w:rFonts w:asciiTheme="majorHAnsi" w:hAnsiTheme="majorHAnsi" w:cstheme="majorBidi"/>
      <w:color w:val="004FB7" w:themeColor="text2" w:themeShade="BF"/>
      <w:sz w:val="24"/>
      <w:szCs w:val="28"/>
    </w:rPr>
  </w:style>
  <w:style w:type="paragraph" w:styleId="Heading4">
    <w:name w:val="heading 4"/>
    <w:basedOn w:val="Normal"/>
    <w:next w:val="Normal"/>
    <w:link w:val="Heading4Char"/>
    <w:uiPriority w:val="9"/>
    <w:unhideWhenUsed/>
    <w:qFormat/>
    <w:rsid w:val="00756E09"/>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4C023A"/>
    <w:pPr>
      <w:keepNext/>
      <w:keepLines/>
      <w:spacing w:before="80" w:after="40"/>
      <w:outlineLvl w:val="4"/>
    </w:pPr>
    <w:rPr>
      <w:rFonts w:eastAsiaTheme="majorEastAsia" w:cstheme="majorBidi"/>
      <w:color w:val="0E2841" w:themeColor="text1"/>
      <w:u w:val="single"/>
    </w:rPr>
  </w:style>
  <w:style w:type="paragraph" w:styleId="Heading6">
    <w:name w:val="heading 6"/>
    <w:basedOn w:val="Normal"/>
    <w:next w:val="Normal"/>
    <w:link w:val="Heading6Char"/>
    <w:uiPriority w:val="9"/>
    <w:unhideWhenUsed/>
    <w:qFormat/>
    <w:rsid w:val="00046B25"/>
    <w:pPr>
      <w:keepNext/>
      <w:keepLines/>
      <w:spacing w:before="40"/>
      <w:outlineLvl w:val="5"/>
    </w:pPr>
    <w:rPr>
      <w:rFonts w:eastAsiaTheme="majorEastAsia" w:cstheme="majorBidi"/>
      <w:i/>
      <w:iCs/>
      <w:color w:val="2874BC" w:themeColor="text1" w:themeTint="A6"/>
    </w:rPr>
  </w:style>
  <w:style w:type="paragraph" w:styleId="Heading7">
    <w:name w:val="heading 7"/>
    <w:basedOn w:val="Normal"/>
    <w:next w:val="Normal"/>
    <w:link w:val="Heading7Char"/>
    <w:uiPriority w:val="9"/>
    <w:unhideWhenUsed/>
    <w:qFormat/>
    <w:rsid w:val="00046B25"/>
    <w:pPr>
      <w:keepNext/>
      <w:keepLines/>
      <w:spacing w:before="40"/>
      <w:outlineLvl w:val="6"/>
    </w:pPr>
    <w:rPr>
      <w:rFonts w:eastAsiaTheme="majorEastAsia" w:cstheme="majorBidi"/>
      <w:color w:val="2874BC" w:themeColor="text1" w:themeTint="A6"/>
    </w:rPr>
  </w:style>
  <w:style w:type="paragraph" w:styleId="Heading8">
    <w:name w:val="heading 8"/>
    <w:basedOn w:val="Normal"/>
    <w:next w:val="Normal"/>
    <w:link w:val="Heading8Char"/>
    <w:uiPriority w:val="9"/>
    <w:unhideWhenUsed/>
    <w:qFormat/>
    <w:rsid w:val="00046B25"/>
    <w:pPr>
      <w:keepNext/>
      <w:keepLines/>
      <w:outlineLvl w:val="7"/>
    </w:pPr>
    <w:rPr>
      <w:rFonts w:eastAsiaTheme="majorEastAsia" w:cstheme="majorBidi"/>
      <w:i/>
      <w:iCs/>
      <w:color w:val="194976" w:themeColor="text1" w:themeTint="D8"/>
    </w:rPr>
  </w:style>
  <w:style w:type="paragraph" w:styleId="Heading9">
    <w:name w:val="heading 9"/>
    <w:basedOn w:val="Normal"/>
    <w:next w:val="Normal"/>
    <w:link w:val="Heading9Char"/>
    <w:uiPriority w:val="9"/>
    <w:unhideWhenUsed/>
    <w:qFormat/>
    <w:rsid w:val="00046B25"/>
    <w:pPr>
      <w:keepNext/>
      <w:keepLines/>
      <w:outlineLvl w:val="8"/>
    </w:pPr>
    <w:rPr>
      <w:rFonts w:eastAsiaTheme="majorEastAsia" w:cstheme="majorBidi"/>
      <w:color w:val="194976"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52"/>
    <w:rPr>
      <w:rFonts w:ascii="Source Sans Pro" w:eastAsiaTheme="majorEastAsia" w:hAnsi="Source Sans Pro" w:cs="Times New Roman (Headings CS)"/>
      <w:b/>
      <w:color w:val="0E2841" w:themeColor="text1"/>
      <w:sz w:val="36"/>
      <w:szCs w:val="40"/>
    </w:rPr>
  </w:style>
  <w:style w:type="character" w:customStyle="1" w:styleId="Heading2Char">
    <w:name w:val="Heading 2 Char"/>
    <w:basedOn w:val="DefaultParagraphFont"/>
    <w:link w:val="Heading2"/>
    <w:uiPriority w:val="9"/>
    <w:rsid w:val="00091434"/>
    <w:rPr>
      <w:rFonts w:asciiTheme="majorHAnsi" w:eastAsiaTheme="majorEastAsia" w:hAnsiTheme="majorHAnsi" w:cstheme="majorBidi"/>
      <w:b/>
      <w:color w:val="002F6E" w:themeColor="accent6" w:themeShade="40"/>
      <w:sz w:val="28"/>
      <w:szCs w:val="32"/>
    </w:rPr>
  </w:style>
  <w:style w:type="character" w:customStyle="1" w:styleId="Heading3Char">
    <w:name w:val="Heading 3 Char"/>
    <w:basedOn w:val="DefaultParagraphFont"/>
    <w:link w:val="Heading3"/>
    <w:uiPriority w:val="9"/>
    <w:rsid w:val="00453B47"/>
    <w:rPr>
      <w:rFonts w:asciiTheme="majorHAnsi" w:eastAsiaTheme="majorEastAsia" w:hAnsiTheme="majorHAnsi" w:cstheme="majorBidi"/>
      <w:b/>
      <w:color w:val="004FB7" w:themeColor="text2" w:themeShade="BF"/>
      <w:szCs w:val="28"/>
    </w:rPr>
  </w:style>
  <w:style w:type="character" w:customStyle="1" w:styleId="Heading4Char">
    <w:name w:val="Heading 4 Char"/>
    <w:basedOn w:val="DefaultParagraphFont"/>
    <w:link w:val="Heading4"/>
    <w:uiPriority w:val="9"/>
    <w:rsid w:val="00756E09"/>
    <w:rPr>
      <w:rFonts w:ascii="Source Sans Pro" w:eastAsiaTheme="majorEastAsia" w:hAnsi="Source Sans Pro" w:cstheme="majorBidi"/>
      <w:i/>
      <w:iCs/>
      <w:color w:val="001E45"/>
    </w:rPr>
  </w:style>
  <w:style w:type="character" w:customStyle="1" w:styleId="Heading5Char">
    <w:name w:val="Heading 5 Char"/>
    <w:basedOn w:val="DefaultParagraphFont"/>
    <w:link w:val="Heading5"/>
    <w:uiPriority w:val="9"/>
    <w:rsid w:val="004C023A"/>
    <w:rPr>
      <w:rFonts w:ascii="Source Sans Pro" w:eastAsiaTheme="majorEastAsia" w:hAnsi="Source Sans Pro" w:cstheme="majorBidi"/>
      <w:color w:val="0E2841" w:themeColor="text1"/>
      <w:u w:val="single"/>
    </w:rPr>
  </w:style>
  <w:style w:type="character" w:customStyle="1" w:styleId="Heading6Char">
    <w:name w:val="Heading 6 Char"/>
    <w:basedOn w:val="DefaultParagraphFont"/>
    <w:link w:val="Heading6"/>
    <w:uiPriority w:val="9"/>
    <w:rsid w:val="00046B25"/>
    <w:rPr>
      <w:rFonts w:eastAsiaTheme="majorEastAsia" w:cstheme="majorBidi"/>
      <w:i/>
      <w:iCs/>
      <w:color w:val="2874BC" w:themeColor="text1" w:themeTint="A6"/>
    </w:rPr>
  </w:style>
  <w:style w:type="character" w:customStyle="1" w:styleId="Heading7Char">
    <w:name w:val="Heading 7 Char"/>
    <w:basedOn w:val="DefaultParagraphFont"/>
    <w:link w:val="Heading7"/>
    <w:uiPriority w:val="9"/>
    <w:rsid w:val="00046B25"/>
    <w:rPr>
      <w:rFonts w:eastAsiaTheme="majorEastAsia" w:cstheme="majorBidi"/>
      <w:color w:val="2874BC" w:themeColor="text1" w:themeTint="A6"/>
    </w:rPr>
  </w:style>
  <w:style w:type="character" w:customStyle="1" w:styleId="Heading8Char">
    <w:name w:val="Heading 8 Char"/>
    <w:basedOn w:val="DefaultParagraphFont"/>
    <w:link w:val="Heading8"/>
    <w:uiPriority w:val="9"/>
    <w:rsid w:val="00046B25"/>
    <w:rPr>
      <w:rFonts w:eastAsiaTheme="majorEastAsia" w:cstheme="majorBidi"/>
      <w:i/>
      <w:iCs/>
      <w:color w:val="194976" w:themeColor="text1" w:themeTint="D8"/>
    </w:rPr>
  </w:style>
  <w:style w:type="character" w:customStyle="1" w:styleId="Heading9Char">
    <w:name w:val="Heading 9 Char"/>
    <w:basedOn w:val="DefaultParagraphFont"/>
    <w:link w:val="Heading9"/>
    <w:uiPriority w:val="9"/>
    <w:rsid w:val="00046B25"/>
    <w:rPr>
      <w:rFonts w:eastAsiaTheme="majorEastAsia" w:cstheme="majorBidi"/>
      <w:color w:val="194976" w:themeColor="text1" w:themeTint="D8"/>
    </w:rPr>
  </w:style>
  <w:style w:type="paragraph" w:styleId="Header">
    <w:name w:val="header"/>
    <w:basedOn w:val="Normal"/>
    <w:link w:val="HeaderChar"/>
    <w:unhideWhenUsed/>
    <w:rsid w:val="004C61F5"/>
    <w:pPr>
      <w:tabs>
        <w:tab w:val="center" w:pos="4513"/>
        <w:tab w:val="right" w:pos="9026"/>
      </w:tabs>
    </w:pPr>
  </w:style>
  <w:style w:type="character" w:customStyle="1" w:styleId="HeaderChar">
    <w:name w:val="Header Char"/>
    <w:basedOn w:val="DefaultParagraphFont"/>
    <w:link w:val="Header"/>
    <w:rsid w:val="004C61F5"/>
    <w:rPr>
      <w:rFonts w:ascii="Source Sans Pro" w:hAnsi="Source Sans Pro"/>
      <w:color w:val="001E45"/>
    </w:rPr>
  </w:style>
  <w:style w:type="paragraph" w:styleId="Footer">
    <w:name w:val="footer"/>
    <w:basedOn w:val="Normal"/>
    <w:link w:val="FooterChar"/>
    <w:uiPriority w:val="99"/>
    <w:unhideWhenUsed/>
    <w:rsid w:val="004C61F5"/>
    <w:pPr>
      <w:tabs>
        <w:tab w:val="center" w:pos="4513"/>
        <w:tab w:val="right" w:pos="9026"/>
      </w:tabs>
    </w:pPr>
  </w:style>
  <w:style w:type="character" w:customStyle="1" w:styleId="FooterChar">
    <w:name w:val="Footer Char"/>
    <w:basedOn w:val="DefaultParagraphFont"/>
    <w:link w:val="Footer"/>
    <w:uiPriority w:val="99"/>
    <w:rsid w:val="004C61F5"/>
    <w:rPr>
      <w:rFonts w:ascii="Source Sans Pro" w:hAnsi="Source Sans Pro"/>
      <w:color w:val="001E45"/>
    </w:rPr>
  </w:style>
  <w:style w:type="paragraph" w:customStyle="1" w:styleId="NormalLink">
    <w:name w:val="Normal Link"/>
    <w:basedOn w:val="Normal"/>
    <w:link w:val="NormalLinkChar"/>
    <w:qFormat/>
    <w:rsid w:val="000777EA"/>
    <w:rPr>
      <w:b/>
      <w:bCs/>
      <w:color w:val="006CFF"/>
      <w:u w:val="single"/>
    </w:rPr>
  </w:style>
  <w:style w:type="table" w:styleId="TableGrid">
    <w:name w:val="Table Grid"/>
    <w:aliases w:val="Generic Table - Scenario"/>
    <w:basedOn w:val="TableNormal"/>
    <w:rsid w:val="00D41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LinkChar">
    <w:name w:val="Normal Link Char"/>
    <w:basedOn w:val="DefaultParagraphFont"/>
    <w:link w:val="NormalLink"/>
    <w:rsid w:val="00FE3B98"/>
    <w:rPr>
      <w:rFonts w:ascii="Source Sans Pro" w:hAnsi="Source Sans Pro"/>
      <w:b/>
      <w:bCs/>
      <w:color w:val="006CFF"/>
      <w:u w:val="single"/>
    </w:rPr>
  </w:style>
  <w:style w:type="table" w:styleId="ListTable7Colorful-Accent6">
    <w:name w:val="List Table 7 Colorful Accent 6"/>
    <w:basedOn w:val="TableNormal"/>
    <w:uiPriority w:val="52"/>
    <w:rsid w:val="00255C2A"/>
    <w:rPr>
      <w:color w:val="4998F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8D7F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8D7F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8D7F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8D7FF" w:themeColor="accent6"/>
        </w:tcBorders>
        <w:shd w:val="clear" w:color="auto" w:fill="FFFFFF" w:themeFill="background1"/>
      </w:tcPr>
    </w:tblStylePr>
    <w:tblStylePr w:type="band1Vert">
      <w:tblPr/>
      <w:tcPr>
        <w:shd w:val="clear" w:color="auto" w:fill="F0F6FF" w:themeFill="accent6" w:themeFillTint="33"/>
      </w:tcPr>
    </w:tblStylePr>
    <w:tblStylePr w:type="band1Horz">
      <w:tblPr/>
      <w:tcPr>
        <w:shd w:val="clear" w:color="auto" w:fill="F0F6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255C2A"/>
    <w:rPr>
      <w:color w:val="0E2841" w:themeColor="text1"/>
    </w:rPr>
    <w:tblPr>
      <w:tblStyleRowBandSize w:val="1"/>
      <w:tblStyleColBandSize w:val="1"/>
      <w:tblBorders>
        <w:top w:val="single" w:sz="4" w:space="0" w:color="0E2841" w:themeColor="text1"/>
        <w:bottom w:val="single" w:sz="4" w:space="0" w:color="0E2841" w:themeColor="text1"/>
      </w:tblBorders>
    </w:tblPr>
    <w:tblStylePr w:type="firstRow">
      <w:rPr>
        <w:b/>
        <w:bCs/>
      </w:rPr>
      <w:tblPr/>
      <w:tcPr>
        <w:tcBorders>
          <w:bottom w:val="single" w:sz="4" w:space="0" w:color="0E2841" w:themeColor="text1"/>
        </w:tcBorders>
      </w:tcPr>
    </w:tblStylePr>
    <w:tblStylePr w:type="lastRow">
      <w:rPr>
        <w:b/>
        <w:bCs/>
      </w:rPr>
      <w:tblPr/>
      <w:tcPr>
        <w:tcBorders>
          <w:top w:val="double" w:sz="4" w:space="0" w:color="0E2841" w:themeColor="text1"/>
        </w:tcBorders>
      </w:tcPr>
    </w:tblStylePr>
    <w:tblStylePr w:type="firstCol">
      <w:rPr>
        <w:b/>
        <w:bCs/>
      </w:rPr>
    </w:tblStylePr>
    <w:tblStylePr w:type="lastCol">
      <w:rPr>
        <w:b/>
        <w:bCs/>
      </w:rPr>
    </w:tblStylePr>
    <w:tblStylePr w:type="band1Vert">
      <w:tblPr/>
      <w:tcPr>
        <w:shd w:val="clear" w:color="auto" w:fill="B7D4EF" w:themeFill="text1" w:themeFillTint="33"/>
      </w:tcPr>
    </w:tblStylePr>
    <w:tblStylePr w:type="band1Horz">
      <w:tblPr/>
      <w:tcPr>
        <w:shd w:val="clear" w:color="auto" w:fill="B7D4EF" w:themeFill="text1" w:themeFillTint="33"/>
      </w:tcPr>
    </w:tblStylePr>
  </w:style>
  <w:style w:type="table" w:styleId="ListTable4-Accent4">
    <w:name w:val="List Table 4 Accent 4"/>
    <w:basedOn w:val="TableNormal"/>
    <w:uiPriority w:val="49"/>
    <w:rsid w:val="00255C2A"/>
    <w:tblPr>
      <w:tblStyleRowBandSize w:val="1"/>
      <w:tblStyleColBandSize w:val="1"/>
      <w:tblBorders>
        <w:top w:val="single" w:sz="4" w:space="0" w:color="8CD9CD" w:themeColor="accent4" w:themeTint="99"/>
        <w:left w:val="single" w:sz="4" w:space="0" w:color="8CD9CD" w:themeColor="accent4" w:themeTint="99"/>
        <w:bottom w:val="single" w:sz="4" w:space="0" w:color="8CD9CD" w:themeColor="accent4" w:themeTint="99"/>
        <w:right w:val="single" w:sz="4" w:space="0" w:color="8CD9CD" w:themeColor="accent4" w:themeTint="99"/>
        <w:insideH w:val="single" w:sz="4" w:space="0" w:color="8CD9CD" w:themeColor="accent4" w:themeTint="99"/>
      </w:tblBorders>
    </w:tblPr>
    <w:tblStylePr w:type="firstRow">
      <w:rPr>
        <w:b/>
        <w:bCs/>
        <w:color w:val="FFFFFF" w:themeColor="background1"/>
      </w:rPr>
      <w:tblPr/>
      <w:tcPr>
        <w:tcBorders>
          <w:top w:val="single" w:sz="4" w:space="0" w:color="40C1AC" w:themeColor="accent4"/>
          <w:left w:val="single" w:sz="4" w:space="0" w:color="40C1AC" w:themeColor="accent4"/>
          <w:bottom w:val="single" w:sz="4" w:space="0" w:color="40C1AC" w:themeColor="accent4"/>
          <w:right w:val="single" w:sz="4" w:space="0" w:color="40C1AC" w:themeColor="accent4"/>
          <w:insideH w:val="nil"/>
        </w:tcBorders>
        <w:shd w:val="clear" w:color="auto" w:fill="40C1AC" w:themeFill="accent4"/>
      </w:tcPr>
    </w:tblStylePr>
    <w:tblStylePr w:type="lastRow">
      <w:rPr>
        <w:b/>
        <w:bCs/>
      </w:rPr>
      <w:tblPr/>
      <w:tcPr>
        <w:tcBorders>
          <w:top w:val="double" w:sz="4" w:space="0" w:color="8CD9CD" w:themeColor="accent4" w:themeTint="99"/>
        </w:tcBorders>
      </w:tcPr>
    </w:tblStylePr>
    <w:tblStylePr w:type="firstCol">
      <w:rPr>
        <w:b/>
        <w:bCs/>
      </w:rPr>
    </w:tblStylePr>
    <w:tblStylePr w:type="lastCol">
      <w:rPr>
        <w:b/>
        <w:bCs/>
      </w:rPr>
    </w:tblStylePr>
    <w:tblStylePr w:type="band1Vert">
      <w:tblPr/>
      <w:tcPr>
        <w:shd w:val="clear" w:color="auto" w:fill="D8F2EE" w:themeFill="accent4" w:themeFillTint="33"/>
      </w:tcPr>
    </w:tblStylePr>
    <w:tblStylePr w:type="band1Horz">
      <w:tblPr/>
      <w:tcPr>
        <w:shd w:val="clear" w:color="auto" w:fill="D8F2EE" w:themeFill="accent4" w:themeFillTint="33"/>
      </w:tcPr>
    </w:tblStylePr>
  </w:style>
  <w:style w:type="table" w:styleId="GridTable1Light-Accent4">
    <w:name w:val="Grid Table 1 Light Accent 4"/>
    <w:basedOn w:val="TableNormal"/>
    <w:uiPriority w:val="46"/>
    <w:rsid w:val="00255C2A"/>
    <w:tblPr>
      <w:tblStyleRowBandSize w:val="1"/>
      <w:tblStyleColBandSize w:val="1"/>
      <w:tblBorders>
        <w:top w:val="single" w:sz="4" w:space="0" w:color="B2E6DD" w:themeColor="accent4" w:themeTint="66"/>
        <w:left w:val="single" w:sz="4" w:space="0" w:color="B2E6DD" w:themeColor="accent4" w:themeTint="66"/>
        <w:bottom w:val="single" w:sz="4" w:space="0" w:color="B2E6DD" w:themeColor="accent4" w:themeTint="66"/>
        <w:right w:val="single" w:sz="4" w:space="0" w:color="B2E6DD" w:themeColor="accent4" w:themeTint="66"/>
        <w:insideH w:val="single" w:sz="4" w:space="0" w:color="B2E6DD" w:themeColor="accent4" w:themeTint="66"/>
        <w:insideV w:val="single" w:sz="4" w:space="0" w:color="B2E6DD" w:themeColor="accent4" w:themeTint="66"/>
      </w:tblBorders>
    </w:tblPr>
    <w:tblStylePr w:type="firstRow">
      <w:rPr>
        <w:b/>
        <w:bCs/>
      </w:rPr>
      <w:tblPr/>
      <w:tcPr>
        <w:tcBorders>
          <w:bottom w:val="single" w:sz="12" w:space="0" w:color="8CD9CD" w:themeColor="accent4" w:themeTint="99"/>
        </w:tcBorders>
      </w:tcPr>
    </w:tblStylePr>
    <w:tblStylePr w:type="lastRow">
      <w:rPr>
        <w:b/>
        <w:bCs/>
      </w:rPr>
      <w:tblPr/>
      <w:tcPr>
        <w:tcBorders>
          <w:top w:val="double" w:sz="2" w:space="0" w:color="8CD9CD" w:themeColor="accent4" w:themeTint="99"/>
        </w:tcBorders>
      </w:tcPr>
    </w:tblStylePr>
    <w:tblStylePr w:type="firstCol">
      <w:rPr>
        <w:b/>
        <w:bCs/>
      </w:rPr>
    </w:tblStylePr>
    <w:tblStylePr w:type="lastCol">
      <w:rPr>
        <w:b/>
        <w:bCs/>
      </w:rPr>
    </w:tblStylePr>
  </w:style>
  <w:style w:type="table" w:styleId="ListTable3-Accent4">
    <w:name w:val="List Table 3 Accent 4"/>
    <w:basedOn w:val="TableNormal"/>
    <w:uiPriority w:val="48"/>
    <w:rsid w:val="00255C2A"/>
    <w:tblPr>
      <w:tblStyleRowBandSize w:val="1"/>
      <w:tblStyleColBandSize w:val="1"/>
      <w:tblBorders>
        <w:top w:val="single" w:sz="4" w:space="0" w:color="40C1AC" w:themeColor="accent4"/>
        <w:left w:val="single" w:sz="4" w:space="0" w:color="40C1AC" w:themeColor="accent4"/>
        <w:bottom w:val="single" w:sz="4" w:space="0" w:color="40C1AC" w:themeColor="accent4"/>
        <w:right w:val="single" w:sz="4" w:space="0" w:color="40C1AC" w:themeColor="accent4"/>
      </w:tblBorders>
    </w:tblPr>
    <w:tblStylePr w:type="firstRow">
      <w:rPr>
        <w:b/>
        <w:bCs/>
        <w:color w:val="FFFFFF" w:themeColor="background1"/>
      </w:rPr>
      <w:tblPr/>
      <w:tcPr>
        <w:shd w:val="clear" w:color="auto" w:fill="40C1AC" w:themeFill="accent4"/>
      </w:tcPr>
    </w:tblStylePr>
    <w:tblStylePr w:type="lastRow">
      <w:rPr>
        <w:b/>
        <w:bCs/>
      </w:rPr>
      <w:tblPr/>
      <w:tcPr>
        <w:tcBorders>
          <w:top w:val="double" w:sz="4" w:space="0" w:color="40C1A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C1AC" w:themeColor="accent4"/>
          <w:right w:val="single" w:sz="4" w:space="0" w:color="40C1AC" w:themeColor="accent4"/>
        </w:tcBorders>
      </w:tcPr>
    </w:tblStylePr>
    <w:tblStylePr w:type="band1Horz">
      <w:tblPr/>
      <w:tcPr>
        <w:tcBorders>
          <w:top w:val="single" w:sz="4" w:space="0" w:color="40C1AC" w:themeColor="accent4"/>
          <w:bottom w:val="single" w:sz="4" w:space="0" w:color="40C1A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C1AC" w:themeColor="accent4"/>
          <w:left w:val="nil"/>
        </w:tcBorders>
      </w:tcPr>
    </w:tblStylePr>
    <w:tblStylePr w:type="swCell">
      <w:tblPr/>
      <w:tcPr>
        <w:tcBorders>
          <w:top w:val="double" w:sz="4" w:space="0" w:color="40C1AC" w:themeColor="accent4"/>
          <w:right w:val="nil"/>
        </w:tcBorders>
      </w:tcPr>
    </w:tblStylePr>
  </w:style>
  <w:style w:type="table" w:customStyle="1" w:styleId="Table">
    <w:name w:val="Table"/>
    <w:basedOn w:val="TableNormal"/>
    <w:uiPriority w:val="99"/>
    <w:rsid w:val="00255C2A"/>
    <w:rPr>
      <w:rFonts w:ascii="Source Sans Pro" w:hAnsi="Source Sans Pro" w:cs="Times New Roman (Body CS)"/>
      <w:color w:val="001E45"/>
      <w:sz w:val="20"/>
    </w:rPr>
    <w:tblPr/>
  </w:style>
  <w:style w:type="table" w:customStyle="1" w:styleId="TableWCQ">
    <w:name w:val="Table_WCQ"/>
    <w:basedOn w:val="TableNormal"/>
    <w:uiPriority w:val="99"/>
    <w:rsid w:val="007E115A"/>
    <w:pPr>
      <w:suppressAutoHyphens/>
      <w:textboxTightWrap w:val="allLines"/>
    </w:pPr>
    <w:rPr>
      <w:rFonts w:ascii="Source Sans Pro" w:hAnsi="Source Sans Pro"/>
      <w:color w:val="006AF5"/>
      <w:sz w:val="20"/>
    </w:rPr>
    <w:tblPr>
      <w:tblBorders>
        <w:bottom w:val="single" w:sz="4" w:space="0" w:color="auto"/>
        <w:insideH w:val="single" w:sz="4" w:space="0" w:color="auto"/>
        <w:insideV w:val="single" w:sz="4" w:space="0" w:color="auto"/>
      </w:tblBorders>
    </w:tblPr>
    <w:trPr>
      <w:cantSplit/>
    </w:trPr>
    <w:tcPr>
      <w:shd w:val="clear" w:color="auto" w:fill="auto"/>
    </w:tcPr>
    <w:tblStylePr w:type="firstRow">
      <w:pPr>
        <w:jc w:val="left"/>
      </w:pPr>
      <w:rPr>
        <w:rFonts w:ascii="Noto Sans Symbols" w:hAnsi="Noto Sans Symbols"/>
        <w:b w:val="0"/>
        <w:i w:val="0"/>
        <w:caps w:val="0"/>
        <w:smallCaps w:val="0"/>
        <w:strike w:val="0"/>
        <w:dstrike w:val="0"/>
        <w:vanish w:val="0"/>
        <w:color w:val="006AF5"/>
        <w:sz w:val="24"/>
        <w:u w:val="none"/>
        <w:vertAlign w:val="baseline"/>
      </w:rPr>
      <w:tblPr/>
      <w:tcPr>
        <w:vAlign w:val="center"/>
      </w:tcPr>
    </w:tblStylePr>
    <w:tblStylePr w:type="firstCol">
      <w:rPr>
        <w:rFonts w:ascii="Noto Sans Symbols" w:hAnsi="Noto Sans Symbols"/>
        <w:b w:val="0"/>
        <w:i w:val="0"/>
        <w:color w:val="006AF5"/>
        <w:sz w:val="24"/>
      </w:rPr>
    </w:tblStylePr>
  </w:style>
  <w:style w:type="character" w:styleId="SubtleEmphasis">
    <w:name w:val="Subtle Emphasis"/>
    <w:basedOn w:val="DefaultParagraphFont"/>
    <w:uiPriority w:val="19"/>
    <w:qFormat/>
    <w:rsid w:val="00DA386C"/>
    <w:rPr>
      <w:i/>
      <w:iCs/>
      <w:color w:val="0E2841" w:themeColor="text1"/>
    </w:rPr>
  </w:style>
  <w:style w:type="paragraph" w:styleId="NoSpacing">
    <w:name w:val="No Spacing"/>
    <w:uiPriority w:val="1"/>
    <w:rsid w:val="00BF0676"/>
    <w:rPr>
      <w:rFonts w:ascii="Source Sans Pro" w:hAnsi="Source Sans Pro"/>
      <w:color w:val="001E45"/>
    </w:rPr>
  </w:style>
  <w:style w:type="paragraph" w:styleId="Subtitle">
    <w:name w:val="Subtitle"/>
    <w:basedOn w:val="Normal"/>
    <w:next w:val="Normal"/>
    <w:link w:val="SubtitleChar"/>
    <w:uiPriority w:val="11"/>
    <w:qFormat/>
    <w:rsid w:val="00B92F5A"/>
    <w:pPr>
      <w:numPr>
        <w:ilvl w:val="1"/>
      </w:numPr>
      <w:spacing w:after="160"/>
    </w:pPr>
    <w:rPr>
      <w:rFonts w:asciiTheme="minorHAnsi" w:eastAsiaTheme="minorEastAsia" w:hAnsiTheme="minorHAnsi"/>
      <w:color w:val="auto"/>
      <w:spacing w:val="15"/>
      <w:sz w:val="36"/>
      <w:szCs w:val="22"/>
    </w:rPr>
  </w:style>
  <w:style w:type="character" w:customStyle="1" w:styleId="SubtitleChar">
    <w:name w:val="Subtitle Char"/>
    <w:basedOn w:val="DefaultParagraphFont"/>
    <w:link w:val="Subtitle"/>
    <w:uiPriority w:val="11"/>
    <w:rsid w:val="00B92F5A"/>
    <w:rPr>
      <w:rFonts w:eastAsiaTheme="minorEastAsia"/>
      <w:spacing w:val="15"/>
      <w:sz w:val="36"/>
      <w:szCs w:val="22"/>
    </w:rPr>
  </w:style>
  <w:style w:type="paragraph" w:styleId="Revision">
    <w:name w:val="Revision"/>
    <w:hidden/>
    <w:uiPriority w:val="99"/>
    <w:semiHidden/>
    <w:rsid w:val="00D168B0"/>
    <w:rPr>
      <w:rFonts w:ascii="Source Sans Pro" w:hAnsi="Source Sans Pro"/>
      <w:color w:val="001E45"/>
    </w:rPr>
  </w:style>
  <w:style w:type="paragraph" w:styleId="ListParagraph">
    <w:name w:val="List Paragraph"/>
    <w:basedOn w:val="Normal"/>
    <w:link w:val="ListParagraphChar"/>
    <w:uiPriority w:val="34"/>
    <w:qFormat/>
    <w:rsid w:val="00756E09"/>
    <w:pPr>
      <w:ind w:left="720"/>
      <w:contextualSpacing/>
    </w:pPr>
  </w:style>
  <w:style w:type="table" w:customStyle="1" w:styleId="WorkCoverTableStyle1">
    <w:name w:val="WorkCover_Table Style 1"/>
    <w:basedOn w:val="TableNormal"/>
    <w:uiPriority w:val="99"/>
    <w:rsid w:val="001622E4"/>
    <w:rPr>
      <w:rFonts w:ascii="Source Sans Pro" w:hAnsi="Source Sans Pro" w:cs="Times New Roman (Body CS)"/>
      <w:color w:val="FFFFFF" w:themeColor="background1"/>
    </w:rPr>
    <w:tblPr>
      <w:tblStyleRowBandSize w:val="3"/>
      <w:tblStyleColBandSize w:val="1"/>
      <w:tblBorders>
        <w:bottom w:val="single" w:sz="12" w:space="0" w:color="003E8F"/>
        <w:insideH w:val="single" w:sz="4" w:space="0" w:color="F2F2F2" w:themeColor="background1" w:themeShade="F2"/>
      </w:tblBorders>
    </w:tblPr>
    <w:tcPr>
      <w:vAlign w:val="center"/>
    </w:tcPr>
    <w:tblStylePr w:type="firstRow">
      <w:rPr>
        <w:rFonts w:ascii="Noto Sans Symbols" w:hAnsi="Noto Sans Symbols"/>
        <w:b w:val="0"/>
        <w:i w:val="0"/>
        <w:color w:val="FFFFFF" w:themeColor="background1"/>
        <w:sz w:val="24"/>
      </w:rPr>
      <w:tblPr/>
      <w:tcPr>
        <w:tcBorders>
          <w:top w:val="nil"/>
          <w:left w:val="nil"/>
          <w:bottom w:val="nil"/>
          <w:right w:val="nil"/>
          <w:insideH w:val="nil"/>
          <w:insideV w:val="nil"/>
          <w:tl2br w:val="nil"/>
          <w:tr2bl w:val="nil"/>
        </w:tcBorders>
        <w:shd w:val="clear" w:color="auto" w:fill="003E8F"/>
      </w:tcPr>
    </w:tblStylePr>
    <w:tblStylePr w:type="lastRow">
      <w:tblPr/>
      <w:tcPr>
        <w:tcBorders>
          <w:top w:val="single" w:sz="8" w:space="0" w:color="003D8F"/>
          <w:bottom w:val="single" w:sz="18" w:space="0" w:color="003D8F"/>
        </w:tcBorders>
      </w:tcPr>
    </w:tblStylePr>
    <w:tblStylePr w:type="firstCol">
      <w:rPr>
        <w:b w:val="0"/>
      </w:rPr>
      <w:tblPr/>
      <w:tcPr>
        <w:tcBorders>
          <w:top w:val="nil"/>
          <w:left w:val="nil"/>
          <w:bottom w:val="single" w:sz="12" w:space="0" w:color="003E8F"/>
          <w:right w:val="nil"/>
          <w:insideH w:val="nil"/>
          <w:insideV w:val="nil"/>
          <w:tl2br w:val="nil"/>
          <w:tr2bl w:val="nil"/>
        </w:tcBorders>
        <w:shd w:val="clear" w:color="auto" w:fill="EBF3FF"/>
      </w:tcPr>
    </w:tblStylePr>
    <w:tblStylePr w:type="lastCol">
      <w:tblPr/>
      <w:tcPr>
        <w:tcBorders>
          <w:top w:val="nil"/>
          <w:left w:val="nil"/>
          <w:bottom w:val="single" w:sz="12" w:space="0" w:color="003284"/>
          <w:right w:val="nil"/>
          <w:insideH w:val="nil"/>
          <w:insideV w:val="nil"/>
          <w:tl2br w:val="nil"/>
          <w:tr2bl w:val="nil"/>
        </w:tcBorders>
        <w:shd w:val="clear" w:color="auto" w:fill="EBF3FF"/>
      </w:tcPr>
    </w:tblStylePr>
    <w:tblStylePr w:type="band1Vert">
      <w:tblPr/>
      <w:tcPr>
        <w:tcBorders>
          <w:top w:val="nil"/>
          <w:left w:val="nil"/>
          <w:bottom w:val="single" w:sz="18" w:space="0" w:color="003E8F"/>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single" w:sz="4" w:space="0" w:color="F2F2F2" w:themeColor="background1" w:themeShade="F2"/>
          <w:left w:val="nil"/>
          <w:bottom w:val="single" w:sz="12" w:space="0" w:color="003F94"/>
          <w:right w:val="nil"/>
          <w:insideH w:val="single" w:sz="4" w:space="0" w:color="F2F2F2" w:themeColor="background1" w:themeShade="F2"/>
          <w:insideV w:val="single" w:sz="4" w:space="0" w:color="F2F2F2" w:themeColor="background1" w:themeShade="F2"/>
        </w:tcBorders>
      </w:tcPr>
    </w:tblStylePr>
    <w:tblStylePr w:type="band2Horz">
      <w:tblPr/>
      <w:tcPr>
        <w:tcBorders>
          <w:top w:val="single" w:sz="4" w:space="0" w:color="F2F2F2" w:themeColor="background1" w:themeShade="F2"/>
          <w:left w:val="nil"/>
          <w:bottom w:val="single" w:sz="12" w:space="0" w:color="003F94"/>
          <w:right w:val="nil"/>
          <w:insideH w:val="single" w:sz="4" w:space="0" w:color="F2F2F2" w:themeColor="background1" w:themeShade="F2"/>
          <w:insideV w:val="single" w:sz="4" w:space="0" w:color="F2F2F2" w:themeColor="background1" w:themeShade="F2"/>
        </w:tcBorders>
      </w:tcPr>
    </w:tblStylePr>
  </w:style>
  <w:style w:type="character" w:styleId="Hyperlink">
    <w:name w:val="Hyperlink"/>
    <w:basedOn w:val="DefaultParagraphFont"/>
    <w:uiPriority w:val="99"/>
    <w:unhideWhenUsed/>
    <w:rsid w:val="00A300FC"/>
    <w:rPr>
      <w:color w:val="006AF5" w:themeColor="hyperlink"/>
      <w:u w:val="single"/>
    </w:rPr>
  </w:style>
  <w:style w:type="character" w:styleId="UnresolvedMention">
    <w:name w:val="Unresolved Mention"/>
    <w:basedOn w:val="DefaultParagraphFont"/>
    <w:uiPriority w:val="99"/>
    <w:semiHidden/>
    <w:unhideWhenUsed/>
    <w:rsid w:val="00A300FC"/>
    <w:rPr>
      <w:color w:val="605E5C"/>
      <w:shd w:val="clear" w:color="auto" w:fill="E1DFDD"/>
    </w:rPr>
  </w:style>
  <w:style w:type="paragraph" w:styleId="Title">
    <w:name w:val="Title"/>
    <w:basedOn w:val="Normal"/>
    <w:next w:val="Normal"/>
    <w:link w:val="TitleChar"/>
    <w:uiPriority w:val="10"/>
    <w:qFormat/>
    <w:rsid w:val="00DA386C"/>
    <w:pPr>
      <w:contextualSpacing/>
    </w:pPr>
    <w:rPr>
      <w:rFonts w:asciiTheme="majorHAnsi" w:eastAsiaTheme="majorEastAsia" w:hAnsiTheme="majorHAnsi" w:cstheme="majorBidi"/>
      <w:color w:val="auto"/>
      <w:spacing w:val="-10"/>
      <w:kern w:val="28"/>
      <w:sz w:val="72"/>
      <w:szCs w:val="56"/>
    </w:rPr>
  </w:style>
  <w:style w:type="character" w:customStyle="1" w:styleId="TitleChar">
    <w:name w:val="Title Char"/>
    <w:basedOn w:val="DefaultParagraphFont"/>
    <w:link w:val="Title"/>
    <w:uiPriority w:val="10"/>
    <w:rsid w:val="00DA386C"/>
    <w:rPr>
      <w:rFonts w:asciiTheme="majorHAnsi" w:eastAsiaTheme="majorEastAsia" w:hAnsiTheme="majorHAnsi" w:cstheme="majorBidi"/>
      <w:spacing w:val="-10"/>
      <w:kern w:val="28"/>
      <w:sz w:val="72"/>
      <w:szCs w:val="56"/>
    </w:rPr>
  </w:style>
  <w:style w:type="paragraph" w:styleId="BodyText">
    <w:name w:val="Body Text"/>
    <w:basedOn w:val="Normal"/>
    <w:link w:val="BodyTextChar"/>
    <w:uiPriority w:val="99"/>
    <w:unhideWhenUsed/>
    <w:rsid w:val="001A17E5"/>
  </w:style>
  <w:style w:type="character" w:customStyle="1" w:styleId="BodyTextChar">
    <w:name w:val="Body Text Char"/>
    <w:basedOn w:val="DefaultParagraphFont"/>
    <w:link w:val="BodyText"/>
    <w:uiPriority w:val="99"/>
    <w:rsid w:val="001A17E5"/>
    <w:rPr>
      <w:rFonts w:ascii="Source Sans Pro" w:hAnsi="Source Sans Pro"/>
      <w:color w:val="001E45"/>
      <w:sz w:val="20"/>
      <w:szCs w:val="20"/>
    </w:rPr>
  </w:style>
  <w:style w:type="paragraph" w:styleId="List">
    <w:name w:val="List"/>
    <w:basedOn w:val="Normal"/>
    <w:uiPriority w:val="99"/>
    <w:unhideWhenUsed/>
    <w:rsid w:val="006B799E"/>
    <w:pPr>
      <w:numPr>
        <w:numId w:val="2"/>
      </w:numPr>
      <w:contextualSpacing/>
    </w:pPr>
  </w:style>
  <w:style w:type="paragraph" w:styleId="List2">
    <w:name w:val="List 2"/>
    <w:basedOn w:val="Normal"/>
    <w:uiPriority w:val="99"/>
    <w:unhideWhenUsed/>
    <w:rsid w:val="009F2DC5"/>
    <w:pPr>
      <w:ind w:left="566" w:hanging="283"/>
      <w:contextualSpacing/>
    </w:pPr>
  </w:style>
  <w:style w:type="paragraph" w:customStyle="1" w:styleId="Heading1-NumberedList">
    <w:name w:val="Heading 1 - Numbered List"/>
    <w:basedOn w:val="Heading1"/>
    <w:next w:val="Normal"/>
    <w:qFormat/>
    <w:rsid w:val="001C1131"/>
    <w:pPr>
      <w:pageBreakBefore/>
      <w:numPr>
        <w:numId w:val="3"/>
      </w:numPr>
    </w:pPr>
  </w:style>
  <w:style w:type="paragraph" w:customStyle="1" w:styleId="Heading2-NumberedList">
    <w:name w:val="Heading 2 - Numbered List"/>
    <w:basedOn w:val="Heading2"/>
    <w:next w:val="Normal"/>
    <w:qFormat/>
    <w:rsid w:val="00C86D56"/>
    <w:pPr>
      <w:numPr>
        <w:ilvl w:val="1"/>
        <w:numId w:val="3"/>
      </w:numPr>
      <w:ind w:left="567"/>
    </w:pPr>
    <w:rPr>
      <w:rFonts w:eastAsia="Source Sans Pro"/>
    </w:rPr>
  </w:style>
  <w:style w:type="paragraph" w:customStyle="1" w:styleId="Heading3-NumberedList">
    <w:name w:val="Heading 3 - Numbered List"/>
    <w:basedOn w:val="ListParagraph"/>
    <w:qFormat/>
    <w:rsid w:val="00233E90"/>
    <w:pPr>
      <w:numPr>
        <w:ilvl w:val="2"/>
        <w:numId w:val="3"/>
      </w:numPr>
    </w:pPr>
    <w:rPr>
      <w:b/>
      <w:bCs/>
      <w:color w:val="005FDC" w:themeColor="accent6" w:themeShade="80"/>
    </w:rPr>
  </w:style>
  <w:style w:type="paragraph" w:customStyle="1" w:styleId="Heading4-NumberedList">
    <w:name w:val="Heading 4 - Numbered List"/>
    <w:basedOn w:val="ListParagraph"/>
    <w:qFormat/>
    <w:rsid w:val="004926D8"/>
    <w:pPr>
      <w:numPr>
        <w:ilvl w:val="3"/>
        <w:numId w:val="3"/>
      </w:numPr>
    </w:pPr>
    <w:rPr>
      <w:b/>
      <w:bCs/>
      <w:color w:val="005FDC" w:themeColor="accent6" w:themeShade="80"/>
    </w:rPr>
  </w:style>
  <w:style w:type="paragraph" w:customStyle="1" w:styleId="TableHeading">
    <w:name w:val="Table Heading"/>
    <w:basedOn w:val="Normal"/>
    <w:qFormat/>
    <w:rsid w:val="00CF058D"/>
    <w:pPr>
      <w:spacing w:after="0"/>
    </w:pPr>
    <w:rPr>
      <w:rFonts w:cs="Times New Roman (Body CS)"/>
      <w:b/>
      <w:bCs/>
      <w:color w:val="FFFFFF" w:themeColor="background1"/>
    </w:rPr>
  </w:style>
  <w:style w:type="paragraph" w:customStyle="1" w:styleId="TableSubHeading">
    <w:name w:val="Table Sub Heading"/>
    <w:basedOn w:val="Normal"/>
    <w:qFormat/>
    <w:rsid w:val="005D3A8A"/>
    <w:pPr>
      <w:spacing w:after="60"/>
    </w:pPr>
    <w:rPr>
      <w:rFonts w:cs="Times New Roman (Body CS)"/>
      <w:b/>
      <w:bCs/>
    </w:rPr>
  </w:style>
  <w:style w:type="character" w:styleId="CommentReference">
    <w:name w:val="annotation reference"/>
    <w:basedOn w:val="DefaultParagraphFont"/>
    <w:uiPriority w:val="99"/>
    <w:semiHidden/>
    <w:unhideWhenUsed/>
    <w:rsid w:val="00037F83"/>
    <w:rPr>
      <w:sz w:val="16"/>
      <w:szCs w:val="16"/>
    </w:rPr>
  </w:style>
  <w:style w:type="paragraph" w:styleId="CommentText">
    <w:name w:val="annotation text"/>
    <w:basedOn w:val="Normal"/>
    <w:link w:val="CommentTextChar"/>
    <w:uiPriority w:val="99"/>
    <w:unhideWhenUsed/>
    <w:rsid w:val="00037F83"/>
    <w:pPr>
      <w:shd w:val="clear" w:color="auto" w:fill="FFFFFF" w:themeFill="background1"/>
      <w:spacing w:before="120"/>
    </w:pPr>
    <w:rPr>
      <w:rFonts w:eastAsia="Aptos" w:cs="Aptos"/>
      <w:color w:val="1A1C1F"/>
    </w:rPr>
  </w:style>
  <w:style w:type="character" w:customStyle="1" w:styleId="CommentTextChar">
    <w:name w:val="Comment Text Char"/>
    <w:basedOn w:val="DefaultParagraphFont"/>
    <w:link w:val="CommentText"/>
    <w:uiPriority w:val="99"/>
    <w:rsid w:val="00037F83"/>
    <w:rPr>
      <w:rFonts w:ascii="Source Sans Pro" w:eastAsia="Aptos" w:hAnsi="Source Sans Pro" w:cs="Aptos"/>
      <w:color w:val="1A1C1F"/>
      <w:sz w:val="20"/>
      <w:szCs w:val="20"/>
      <w:shd w:val="clear" w:color="auto" w:fill="FFFFFF" w:themeFill="background1"/>
    </w:rPr>
  </w:style>
  <w:style w:type="character" w:customStyle="1" w:styleId="ListParagraphChar">
    <w:name w:val="List Paragraph Char"/>
    <w:basedOn w:val="DefaultParagraphFont"/>
    <w:link w:val="ListParagraph"/>
    <w:uiPriority w:val="34"/>
    <w:rsid w:val="00037F83"/>
    <w:rPr>
      <w:rFonts w:ascii="Source Sans Pro" w:hAnsi="Source Sans Pro"/>
      <w:color w:val="001E45"/>
      <w:sz w:val="20"/>
      <w:szCs w:val="20"/>
    </w:rPr>
  </w:style>
  <w:style w:type="paragraph" w:styleId="Caption">
    <w:name w:val="caption"/>
    <w:basedOn w:val="Normal"/>
    <w:next w:val="Normal"/>
    <w:uiPriority w:val="35"/>
    <w:unhideWhenUsed/>
    <w:qFormat/>
    <w:rsid w:val="00C302F6"/>
    <w:pPr>
      <w:spacing w:before="60"/>
      <w:jc w:val="center"/>
    </w:pPr>
    <w:rPr>
      <w:bCs/>
      <w:i/>
      <w:iCs/>
      <w:noProof/>
      <w:color w:val="0E2841" w:themeColor="text1"/>
      <w:sz w:val="18"/>
      <w:szCs w:val="18"/>
      <w:lang w:val="en-US"/>
    </w:rPr>
  </w:style>
  <w:style w:type="paragraph" w:styleId="CommentSubject">
    <w:name w:val="annotation subject"/>
    <w:basedOn w:val="CommentText"/>
    <w:next w:val="CommentText"/>
    <w:link w:val="CommentSubjectChar"/>
    <w:uiPriority w:val="99"/>
    <w:semiHidden/>
    <w:unhideWhenUsed/>
    <w:rsid w:val="0068433F"/>
    <w:pPr>
      <w:shd w:val="clear" w:color="auto" w:fill="auto"/>
      <w:spacing w:before="0" w:line="240" w:lineRule="auto"/>
    </w:pPr>
    <w:rPr>
      <w:rFonts w:eastAsiaTheme="minorHAnsi" w:cstheme="minorBidi"/>
      <w:b/>
      <w:bCs/>
      <w:color w:val="001E45"/>
    </w:rPr>
  </w:style>
  <w:style w:type="character" w:customStyle="1" w:styleId="CommentSubjectChar">
    <w:name w:val="Comment Subject Char"/>
    <w:basedOn w:val="CommentTextChar"/>
    <w:link w:val="CommentSubject"/>
    <w:uiPriority w:val="99"/>
    <w:semiHidden/>
    <w:rsid w:val="0068433F"/>
    <w:rPr>
      <w:rFonts w:ascii="Source Sans Pro" w:eastAsia="Aptos" w:hAnsi="Source Sans Pro" w:cs="Aptos"/>
      <w:b/>
      <w:bCs/>
      <w:color w:val="001E45"/>
      <w:sz w:val="20"/>
      <w:szCs w:val="20"/>
      <w:shd w:val="clear" w:color="auto" w:fill="FFFFFF" w:themeFill="background1"/>
    </w:rPr>
  </w:style>
  <w:style w:type="table" w:styleId="PlainTable3">
    <w:name w:val="Plain Table 3"/>
    <w:basedOn w:val="TableNormal"/>
    <w:uiPriority w:val="43"/>
    <w:rsid w:val="005335CA"/>
    <w:tblPr>
      <w:tblStyleRowBandSize w:val="1"/>
      <w:tblStyleColBandSize w:val="1"/>
    </w:tblPr>
    <w:tblStylePr w:type="firstRow">
      <w:rPr>
        <w:b/>
        <w:bCs/>
        <w:caps/>
      </w:rPr>
      <w:tblPr/>
      <w:tcPr>
        <w:tcBorders>
          <w:bottom w:val="single" w:sz="4" w:space="0" w:color="4C94D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C94D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DefaultParagraphFont"/>
    <w:uiPriority w:val="99"/>
    <w:unhideWhenUsed/>
    <w:rsid w:val="0031376E"/>
    <w:rPr>
      <w:color w:val="2B579A"/>
      <w:shd w:val="clear" w:color="auto" w:fill="E1DFDD"/>
    </w:rPr>
  </w:style>
  <w:style w:type="paragraph" w:styleId="Quote">
    <w:name w:val="Quote"/>
    <w:basedOn w:val="Normal"/>
    <w:next w:val="Normal"/>
    <w:link w:val="QuoteChar"/>
    <w:uiPriority w:val="29"/>
    <w:qFormat/>
    <w:rsid w:val="00970058"/>
    <w:pPr>
      <w:shd w:val="clear" w:color="auto" w:fill="FFFFFF" w:themeFill="background1"/>
      <w:spacing w:before="160" w:line="314" w:lineRule="auto"/>
      <w:jc w:val="center"/>
    </w:pPr>
    <w:rPr>
      <w:rFonts w:eastAsia="Aptos" w:cs="Aptos"/>
      <w:i/>
      <w:iCs/>
      <w:color w:val="215E99" w:themeColor="text1" w:themeTint="BF"/>
    </w:rPr>
  </w:style>
  <w:style w:type="character" w:customStyle="1" w:styleId="QuoteChar">
    <w:name w:val="Quote Char"/>
    <w:basedOn w:val="DefaultParagraphFont"/>
    <w:link w:val="Quote"/>
    <w:uiPriority w:val="29"/>
    <w:rsid w:val="00970058"/>
    <w:rPr>
      <w:rFonts w:ascii="Source Sans Pro" w:eastAsia="Aptos" w:hAnsi="Source Sans Pro" w:cs="Aptos"/>
      <w:i/>
      <w:iCs/>
      <w:color w:val="215E99" w:themeColor="text1" w:themeTint="BF"/>
      <w:sz w:val="20"/>
      <w:szCs w:val="20"/>
      <w:shd w:val="clear" w:color="auto" w:fill="FFFFFF" w:themeFill="background1"/>
    </w:rPr>
  </w:style>
  <w:style w:type="character" w:styleId="IntenseEmphasis">
    <w:name w:val="Intense Emphasis"/>
    <w:basedOn w:val="DefaultParagraphFont"/>
    <w:uiPriority w:val="21"/>
    <w:qFormat/>
    <w:rsid w:val="00970058"/>
    <w:rPr>
      <w:i/>
      <w:iCs/>
      <w:color w:val="C75D09" w:themeColor="accent1" w:themeShade="BF"/>
    </w:rPr>
  </w:style>
  <w:style w:type="paragraph" w:styleId="IntenseQuote">
    <w:name w:val="Intense Quote"/>
    <w:basedOn w:val="Normal"/>
    <w:next w:val="Normal"/>
    <w:link w:val="IntenseQuoteChar"/>
    <w:uiPriority w:val="30"/>
    <w:qFormat/>
    <w:rsid w:val="00970058"/>
    <w:pPr>
      <w:pBdr>
        <w:top w:val="single" w:sz="4" w:space="10" w:color="C75D09" w:themeColor="accent1" w:themeShade="BF"/>
        <w:bottom w:val="single" w:sz="4" w:space="10" w:color="C75D09" w:themeColor="accent1" w:themeShade="BF"/>
      </w:pBdr>
      <w:shd w:val="clear" w:color="auto" w:fill="FFFFFF" w:themeFill="background1"/>
      <w:spacing w:before="360" w:after="360" w:line="314" w:lineRule="auto"/>
      <w:ind w:left="864" w:right="864"/>
      <w:jc w:val="center"/>
    </w:pPr>
    <w:rPr>
      <w:rFonts w:eastAsia="Aptos" w:cs="Aptos"/>
      <w:i/>
      <w:iCs/>
      <w:color w:val="C75D09" w:themeColor="accent1" w:themeShade="BF"/>
    </w:rPr>
  </w:style>
  <w:style w:type="character" w:customStyle="1" w:styleId="IntenseQuoteChar">
    <w:name w:val="Intense Quote Char"/>
    <w:basedOn w:val="DefaultParagraphFont"/>
    <w:link w:val="IntenseQuote"/>
    <w:uiPriority w:val="30"/>
    <w:rsid w:val="00970058"/>
    <w:rPr>
      <w:rFonts w:ascii="Source Sans Pro" w:eastAsia="Aptos" w:hAnsi="Source Sans Pro" w:cs="Aptos"/>
      <w:i/>
      <w:iCs/>
      <w:color w:val="C75D09" w:themeColor="accent1" w:themeShade="BF"/>
      <w:sz w:val="20"/>
      <w:szCs w:val="20"/>
      <w:shd w:val="clear" w:color="auto" w:fill="FFFFFF" w:themeFill="background1"/>
    </w:rPr>
  </w:style>
  <w:style w:type="character" w:styleId="IntenseReference">
    <w:name w:val="Intense Reference"/>
    <w:basedOn w:val="DefaultParagraphFont"/>
    <w:uiPriority w:val="32"/>
    <w:qFormat/>
    <w:rsid w:val="00970058"/>
    <w:rPr>
      <w:b/>
      <w:bCs/>
      <w:smallCaps/>
      <w:color w:val="C75D09" w:themeColor="accent1" w:themeShade="BF"/>
      <w:spacing w:val="5"/>
    </w:rPr>
  </w:style>
  <w:style w:type="paragraph" w:styleId="ListBullet3">
    <w:name w:val="List Bullet 3"/>
    <w:basedOn w:val="Normal"/>
    <w:link w:val="ListBullet3Char"/>
    <w:autoRedefine/>
    <w:semiHidden/>
    <w:rsid w:val="00970058"/>
    <w:pPr>
      <w:numPr>
        <w:numId w:val="4"/>
      </w:numPr>
      <w:shd w:val="clear" w:color="auto" w:fill="FFFFFF" w:themeFill="background1"/>
      <w:spacing w:before="60" w:after="60" w:line="240" w:lineRule="auto"/>
      <w:ind w:left="0" w:firstLine="0"/>
    </w:pPr>
    <w:rPr>
      <w:rFonts w:ascii="Arial" w:eastAsia="Times New Roman" w:hAnsi="Arial" w:cs="Times New Roman"/>
      <w:color w:val="1A1C1F"/>
      <w:kern w:val="0"/>
      <w14:ligatures w14:val="none"/>
    </w:rPr>
  </w:style>
  <w:style w:type="character" w:customStyle="1" w:styleId="ListBullet3Char">
    <w:name w:val="List Bullet 3 Char"/>
    <w:basedOn w:val="DefaultParagraphFont"/>
    <w:link w:val="ListBullet3"/>
    <w:semiHidden/>
    <w:rsid w:val="00970058"/>
    <w:rPr>
      <w:rFonts w:ascii="Arial" w:eastAsia="Times New Roman" w:hAnsi="Arial" w:cs="Times New Roman"/>
      <w:color w:val="1A1C1F"/>
      <w:kern w:val="0"/>
      <w:sz w:val="20"/>
      <w:szCs w:val="20"/>
      <w:shd w:val="clear" w:color="auto" w:fill="FFFFFF" w:themeFill="background1"/>
      <w14:ligatures w14:val="none"/>
    </w:rPr>
  </w:style>
  <w:style w:type="paragraph" w:customStyle="1" w:styleId="RevisionNumber">
    <w:name w:val="Revision Number"/>
    <w:basedOn w:val="Normal"/>
    <w:link w:val="RevisionNumberChar"/>
    <w:qFormat/>
    <w:rsid w:val="00970058"/>
    <w:pPr>
      <w:shd w:val="clear" w:color="auto" w:fill="FFFFFF" w:themeFill="background1"/>
      <w:spacing w:before="120" w:line="240" w:lineRule="auto"/>
    </w:pPr>
    <w:rPr>
      <w:rFonts w:ascii="Arial" w:eastAsia="Times New Roman" w:hAnsi="Arial" w:cs="Arial"/>
      <w:b/>
      <w:color w:val="F58021" w:themeColor="accent1"/>
      <w:kern w:val="0"/>
      <w14:ligatures w14:val="none"/>
    </w:rPr>
  </w:style>
  <w:style w:type="character" w:customStyle="1" w:styleId="RevisionNumberChar">
    <w:name w:val="Revision Number Char"/>
    <w:basedOn w:val="DefaultParagraphFont"/>
    <w:link w:val="RevisionNumber"/>
    <w:locked/>
    <w:rsid w:val="00970058"/>
    <w:rPr>
      <w:rFonts w:ascii="Arial" w:eastAsia="Times New Roman" w:hAnsi="Arial" w:cs="Arial"/>
      <w:b/>
      <w:color w:val="F58021" w:themeColor="accent1"/>
      <w:kern w:val="0"/>
      <w:sz w:val="20"/>
      <w:szCs w:val="20"/>
      <w:shd w:val="clear" w:color="auto" w:fill="FFFFFF" w:themeFill="background1"/>
      <w14:ligatures w14:val="none"/>
    </w:rPr>
  </w:style>
  <w:style w:type="paragraph" w:customStyle="1" w:styleId="Information">
    <w:name w:val="Information"/>
    <w:basedOn w:val="Normal"/>
    <w:link w:val="InformationChar"/>
    <w:qFormat/>
    <w:rsid w:val="00970058"/>
    <w:pPr>
      <w:shd w:val="clear" w:color="auto" w:fill="FFFFFF" w:themeFill="background1"/>
      <w:spacing w:before="120" w:line="314" w:lineRule="auto"/>
    </w:pPr>
    <w:rPr>
      <w:rFonts w:eastAsia="Aptos" w:cs="Aptos"/>
      <w:b/>
      <w:bCs/>
      <w:i/>
      <w:iCs/>
      <w:color w:val="F58021" w:themeColor="accent1"/>
    </w:rPr>
  </w:style>
  <w:style w:type="character" w:customStyle="1" w:styleId="InformationChar">
    <w:name w:val="Information Char"/>
    <w:basedOn w:val="DefaultParagraphFont"/>
    <w:link w:val="Information"/>
    <w:rsid w:val="00970058"/>
    <w:rPr>
      <w:rFonts w:ascii="Source Sans Pro" w:eastAsia="Aptos" w:hAnsi="Source Sans Pro" w:cs="Aptos"/>
      <w:b/>
      <w:bCs/>
      <w:i/>
      <w:iCs/>
      <w:color w:val="F58021" w:themeColor="accent1"/>
      <w:sz w:val="20"/>
      <w:szCs w:val="20"/>
      <w:shd w:val="clear" w:color="auto" w:fill="FFFFFF" w:themeFill="background1"/>
    </w:rPr>
  </w:style>
  <w:style w:type="paragraph" w:styleId="TOCHeading">
    <w:name w:val="TOC Heading"/>
    <w:basedOn w:val="Heading1-NumberedList"/>
    <w:next w:val="Normal"/>
    <w:uiPriority w:val="39"/>
    <w:unhideWhenUsed/>
    <w:qFormat/>
    <w:rsid w:val="00961CD3"/>
    <w:pPr>
      <w:numPr>
        <w:numId w:val="0"/>
      </w:numPr>
      <w:ind w:left="567" w:hanging="567"/>
    </w:pPr>
  </w:style>
  <w:style w:type="paragraph" w:styleId="TOC1">
    <w:name w:val="toc 1"/>
    <w:basedOn w:val="Normal"/>
    <w:next w:val="Normal"/>
    <w:autoRedefine/>
    <w:uiPriority w:val="39"/>
    <w:unhideWhenUsed/>
    <w:rsid w:val="00B16645"/>
    <w:pPr>
      <w:shd w:val="clear" w:color="auto" w:fill="FFFFFF" w:themeFill="background1"/>
      <w:tabs>
        <w:tab w:val="left" w:pos="403"/>
        <w:tab w:val="right" w:leader="dot" w:pos="9060"/>
      </w:tabs>
      <w:spacing w:before="120" w:after="60" w:line="312" w:lineRule="auto"/>
    </w:pPr>
    <w:rPr>
      <w:rFonts w:eastAsia="Aptos" w:cs="Aptos"/>
      <w:color w:val="1A1C1F"/>
    </w:rPr>
  </w:style>
  <w:style w:type="paragraph" w:styleId="TOC2">
    <w:name w:val="toc 2"/>
    <w:basedOn w:val="Normal"/>
    <w:next w:val="Normal"/>
    <w:autoRedefine/>
    <w:uiPriority w:val="39"/>
    <w:unhideWhenUsed/>
    <w:rsid w:val="00970058"/>
    <w:pPr>
      <w:shd w:val="clear" w:color="auto" w:fill="FFFFFF" w:themeFill="background1"/>
      <w:tabs>
        <w:tab w:val="left" w:pos="720"/>
        <w:tab w:val="right" w:leader="dot" w:pos="9060"/>
      </w:tabs>
      <w:spacing w:after="60" w:line="240" w:lineRule="auto"/>
      <w:ind w:left="198"/>
    </w:pPr>
    <w:rPr>
      <w:rFonts w:eastAsia="Aptos" w:cs="Aptos"/>
      <w:color w:val="1A1C1F"/>
    </w:rPr>
  </w:style>
  <w:style w:type="character" w:styleId="Strong">
    <w:name w:val="Strong"/>
    <w:basedOn w:val="DefaultParagraphFont"/>
    <w:uiPriority w:val="22"/>
    <w:qFormat/>
    <w:rsid w:val="00970058"/>
    <w:rPr>
      <w:b/>
      <w:bCs/>
    </w:rPr>
  </w:style>
  <w:style w:type="paragraph" w:customStyle="1" w:styleId="TableBullet0">
    <w:name w:val="Table Bullet"/>
    <w:basedOn w:val="Normal"/>
    <w:uiPriority w:val="7"/>
    <w:qFormat/>
    <w:rsid w:val="00970058"/>
    <w:pPr>
      <w:numPr>
        <w:numId w:val="5"/>
      </w:numPr>
      <w:shd w:val="clear" w:color="auto" w:fill="FFFFFF" w:themeFill="background1"/>
      <w:tabs>
        <w:tab w:val="num" w:pos="720"/>
      </w:tabs>
      <w:spacing w:before="20" w:after="100" w:line="240" w:lineRule="atLeast"/>
      <w:ind w:left="0" w:firstLine="0"/>
      <w:contextualSpacing/>
    </w:pPr>
    <w:rPr>
      <w:rFonts w:eastAsia="Times New Roman" w:cs="Times New Roman"/>
      <w:color w:val="1A1C1F"/>
      <w:kern w:val="0"/>
      <w:sz w:val="17"/>
      <w:szCs w:val="19"/>
      <w14:ligatures w14:val="none"/>
    </w:rPr>
  </w:style>
  <w:style w:type="numbering" w:customStyle="1" w:styleId="TableBullet">
    <w:name w:val="TableBullet"/>
    <w:rsid w:val="00970058"/>
    <w:pPr>
      <w:numPr>
        <w:numId w:val="1"/>
      </w:numPr>
    </w:pPr>
  </w:style>
  <w:style w:type="paragraph" w:styleId="TOC3">
    <w:name w:val="toc 3"/>
    <w:basedOn w:val="Normal"/>
    <w:next w:val="Normal"/>
    <w:autoRedefine/>
    <w:uiPriority w:val="39"/>
    <w:unhideWhenUsed/>
    <w:rsid w:val="00970058"/>
    <w:pPr>
      <w:shd w:val="clear" w:color="auto" w:fill="FFFFFF" w:themeFill="background1"/>
      <w:tabs>
        <w:tab w:val="left" w:pos="1200"/>
        <w:tab w:val="right" w:leader="dot" w:pos="9060"/>
      </w:tabs>
      <w:spacing w:after="60" w:line="314" w:lineRule="auto"/>
      <w:ind w:left="403"/>
    </w:pPr>
    <w:rPr>
      <w:rFonts w:eastAsia="Aptos" w:cs="Aptos"/>
      <w:color w:val="1A1C1F"/>
    </w:rPr>
  </w:style>
  <w:style w:type="character" w:styleId="FollowedHyperlink">
    <w:name w:val="FollowedHyperlink"/>
    <w:basedOn w:val="DefaultParagraphFont"/>
    <w:uiPriority w:val="99"/>
    <w:semiHidden/>
    <w:unhideWhenUsed/>
    <w:rsid w:val="00970058"/>
    <w:rPr>
      <w:color w:val="7839EE" w:themeColor="followedHyperlink"/>
      <w:u w:val="single"/>
    </w:rPr>
  </w:style>
  <w:style w:type="table" w:styleId="PlainTable1">
    <w:name w:val="Plain Table 1"/>
    <w:basedOn w:val="TableNormal"/>
    <w:uiPriority w:val="41"/>
    <w:rsid w:val="00970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70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70058"/>
    <w:tblPr>
      <w:tblStyleRowBandSize w:val="1"/>
      <w:tblStyleColBandSize w:val="1"/>
      <w:tblBorders>
        <w:top w:val="single" w:sz="4" w:space="0" w:color="FBCCA6" w:themeColor="accent1" w:themeTint="66"/>
        <w:left w:val="single" w:sz="4" w:space="0" w:color="FBCCA6" w:themeColor="accent1" w:themeTint="66"/>
        <w:bottom w:val="single" w:sz="4" w:space="0" w:color="FBCCA6" w:themeColor="accent1" w:themeTint="66"/>
        <w:right w:val="single" w:sz="4" w:space="0" w:color="FBCCA6" w:themeColor="accent1" w:themeTint="66"/>
        <w:insideH w:val="single" w:sz="4" w:space="0" w:color="FBCCA6" w:themeColor="accent1" w:themeTint="66"/>
        <w:insideV w:val="single" w:sz="4" w:space="0" w:color="FBCCA6" w:themeColor="accent1" w:themeTint="66"/>
      </w:tblBorders>
    </w:tblPr>
    <w:tblStylePr w:type="firstRow">
      <w:rPr>
        <w:b/>
        <w:bCs/>
      </w:rPr>
      <w:tblPr/>
      <w:tcPr>
        <w:tcBorders>
          <w:bottom w:val="single" w:sz="12" w:space="0" w:color="F9B279" w:themeColor="accent1" w:themeTint="99"/>
        </w:tcBorders>
      </w:tcPr>
    </w:tblStylePr>
    <w:tblStylePr w:type="lastRow">
      <w:rPr>
        <w:b/>
        <w:bCs/>
      </w:rPr>
      <w:tblPr/>
      <w:tcPr>
        <w:tcBorders>
          <w:top w:val="double" w:sz="2" w:space="0" w:color="F9B279"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70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94D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94D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94D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94D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noteText">
    <w:name w:val="footnote text"/>
    <w:basedOn w:val="Normal"/>
    <w:link w:val="FootnoteTextChar"/>
    <w:uiPriority w:val="99"/>
    <w:semiHidden/>
    <w:unhideWhenUsed/>
    <w:rsid w:val="00970058"/>
    <w:pPr>
      <w:shd w:val="clear" w:color="auto" w:fill="FFFFFF" w:themeFill="background1"/>
      <w:spacing w:after="0" w:line="240" w:lineRule="auto"/>
    </w:pPr>
    <w:rPr>
      <w:rFonts w:eastAsia="Aptos" w:cs="Aptos"/>
      <w:color w:val="1A1C1F"/>
    </w:rPr>
  </w:style>
  <w:style w:type="character" w:customStyle="1" w:styleId="FootnoteTextChar">
    <w:name w:val="Footnote Text Char"/>
    <w:basedOn w:val="DefaultParagraphFont"/>
    <w:link w:val="FootnoteText"/>
    <w:uiPriority w:val="99"/>
    <w:semiHidden/>
    <w:rsid w:val="00970058"/>
    <w:rPr>
      <w:rFonts w:ascii="Source Sans Pro" w:eastAsia="Aptos" w:hAnsi="Source Sans Pro" w:cs="Aptos"/>
      <w:color w:val="1A1C1F"/>
      <w:sz w:val="20"/>
      <w:szCs w:val="20"/>
      <w:shd w:val="clear" w:color="auto" w:fill="FFFFFF" w:themeFill="background1"/>
    </w:rPr>
  </w:style>
  <w:style w:type="character" w:styleId="FootnoteReference">
    <w:name w:val="footnote reference"/>
    <w:basedOn w:val="DefaultParagraphFont"/>
    <w:uiPriority w:val="99"/>
    <w:semiHidden/>
    <w:unhideWhenUsed/>
    <w:rsid w:val="00970058"/>
    <w:rPr>
      <w:vertAlign w:val="superscript"/>
    </w:rPr>
  </w:style>
  <w:style w:type="paragraph" w:customStyle="1" w:styleId="TableName">
    <w:name w:val="Table Name"/>
    <w:basedOn w:val="Caption"/>
    <w:next w:val="Normal"/>
    <w:link w:val="TableNameChar"/>
    <w:qFormat/>
    <w:rsid w:val="00970058"/>
    <w:pPr>
      <w:shd w:val="clear" w:color="auto" w:fill="FFFFFF" w:themeFill="background1"/>
      <w:spacing w:before="120" w:after="200" w:line="240" w:lineRule="auto"/>
    </w:pPr>
    <w:rPr>
      <w:rFonts w:eastAsia="Aptos" w:cs="Aptos"/>
      <w:bCs w:val="0"/>
      <w:noProof w:val="0"/>
      <w:color w:val="auto"/>
      <w:sz w:val="16"/>
      <w:szCs w:val="16"/>
      <w:lang w:val="en-AU"/>
    </w:rPr>
  </w:style>
  <w:style w:type="character" w:customStyle="1" w:styleId="TableNameChar">
    <w:name w:val="Table Name Char"/>
    <w:basedOn w:val="DefaultParagraphFont"/>
    <w:link w:val="TableName"/>
    <w:rsid w:val="00970058"/>
    <w:rPr>
      <w:rFonts w:ascii="Source Sans Pro" w:eastAsia="Aptos" w:hAnsi="Source Sans Pro" w:cs="Aptos"/>
      <w:i/>
      <w:iCs/>
      <w:sz w:val="16"/>
      <w:szCs w:val="16"/>
      <w:shd w:val="clear" w:color="auto" w:fill="FFFFFF" w:themeFill="background1"/>
    </w:rPr>
  </w:style>
  <w:style w:type="paragraph" w:customStyle="1" w:styleId="FigureName">
    <w:name w:val="Figure Name"/>
    <w:basedOn w:val="TableName"/>
    <w:link w:val="FigureNameChar"/>
    <w:qFormat/>
    <w:rsid w:val="00970058"/>
    <w:rPr>
      <w:noProof/>
    </w:rPr>
  </w:style>
  <w:style w:type="character" w:customStyle="1" w:styleId="FigureNameChar">
    <w:name w:val="Figure Name Char"/>
    <w:basedOn w:val="TableNameChar"/>
    <w:link w:val="FigureName"/>
    <w:rsid w:val="00970058"/>
    <w:rPr>
      <w:rFonts w:ascii="Source Sans Pro" w:eastAsia="Aptos" w:hAnsi="Source Sans Pro" w:cs="Aptos"/>
      <w:i/>
      <w:iCs/>
      <w:noProof/>
      <w:sz w:val="16"/>
      <w:szCs w:val="16"/>
      <w:shd w:val="clear" w:color="auto" w:fill="FFFFFF" w:themeFill="background1"/>
    </w:rPr>
  </w:style>
  <w:style w:type="paragraph" w:styleId="TableofFigures">
    <w:name w:val="table of figures"/>
    <w:basedOn w:val="Normal"/>
    <w:next w:val="Normal"/>
    <w:uiPriority w:val="99"/>
    <w:unhideWhenUsed/>
    <w:rsid w:val="00970058"/>
    <w:pPr>
      <w:shd w:val="clear" w:color="auto" w:fill="FFFFFF" w:themeFill="background1"/>
      <w:spacing w:before="120" w:after="0" w:line="314" w:lineRule="auto"/>
    </w:pPr>
    <w:rPr>
      <w:rFonts w:eastAsia="Aptos" w:cs="Aptos"/>
      <w:color w:val="1A1C1F"/>
    </w:rPr>
  </w:style>
  <w:style w:type="paragraph" w:customStyle="1" w:styleId="paragraph">
    <w:name w:val="paragraph"/>
    <w:basedOn w:val="Normal"/>
    <w:rsid w:val="00B302F0"/>
    <w:pPr>
      <w:spacing w:before="100" w:beforeAutospacing="1" w:after="100" w:afterAutospacing="1" w:line="240" w:lineRule="auto"/>
    </w:pPr>
    <w:rPr>
      <w:rFonts w:ascii="Times New Roman" w:eastAsia="Times New Roman" w:hAnsi="Times New Roman" w:cs="Times New Roman"/>
      <w:color w:val="auto"/>
      <w:kern w:val="0"/>
      <w:sz w:val="24"/>
      <w:szCs w:val="24"/>
      <w:lang w:eastAsia="en-AU"/>
      <w14:ligatures w14:val="none"/>
    </w:rPr>
  </w:style>
  <w:style w:type="character" w:customStyle="1" w:styleId="normaltextrun">
    <w:name w:val="normaltextrun"/>
    <w:basedOn w:val="DefaultParagraphFont"/>
    <w:rsid w:val="00B302F0"/>
  </w:style>
  <w:style w:type="character" w:customStyle="1" w:styleId="eop">
    <w:name w:val="eop"/>
    <w:basedOn w:val="DefaultParagraphFont"/>
    <w:rsid w:val="00B302F0"/>
  </w:style>
  <w:style w:type="character" w:customStyle="1" w:styleId="nobreakhyphenblob">
    <w:name w:val="nobreakhyphenblob"/>
    <w:basedOn w:val="DefaultParagraphFont"/>
    <w:rsid w:val="00B302F0"/>
  </w:style>
  <w:style w:type="character" w:customStyle="1" w:styleId="scxw201132062">
    <w:name w:val="scxw201132062"/>
    <w:basedOn w:val="DefaultParagraphFont"/>
    <w:rsid w:val="00C20FDF"/>
  </w:style>
  <w:style w:type="character" w:customStyle="1" w:styleId="scxw76436311">
    <w:name w:val="scxw76436311"/>
    <w:basedOn w:val="DefaultParagraphFont"/>
    <w:rsid w:val="005B06D1"/>
  </w:style>
  <w:style w:type="character" w:customStyle="1" w:styleId="scxw149683890">
    <w:name w:val="scxw149683890"/>
    <w:basedOn w:val="DefaultParagraphFont"/>
    <w:rsid w:val="00E76CCD"/>
  </w:style>
  <w:style w:type="character" w:customStyle="1" w:styleId="scxw119104853">
    <w:name w:val="scxw119104853"/>
    <w:basedOn w:val="DefaultParagraphFont"/>
    <w:rsid w:val="001E4C1F"/>
  </w:style>
  <w:style w:type="character" w:customStyle="1" w:styleId="scxw96551203">
    <w:name w:val="scxw96551203"/>
    <w:basedOn w:val="DefaultParagraphFont"/>
    <w:rsid w:val="00EB165C"/>
  </w:style>
  <w:style w:type="character" w:customStyle="1" w:styleId="scxw24865341">
    <w:name w:val="scxw24865341"/>
    <w:basedOn w:val="DefaultParagraphFont"/>
    <w:rsid w:val="000452CF"/>
  </w:style>
  <w:style w:type="paragraph" w:styleId="NormalWeb">
    <w:name w:val="Normal (Web)"/>
    <w:basedOn w:val="Normal"/>
    <w:uiPriority w:val="99"/>
    <w:semiHidden/>
    <w:unhideWhenUsed/>
    <w:rsid w:val="00702C43"/>
    <w:pPr>
      <w:spacing w:before="100" w:beforeAutospacing="1" w:after="100" w:afterAutospacing="1" w:line="240" w:lineRule="auto"/>
    </w:pPr>
    <w:rPr>
      <w:rFonts w:ascii="Times New Roman" w:eastAsia="Times New Roman" w:hAnsi="Times New Roman" w:cs="Times New Roman"/>
      <w:color w:val="auto"/>
      <w:kern w:val="0"/>
      <w:sz w:val="24"/>
      <w:szCs w:val="24"/>
      <w:lang w:eastAsia="en-AU"/>
      <w14:ligatures w14:val="none"/>
    </w:rPr>
  </w:style>
  <w:style w:type="paragraph" w:styleId="TOC4">
    <w:name w:val="toc 4"/>
    <w:basedOn w:val="Normal"/>
    <w:next w:val="Normal"/>
    <w:autoRedefine/>
    <w:uiPriority w:val="39"/>
    <w:unhideWhenUsed/>
    <w:rsid w:val="00754E0D"/>
    <w:pPr>
      <w:spacing w:after="100" w:line="278" w:lineRule="auto"/>
      <w:ind w:left="720"/>
    </w:pPr>
    <w:rPr>
      <w:rFonts w:asciiTheme="minorHAnsi" w:eastAsiaTheme="minorEastAsia" w:hAnsiTheme="minorHAnsi"/>
      <w:color w:val="auto"/>
      <w:sz w:val="24"/>
      <w:szCs w:val="24"/>
      <w:lang w:eastAsia="en-AU"/>
    </w:rPr>
  </w:style>
  <w:style w:type="paragraph" w:styleId="TOC5">
    <w:name w:val="toc 5"/>
    <w:basedOn w:val="Normal"/>
    <w:next w:val="Normal"/>
    <w:autoRedefine/>
    <w:uiPriority w:val="39"/>
    <w:unhideWhenUsed/>
    <w:rsid w:val="00754E0D"/>
    <w:pPr>
      <w:spacing w:after="100" w:line="278" w:lineRule="auto"/>
      <w:ind w:left="960"/>
    </w:pPr>
    <w:rPr>
      <w:rFonts w:asciiTheme="minorHAnsi" w:eastAsiaTheme="minorEastAsia" w:hAnsiTheme="minorHAnsi"/>
      <w:color w:val="auto"/>
      <w:sz w:val="24"/>
      <w:szCs w:val="24"/>
      <w:lang w:eastAsia="en-AU"/>
    </w:rPr>
  </w:style>
  <w:style w:type="paragraph" w:styleId="TOC6">
    <w:name w:val="toc 6"/>
    <w:basedOn w:val="Normal"/>
    <w:next w:val="Normal"/>
    <w:autoRedefine/>
    <w:uiPriority w:val="39"/>
    <w:unhideWhenUsed/>
    <w:rsid w:val="00754E0D"/>
    <w:pPr>
      <w:spacing w:after="100" w:line="278" w:lineRule="auto"/>
      <w:ind w:left="1200"/>
    </w:pPr>
    <w:rPr>
      <w:rFonts w:asciiTheme="minorHAnsi" w:eastAsiaTheme="minorEastAsia" w:hAnsiTheme="minorHAnsi"/>
      <w:color w:val="auto"/>
      <w:sz w:val="24"/>
      <w:szCs w:val="24"/>
      <w:lang w:eastAsia="en-AU"/>
    </w:rPr>
  </w:style>
  <w:style w:type="paragraph" w:styleId="TOC7">
    <w:name w:val="toc 7"/>
    <w:basedOn w:val="Normal"/>
    <w:next w:val="Normal"/>
    <w:autoRedefine/>
    <w:uiPriority w:val="39"/>
    <w:unhideWhenUsed/>
    <w:rsid w:val="00754E0D"/>
    <w:pPr>
      <w:spacing w:after="100" w:line="278" w:lineRule="auto"/>
      <w:ind w:left="1440"/>
    </w:pPr>
    <w:rPr>
      <w:rFonts w:asciiTheme="minorHAnsi" w:eastAsiaTheme="minorEastAsia" w:hAnsiTheme="minorHAnsi"/>
      <w:color w:val="auto"/>
      <w:sz w:val="24"/>
      <w:szCs w:val="24"/>
      <w:lang w:eastAsia="en-AU"/>
    </w:rPr>
  </w:style>
  <w:style w:type="paragraph" w:styleId="TOC8">
    <w:name w:val="toc 8"/>
    <w:basedOn w:val="Normal"/>
    <w:next w:val="Normal"/>
    <w:autoRedefine/>
    <w:uiPriority w:val="39"/>
    <w:unhideWhenUsed/>
    <w:rsid w:val="00754E0D"/>
    <w:pPr>
      <w:spacing w:after="100" w:line="278" w:lineRule="auto"/>
      <w:ind w:left="1680"/>
    </w:pPr>
    <w:rPr>
      <w:rFonts w:asciiTheme="minorHAnsi" w:eastAsiaTheme="minorEastAsia" w:hAnsiTheme="minorHAnsi"/>
      <w:color w:val="auto"/>
      <w:sz w:val="24"/>
      <w:szCs w:val="24"/>
      <w:lang w:eastAsia="en-AU"/>
    </w:rPr>
  </w:style>
  <w:style w:type="paragraph" w:styleId="TOC9">
    <w:name w:val="toc 9"/>
    <w:basedOn w:val="Normal"/>
    <w:next w:val="Normal"/>
    <w:autoRedefine/>
    <w:uiPriority w:val="39"/>
    <w:unhideWhenUsed/>
    <w:rsid w:val="00754E0D"/>
    <w:pPr>
      <w:spacing w:after="100" w:line="278" w:lineRule="auto"/>
      <w:ind w:left="1920"/>
    </w:pPr>
    <w:rPr>
      <w:rFonts w:asciiTheme="minorHAnsi" w:eastAsiaTheme="minorEastAsia" w:hAnsiTheme="minorHAnsi"/>
      <w:color w:val="auto"/>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877961">
      <w:bodyDiv w:val="1"/>
      <w:marLeft w:val="0"/>
      <w:marRight w:val="0"/>
      <w:marTop w:val="0"/>
      <w:marBottom w:val="0"/>
      <w:divBdr>
        <w:top w:val="none" w:sz="0" w:space="0" w:color="auto"/>
        <w:left w:val="none" w:sz="0" w:space="0" w:color="auto"/>
        <w:bottom w:val="none" w:sz="0" w:space="0" w:color="auto"/>
        <w:right w:val="none" w:sz="0" w:space="0" w:color="auto"/>
      </w:divBdr>
      <w:divsChild>
        <w:div w:id="31424356">
          <w:marLeft w:val="0"/>
          <w:marRight w:val="0"/>
          <w:marTop w:val="0"/>
          <w:marBottom w:val="0"/>
          <w:divBdr>
            <w:top w:val="none" w:sz="0" w:space="0" w:color="auto"/>
            <w:left w:val="none" w:sz="0" w:space="0" w:color="auto"/>
            <w:bottom w:val="none" w:sz="0" w:space="0" w:color="auto"/>
            <w:right w:val="none" w:sz="0" w:space="0" w:color="auto"/>
          </w:divBdr>
          <w:divsChild>
            <w:div w:id="105660950">
              <w:marLeft w:val="0"/>
              <w:marRight w:val="0"/>
              <w:marTop w:val="0"/>
              <w:marBottom w:val="0"/>
              <w:divBdr>
                <w:top w:val="none" w:sz="0" w:space="0" w:color="auto"/>
                <w:left w:val="none" w:sz="0" w:space="0" w:color="auto"/>
                <w:bottom w:val="none" w:sz="0" w:space="0" w:color="auto"/>
                <w:right w:val="none" w:sz="0" w:space="0" w:color="auto"/>
              </w:divBdr>
            </w:div>
            <w:div w:id="1243485596">
              <w:marLeft w:val="0"/>
              <w:marRight w:val="0"/>
              <w:marTop w:val="0"/>
              <w:marBottom w:val="0"/>
              <w:divBdr>
                <w:top w:val="none" w:sz="0" w:space="0" w:color="auto"/>
                <w:left w:val="none" w:sz="0" w:space="0" w:color="auto"/>
                <w:bottom w:val="none" w:sz="0" w:space="0" w:color="auto"/>
                <w:right w:val="none" w:sz="0" w:space="0" w:color="auto"/>
              </w:divBdr>
            </w:div>
            <w:div w:id="1765178013">
              <w:marLeft w:val="0"/>
              <w:marRight w:val="0"/>
              <w:marTop w:val="0"/>
              <w:marBottom w:val="0"/>
              <w:divBdr>
                <w:top w:val="none" w:sz="0" w:space="0" w:color="auto"/>
                <w:left w:val="none" w:sz="0" w:space="0" w:color="auto"/>
                <w:bottom w:val="none" w:sz="0" w:space="0" w:color="auto"/>
                <w:right w:val="none" w:sz="0" w:space="0" w:color="auto"/>
              </w:divBdr>
            </w:div>
          </w:divsChild>
        </w:div>
        <w:div w:id="31611163">
          <w:marLeft w:val="0"/>
          <w:marRight w:val="0"/>
          <w:marTop w:val="0"/>
          <w:marBottom w:val="0"/>
          <w:divBdr>
            <w:top w:val="none" w:sz="0" w:space="0" w:color="auto"/>
            <w:left w:val="none" w:sz="0" w:space="0" w:color="auto"/>
            <w:bottom w:val="none" w:sz="0" w:space="0" w:color="auto"/>
            <w:right w:val="none" w:sz="0" w:space="0" w:color="auto"/>
          </w:divBdr>
          <w:divsChild>
            <w:div w:id="1569459624">
              <w:marLeft w:val="0"/>
              <w:marRight w:val="0"/>
              <w:marTop w:val="0"/>
              <w:marBottom w:val="0"/>
              <w:divBdr>
                <w:top w:val="none" w:sz="0" w:space="0" w:color="auto"/>
                <w:left w:val="none" w:sz="0" w:space="0" w:color="auto"/>
                <w:bottom w:val="none" w:sz="0" w:space="0" w:color="auto"/>
                <w:right w:val="none" w:sz="0" w:space="0" w:color="auto"/>
              </w:divBdr>
            </w:div>
            <w:div w:id="1652129157">
              <w:marLeft w:val="0"/>
              <w:marRight w:val="0"/>
              <w:marTop w:val="0"/>
              <w:marBottom w:val="0"/>
              <w:divBdr>
                <w:top w:val="none" w:sz="0" w:space="0" w:color="auto"/>
                <w:left w:val="none" w:sz="0" w:space="0" w:color="auto"/>
                <w:bottom w:val="none" w:sz="0" w:space="0" w:color="auto"/>
                <w:right w:val="none" w:sz="0" w:space="0" w:color="auto"/>
              </w:divBdr>
            </w:div>
          </w:divsChild>
        </w:div>
        <w:div w:id="35207240">
          <w:marLeft w:val="0"/>
          <w:marRight w:val="0"/>
          <w:marTop w:val="0"/>
          <w:marBottom w:val="0"/>
          <w:divBdr>
            <w:top w:val="none" w:sz="0" w:space="0" w:color="auto"/>
            <w:left w:val="none" w:sz="0" w:space="0" w:color="auto"/>
            <w:bottom w:val="none" w:sz="0" w:space="0" w:color="auto"/>
            <w:right w:val="none" w:sz="0" w:space="0" w:color="auto"/>
          </w:divBdr>
          <w:divsChild>
            <w:div w:id="359354451">
              <w:marLeft w:val="0"/>
              <w:marRight w:val="0"/>
              <w:marTop w:val="0"/>
              <w:marBottom w:val="0"/>
              <w:divBdr>
                <w:top w:val="none" w:sz="0" w:space="0" w:color="auto"/>
                <w:left w:val="none" w:sz="0" w:space="0" w:color="auto"/>
                <w:bottom w:val="none" w:sz="0" w:space="0" w:color="auto"/>
                <w:right w:val="none" w:sz="0" w:space="0" w:color="auto"/>
              </w:divBdr>
            </w:div>
            <w:div w:id="719598986">
              <w:marLeft w:val="0"/>
              <w:marRight w:val="0"/>
              <w:marTop w:val="0"/>
              <w:marBottom w:val="0"/>
              <w:divBdr>
                <w:top w:val="none" w:sz="0" w:space="0" w:color="auto"/>
                <w:left w:val="none" w:sz="0" w:space="0" w:color="auto"/>
                <w:bottom w:val="none" w:sz="0" w:space="0" w:color="auto"/>
                <w:right w:val="none" w:sz="0" w:space="0" w:color="auto"/>
              </w:divBdr>
            </w:div>
            <w:div w:id="791750336">
              <w:marLeft w:val="0"/>
              <w:marRight w:val="0"/>
              <w:marTop w:val="0"/>
              <w:marBottom w:val="0"/>
              <w:divBdr>
                <w:top w:val="none" w:sz="0" w:space="0" w:color="auto"/>
                <w:left w:val="none" w:sz="0" w:space="0" w:color="auto"/>
                <w:bottom w:val="none" w:sz="0" w:space="0" w:color="auto"/>
                <w:right w:val="none" w:sz="0" w:space="0" w:color="auto"/>
              </w:divBdr>
            </w:div>
            <w:div w:id="853690678">
              <w:marLeft w:val="0"/>
              <w:marRight w:val="0"/>
              <w:marTop w:val="0"/>
              <w:marBottom w:val="0"/>
              <w:divBdr>
                <w:top w:val="none" w:sz="0" w:space="0" w:color="auto"/>
                <w:left w:val="none" w:sz="0" w:space="0" w:color="auto"/>
                <w:bottom w:val="none" w:sz="0" w:space="0" w:color="auto"/>
                <w:right w:val="none" w:sz="0" w:space="0" w:color="auto"/>
              </w:divBdr>
            </w:div>
          </w:divsChild>
        </w:div>
        <w:div w:id="86198234">
          <w:marLeft w:val="0"/>
          <w:marRight w:val="0"/>
          <w:marTop w:val="0"/>
          <w:marBottom w:val="0"/>
          <w:divBdr>
            <w:top w:val="none" w:sz="0" w:space="0" w:color="auto"/>
            <w:left w:val="none" w:sz="0" w:space="0" w:color="auto"/>
            <w:bottom w:val="none" w:sz="0" w:space="0" w:color="auto"/>
            <w:right w:val="none" w:sz="0" w:space="0" w:color="auto"/>
          </w:divBdr>
          <w:divsChild>
            <w:div w:id="543296518">
              <w:marLeft w:val="0"/>
              <w:marRight w:val="0"/>
              <w:marTop w:val="0"/>
              <w:marBottom w:val="0"/>
              <w:divBdr>
                <w:top w:val="none" w:sz="0" w:space="0" w:color="auto"/>
                <w:left w:val="none" w:sz="0" w:space="0" w:color="auto"/>
                <w:bottom w:val="none" w:sz="0" w:space="0" w:color="auto"/>
                <w:right w:val="none" w:sz="0" w:space="0" w:color="auto"/>
              </w:divBdr>
            </w:div>
            <w:div w:id="1014188677">
              <w:marLeft w:val="0"/>
              <w:marRight w:val="0"/>
              <w:marTop w:val="0"/>
              <w:marBottom w:val="0"/>
              <w:divBdr>
                <w:top w:val="none" w:sz="0" w:space="0" w:color="auto"/>
                <w:left w:val="none" w:sz="0" w:space="0" w:color="auto"/>
                <w:bottom w:val="none" w:sz="0" w:space="0" w:color="auto"/>
                <w:right w:val="none" w:sz="0" w:space="0" w:color="auto"/>
              </w:divBdr>
            </w:div>
            <w:div w:id="1563058363">
              <w:marLeft w:val="0"/>
              <w:marRight w:val="0"/>
              <w:marTop w:val="0"/>
              <w:marBottom w:val="0"/>
              <w:divBdr>
                <w:top w:val="none" w:sz="0" w:space="0" w:color="auto"/>
                <w:left w:val="none" w:sz="0" w:space="0" w:color="auto"/>
                <w:bottom w:val="none" w:sz="0" w:space="0" w:color="auto"/>
                <w:right w:val="none" w:sz="0" w:space="0" w:color="auto"/>
              </w:divBdr>
            </w:div>
          </w:divsChild>
        </w:div>
        <w:div w:id="141310583">
          <w:marLeft w:val="0"/>
          <w:marRight w:val="0"/>
          <w:marTop w:val="0"/>
          <w:marBottom w:val="0"/>
          <w:divBdr>
            <w:top w:val="none" w:sz="0" w:space="0" w:color="auto"/>
            <w:left w:val="none" w:sz="0" w:space="0" w:color="auto"/>
            <w:bottom w:val="none" w:sz="0" w:space="0" w:color="auto"/>
            <w:right w:val="none" w:sz="0" w:space="0" w:color="auto"/>
          </w:divBdr>
          <w:divsChild>
            <w:div w:id="1819224864">
              <w:marLeft w:val="0"/>
              <w:marRight w:val="0"/>
              <w:marTop w:val="0"/>
              <w:marBottom w:val="0"/>
              <w:divBdr>
                <w:top w:val="none" w:sz="0" w:space="0" w:color="auto"/>
                <w:left w:val="none" w:sz="0" w:space="0" w:color="auto"/>
                <w:bottom w:val="none" w:sz="0" w:space="0" w:color="auto"/>
                <w:right w:val="none" w:sz="0" w:space="0" w:color="auto"/>
              </w:divBdr>
            </w:div>
          </w:divsChild>
        </w:div>
        <w:div w:id="198006392">
          <w:marLeft w:val="0"/>
          <w:marRight w:val="0"/>
          <w:marTop w:val="0"/>
          <w:marBottom w:val="0"/>
          <w:divBdr>
            <w:top w:val="none" w:sz="0" w:space="0" w:color="auto"/>
            <w:left w:val="none" w:sz="0" w:space="0" w:color="auto"/>
            <w:bottom w:val="none" w:sz="0" w:space="0" w:color="auto"/>
            <w:right w:val="none" w:sz="0" w:space="0" w:color="auto"/>
          </w:divBdr>
          <w:divsChild>
            <w:div w:id="470175170">
              <w:marLeft w:val="0"/>
              <w:marRight w:val="0"/>
              <w:marTop w:val="0"/>
              <w:marBottom w:val="0"/>
              <w:divBdr>
                <w:top w:val="none" w:sz="0" w:space="0" w:color="auto"/>
                <w:left w:val="none" w:sz="0" w:space="0" w:color="auto"/>
                <w:bottom w:val="none" w:sz="0" w:space="0" w:color="auto"/>
                <w:right w:val="none" w:sz="0" w:space="0" w:color="auto"/>
              </w:divBdr>
            </w:div>
            <w:div w:id="920720102">
              <w:marLeft w:val="0"/>
              <w:marRight w:val="0"/>
              <w:marTop w:val="0"/>
              <w:marBottom w:val="0"/>
              <w:divBdr>
                <w:top w:val="none" w:sz="0" w:space="0" w:color="auto"/>
                <w:left w:val="none" w:sz="0" w:space="0" w:color="auto"/>
                <w:bottom w:val="none" w:sz="0" w:space="0" w:color="auto"/>
                <w:right w:val="none" w:sz="0" w:space="0" w:color="auto"/>
              </w:divBdr>
            </w:div>
            <w:div w:id="1617640967">
              <w:marLeft w:val="0"/>
              <w:marRight w:val="0"/>
              <w:marTop w:val="0"/>
              <w:marBottom w:val="0"/>
              <w:divBdr>
                <w:top w:val="none" w:sz="0" w:space="0" w:color="auto"/>
                <w:left w:val="none" w:sz="0" w:space="0" w:color="auto"/>
                <w:bottom w:val="none" w:sz="0" w:space="0" w:color="auto"/>
                <w:right w:val="none" w:sz="0" w:space="0" w:color="auto"/>
              </w:divBdr>
            </w:div>
          </w:divsChild>
        </w:div>
        <w:div w:id="201946436">
          <w:marLeft w:val="0"/>
          <w:marRight w:val="0"/>
          <w:marTop w:val="0"/>
          <w:marBottom w:val="0"/>
          <w:divBdr>
            <w:top w:val="none" w:sz="0" w:space="0" w:color="auto"/>
            <w:left w:val="none" w:sz="0" w:space="0" w:color="auto"/>
            <w:bottom w:val="none" w:sz="0" w:space="0" w:color="auto"/>
            <w:right w:val="none" w:sz="0" w:space="0" w:color="auto"/>
          </w:divBdr>
          <w:divsChild>
            <w:div w:id="168715184">
              <w:marLeft w:val="0"/>
              <w:marRight w:val="0"/>
              <w:marTop w:val="0"/>
              <w:marBottom w:val="0"/>
              <w:divBdr>
                <w:top w:val="none" w:sz="0" w:space="0" w:color="auto"/>
                <w:left w:val="none" w:sz="0" w:space="0" w:color="auto"/>
                <w:bottom w:val="none" w:sz="0" w:space="0" w:color="auto"/>
                <w:right w:val="none" w:sz="0" w:space="0" w:color="auto"/>
              </w:divBdr>
            </w:div>
          </w:divsChild>
        </w:div>
        <w:div w:id="211112173">
          <w:marLeft w:val="0"/>
          <w:marRight w:val="0"/>
          <w:marTop w:val="0"/>
          <w:marBottom w:val="0"/>
          <w:divBdr>
            <w:top w:val="none" w:sz="0" w:space="0" w:color="auto"/>
            <w:left w:val="none" w:sz="0" w:space="0" w:color="auto"/>
            <w:bottom w:val="none" w:sz="0" w:space="0" w:color="auto"/>
            <w:right w:val="none" w:sz="0" w:space="0" w:color="auto"/>
          </w:divBdr>
          <w:divsChild>
            <w:div w:id="1475558901">
              <w:marLeft w:val="0"/>
              <w:marRight w:val="0"/>
              <w:marTop w:val="0"/>
              <w:marBottom w:val="0"/>
              <w:divBdr>
                <w:top w:val="none" w:sz="0" w:space="0" w:color="auto"/>
                <w:left w:val="none" w:sz="0" w:space="0" w:color="auto"/>
                <w:bottom w:val="none" w:sz="0" w:space="0" w:color="auto"/>
                <w:right w:val="none" w:sz="0" w:space="0" w:color="auto"/>
              </w:divBdr>
            </w:div>
          </w:divsChild>
        </w:div>
        <w:div w:id="215246057">
          <w:marLeft w:val="0"/>
          <w:marRight w:val="0"/>
          <w:marTop w:val="0"/>
          <w:marBottom w:val="0"/>
          <w:divBdr>
            <w:top w:val="none" w:sz="0" w:space="0" w:color="auto"/>
            <w:left w:val="none" w:sz="0" w:space="0" w:color="auto"/>
            <w:bottom w:val="none" w:sz="0" w:space="0" w:color="auto"/>
            <w:right w:val="none" w:sz="0" w:space="0" w:color="auto"/>
          </w:divBdr>
          <w:divsChild>
            <w:div w:id="708726436">
              <w:marLeft w:val="0"/>
              <w:marRight w:val="0"/>
              <w:marTop w:val="0"/>
              <w:marBottom w:val="0"/>
              <w:divBdr>
                <w:top w:val="none" w:sz="0" w:space="0" w:color="auto"/>
                <w:left w:val="none" w:sz="0" w:space="0" w:color="auto"/>
                <w:bottom w:val="none" w:sz="0" w:space="0" w:color="auto"/>
                <w:right w:val="none" w:sz="0" w:space="0" w:color="auto"/>
              </w:divBdr>
            </w:div>
          </w:divsChild>
        </w:div>
        <w:div w:id="257108134">
          <w:marLeft w:val="0"/>
          <w:marRight w:val="0"/>
          <w:marTop w:val="0"/>
          <w:marBottom w:val="0"/>
          <w:divBdr>
            <w:top w:val="none" w:sz="0" w:space="0" w:color="auto"/>
            <w:left w:val="none" w:sz="0" w:space="0" w:color="auto"/>
            <w:bottom w:val="none" w:sz="0" w:space="0" w:color="auto"/>
            <w:right w:val="none" w:sz="0" w:space="0" w:color="auto"/>
          </w:divBdr>
          <w:divsChild>
            <w:div w:id="641077710">
              <w:marLeft w:val="0"/>
              <w:marRight w:val="0"/>
              <w:marTop w:val="0"/>
              <w:marBottom w:val="0"/>
              <w:divBdr>
                <w:top w:val="none" w:sz="0" w:space="0" w:color="auto"/>
                <w:left w:val="none" w:sz="0" w:space="0" w:color="auto"/>
                <w:bottom w:val="none" w:sz="0" w:space="0" w:color="auto"/>
                <w:right w:val="none" w:sz="0" w:space="0" w:color="auto"/>
              </w:divBdr>
            </w:div>
          </w:divsChild>
        </w:div>
        <w:div w:id="295067845">
          <w:marLeft w:val="0"/>
          <w:marRight w:val="0"/>
          <w:marTop w:val="0"/>
          <w:marBottom w:val="0"/>
          <w:divBdr>
            <w:top w:val="none" w:sz="0" w:space="0" w:color="auto"/>
            <w:left w:val="none" w:sz="0" w:space="0" w:color="auto"/>
            <w:bottom w:val="none" w:sz="0" w:space="0" w:color="auto"/>
            <w:right w:val="none" w:sz="0" w:space="0" w:color="auto"/>
          </w:divBdr>
          <w:divsChild>
            <w:div w:id="2104764990">
              <w:marLeft w:val="0"/>
              <w:marRight w:val="0"/>
              <w:marTop w:val="0"/>
              <w:marBottom w:val="0"/>
              <w:divBdr>
                <w:top w:val="none" w:sz="0" w:space="0" w:color="auto"/>
                <w:left w:val="none" w:sz="0" w:space="0" w:color="auto"/>
                <w:bottom w:val="none" w:sz="0" w:space="0" w:color="auto"/>
                <w:right w:val="none" w:sz="0" w:space="0" w:color="auto"/>
              </w:divBdr>
            </w:div>
          </w:divsChild>
        </w:div>
        <w:div w:id="313800567">
          <w:marLeft w:val="0"/>
          <w:marRight w:val="0"/>
          <w:marTop w:val="0"/>
          <w:marBottom w:val="0"/>
          <w:divBdr>
            <w:top w:val="none" w:sz="0" w:space="0" w:color="auto"/>
            <w:left w:val="none" w:sz="0" w:space="0" w:color="auto"/>
            <w:bottom w:val="none" w:sz="0" w:space="0" w:color="auto"/>
            <w:right w:val="none" w:sz="0" w:space="0" w:color="auto"/>
          </w:divBdr>
          <w:divsChild>
            <w:div w:id="496072837">
              <w:marLeft w:val="0"/>
              <w:marRight w:val="0"/>
              <w:marTop w:val="0"/>
              <w:marBottom w:val="0"/>
              <w:divBdr>
                <w:top w:val="none" w:sz="0" w:space="0" w:color="auto"/>
                <w:left w:val="none" w:sz="0" w:space="0" w:color="auto"/>
                <w:bottom w:val="none" w:sz="0" w:space="0" w:color="auto"/>
                <w:right w:val="none" w:sz="0" w:space="0" w:color="auto"/>
              </w:divBdr>
            </w:div>
            <w:div w:id="664820577">
              <w:marLeft w:val="0"/>
              <w:marRight w:val="0"/>
              <w:marTop w:val="0"/>
              <w:marBottom w:val="0"/>
              <w:divBdr>
                <w:top w:val="none" w:sz="0" w:space="0" w:color="auto"/>
                <w:left w:val="none" w:sz="0" w:space="0" w:color="auto"/>
                <w:bottom w:val="none" w:sz="0" w:space="0" w:color="auto"/>
                <w:right w:val="none" w:sz="0" w:space="0" w:color="auto"/>
              </w:divBdr>
            </w:div>
            <w:div w:id="1243182559">
              <w:marLeft w:val="0"/>
              <w:marRight w:val="0"/>
              <w:marTop w:val="0"/>
              <w:marBottom w:val="0"/>
              <w:divBdr>
                <w:top w:val="none" w:sz="0" w:space="0" w:color="auto"/>
                <w:left w:val="none" w:sz="0" w:space="0" w:color="auto"/>
                <w:bottom w:val="none" w:sz="0" w:space="0" w:color="auto"/>
                <w:right w:val="none" w:sz="0" w:space="0" w:color="auto"/>
              </w:divBdr>
            </w:div>
          </w:divsChild>
        </w:div>
        <w:div w:id="326054645">
          <w:marLeft w:val="0"/>
          <w:marRight w:val="0"/>
          <w:marTop w:val="0"/>
          <w:marBottom w:val="0"/>
          <w:divBdr>
            <w:top w:val="none" w:sz="0" w:space="0" w:color="auto"/>
            <w:left w:val="none" w:sz="0" w:space="0" w:color="auto"/>
            <w:bottom w:val="none" w:sz="0" w:space="0" w:color="auto"/>
            <w:right w:val="none" w:sz="0" w:space="0" w:color="auto"/>
          </w:divBdr>
          <w:divsChild>
            <w:div w:id="94403013">
              <w:marLeft w:val="0"/>
              <w:marRight w:val="0"/>
              <w:marTop w:val="0"/>
              <w:marBottom w:val="0"/>
              <w:divBdr>
                <w:top w:val="none" w:sz="0" w:space="0" w:color="auto"/>
                <w:left w:val="none" w:sz="0" w:space="0" w:color="auto"/>
                <w:bottom w:val="none" w:sz="0" w:space="0" w:color="auto"/>
                <w:right w:val="none" w:sz="0" w:space="0" w:color="auto"/>
              </w:divBdr>
            </w:div>
            <w:div w:id="366103742">
              <w:marLeft w:val="0"/>
              <w:marRight w:val="0"/>
              <w:marTop w:val="0"/>
              <w:marBottom w:val="0"/>
              <w:divBdr>
                <w:top w:val="none" w:sz="0" w:space="0" w:color="auto"/>
                <w:left w:val="none" w:sz="0" w:space="0" w:color="auto"/>
                <w:bottom w:val="none" w:sz="0" w:space="0" w:color="auto"/>
                <w:right w:val="none" w:sz="0" w:space="0" w:color="auto"/>
              </w:divBdr>
            </w:div>
            <w:div w:id="1136988635">
              <w:marLeft w:val="0"/>
              <w:marRight w:val="0"/>
              <w:marTop w:val="0"/>
              <w:marBottom w:val="0"/>
              <w:divBdr>
                <w:top w:val="none" w:sz="0" w:space="0" w:color="auto"/>
                <w:left w:val="none" w:sz="0" w:space="0" w:color="auto"/>
                <w:bottom w:val="none" w:sz="0" w:space="0" w:color="auto"/>
                <w:right w:val="none" w:sz="0" w:space="0" w:color="auto"/>
              </w:divBdr>
            </w:div>
          </w:divsChild>
        </w:div>
        <w:div w:id="371072851">
          <w:marLeft w:val="0"/>
          <w:marRight w:val="0"/>
          <w:marTop w:val="0"/>
          <w:marBottom w:val="0"/>
          <w:divBdr>
            <w:top w:val="none" w:sz="0" w:space="0" w:color="auto"/>
            <w:left w:val="none" w:sz="0" w:space="0" w:color="auto"/>
            <w:bottom w:val="none" w:sz="0" w:space="0" w:color="auto"/>
            <w:right w:val="none" w:sz="0" w:space="0" w:color="auto"/>
          </w:divBdr>
          <w:divsChild>
            <w:div w:id="411002476">
              <w:marLeft w:val="0"/>
              <w:marRight w:val="0"/>
              <w:marTop w:val="0"/>
              <w:marBottom w:val="0"/>
              <w:divBdr>
                <w:top w:val="none" w:sz="0" w:space="0" w:color="auto"/>
                <w:left w:val="none" w:sz="0" w:space="0" w:color="auto"/>
                <w:bottom w:val="none" w:sz="0" w:space="0" w:color="auto"/>
                <w:right w:val="none" w:sz="0" w:space="0" w:color="auto"/>
              </w:divBdr>
            </w:div>
            <w:div w:id="672420443">
              <w:marLeft w:val="0"/>
              <w:marRight w:val="0"/>
              <w:marTop w:val="0"/>
              <w:marBottom w:val="0"/>
              <w:divBdr>
                <w:top w:val="none" w:sz="0" w:space="0" w:color="auto"/>
                <w:left w:val="none" w:sz="0" w:space="0" w:color="auto"/>
                <w:bottom w:val="none" w:sz="0" w:space="0" w:color="auto"/>
                <w:right w:val="none" w:sz="0" w:space="0" w:color="auto"/>
              </w:divBdr>
            </w:div>
            <w:div w:id="1213882763">
              <w:marLeft w:val="0"/>
              <w:marRight w:val="0"/>
              <w:marTop w:val="0"/>
              <w:marBottom w:val="0"/>
              <w:divBdr>
                <w:top w:val="none" w:sz="0" w:space="0" w:color="auto"/>
                <w:left w:val="none" w:sz="0" w:space="0" w:color="auto"/>
                <w:bottom w:val="none" w:sz="0" w:space="0" w:color="auto"/>
                <w:right w:val="none" w:sz="0" w:space="0" w:color="auto"/>
              </w:divBdr>
            </w:div>
            <w:div w:id="1787458707">
              <w:marLeft w:val="0"/>
              <w:marRight w:val="0"/>
              <w:marTop w:val="0"/>
              <w:marBottom w:val="0"/>
              <w:divBdr>
                <w:top w:val="none" w:sz="0" w:space="0" w:color="auto"/>
                <w:left w:val="none" w:sz="0" w:space="0" w:color="auto"/>
                <w:bottom w:val="none" w:sz="0" w:space="0" w:color="auto"/>
                <w:right w:val="none" w:sz="0" w:space="0" w:color="auto"/>
              </w:divBdr>
            </w:div>
          </w:divsChild>
        </w:div>
        <w:div w:id="468285002">
          <w:marLeft w:val="0"/>
          <w:marRight w:val="0"/>
          <w:marTop w:val="0"/>
          <w:marBottom w:val="0"/>
          <w:divBdr>
            <w:top w:val="none" w:sz="0" w:space="0" w:color="auto"/>
            <w:left w:val="none" w:sz="0" w:space="0" w:color="auto"/>
            <w:bottom w:val="none" w:sz="0" w:space="0" w:color="auto"/>
            <w:right w:val="none" w:sz="0" w:space="0" w:color="auto"/>
          </w:divBdr>
          <w:divsChild>
            <w:div w:id="153836477">
              <w:marLeft w:val="0"/>
              <w:marRight w:val="0"/>
              <w:marTop w:val="0"/>
              <w:marBottom w:val="0"/>
              <w:divBdr>
                <w:top w:val="none" w:sz="0" w:space="0" w:color="auto"/>
                <w:left w:val="none" w:sz="0" w:space="0" w:color="auto"/>
                <w:bottom w:val="none" w:sz="0" w:space="0" w:color="auto"/>
                <w:right w:val="none" w:sz="0" w:space="0" w:color="auto"/>
              </w:divBdr>
            </w:div>
            <w:div w:id="1425609666">
              <w:marLeft w:val="0"/>
              <w:marRight w:val="0"/>
              <w:marTop w:val="0"/>
              <w:marBottom w:val="0"/>
              <w:divBdr>
                <w:top w:val="none" w:sz="0" w:space="0" w:color="auto"/>
                <w:left w:val="none" w:sz="0" w:space="0" w:color="auto"/>
                <w:bottom w:val="none" w:sz="0" w:space="0" w:color="auto"/>
                <w:right w:val="none" w:sz="0" w:space="0" w:color="auto"/>
              </w:divBdr>
            </w:div>
            <w:div w:id="1998529916">
              <w:marLeft w:val="0"/>
              <w:marRight w:val="0"/>
              <w:marTop w:val="0"/>
              <w:marBottom w:val="0"/>
              <w:divBdr>
                <w:top w:val="none" w:sz="0" w:space="0" w:color="auto"/>
                <w:left w:val="none" w:sz="0" w:space="0" w:color="auto"/>
                <w:bottom w:val="none" w:sz="0" w:space="0" w:color="auto"/>
                <w:right w:val="none" w:sz="0" w:space="0" w:color="auto"/>
              </w:divBdr>
            </w:div>
          </w:divsChild>
        </w:div>
        <w:div w:id="491019794">
          <w:marLeft w:val="0"/>
          <w:marRight w:val="0"/>
          <w:marTop w:val="0"/>
          <w:marBottom w:val="0"/>
          <w:divBdr>
            <w:top w:val="none" w:sz="0" w:space="0" w:color="auto"/>
            <w:left w:val="none" w:sz="0" w:space="0" w:color="auto"/>
            <w:bottom w:val="none" w:sz="0" w:space="0" w:color="auto"/>
            <w:right w:val="none" w:sz="0" w:space="0" w:color="auto"/>
          </w:divBdr>
          <w:divsChild>
            <w:div w:id="432241376">
              <w:marLeft w:val="0"/>
              <w:marRight w:val="0"/>
              <w:marTop w:val="0"/>
              <w:marBottom w:val="0"/>
              <w:divBdr>
                <w:top w:val="none" w:sz="0" w:space="0" w:color="auto"/>
                <w:left w:val="none" w:sz="0" w:space="0" w:color="auto"/>
                <w:bottom w:val="none" w:sz="0" w:space="0" w:color="auto"/>
                <w:right w:val="none" w:sz="0" w:space="0" w:color="auto"/>
              </w:divBdr>
            </w:div>
            <w:div w:id="1344673290">
              <w:marLeft w:val="0"/>
              <w:marRight w:val="0"/>
              <w:marTop w:val="0"/>
              <w:marBottom w:val="0"/>
              <w:divBdr>
                <w:top w:val="none" w:sz="0" w:space="0" w:color="auto"/>
                <w:left w:val="none" w:sz="0" w:space="0" w:color="auto"/>
                <w:bottom w:val="none" w:sz="0" w:space="0" w:color="auto"/>
                <w:right w:val="none" w:sz="0" w:space="0" w:color="auto"/>
              </w:divBdr>
            </w:div>
          </w:divsChild>
        </w:div>
        <w:div w:id="535384769">
          <w:marLeft w:val="0"/>
          <w:marRight w:val="0"/>
          <w:marTop w:val="0"/>
          <w:marBottom w:val="0"/>
          <w:divBdr>
            <w:top w:val="none" w:sz="0" w:space="0" w:color="auto"/>
            <w:left w:val="none" w:sz="0" w:space="0" w:color="auto"/>
            <w:bottom w:val="none" w:sz="0" w:space="0" w:color="auto"/>
            <w:right w:val="none" w:sz="0" w:space="0" w:color="auto"/>
          </w:divBdr>
          <w:divsChild>
            <w:div w:id="178588852">
              <w:marLeft w:val="0"/>
              <w:marRight w:val="0"/>
              <w:marTop w:val="0"/>
              <w:marBottom w:val="0"/>
              <w:divBdr>
                <w:top w:val="none" w:sz="0" w:space="0" w:color="auto"/>
                <w:left w:val="none" w:sz="0" w:space="0" w:color="auto"/>
                <w:bottom w:val="none" w:sz="0" w:space="0" w:color="auto"/>
                <w:right w:val="none" w:sz="0" w:space="0" w:color="auto"/>
              </w:divBdr>
            </w:div>
            <w:div w:id="1512256369">
              <w:marLeft w:val="0"/>
              <w:marRight w:val="0"/>
              <w:marTop w:val="0"/>
              <w:marBottom w:val="0"/>
              <w:divBdr>
                <w:top w:val="none" w:sz="0" w:space="0" w:color="auto"/>
                <w:left w:val="none" w:sz="0" w:space="0" w:color="auto"/>
                <w:bottom w:val="none" w:sz="0" w:space="0" w:color="auto"/>
                <w:right w:val="none" w:sz="0" w:space="0" w:color="auto"/>
              </w:divBdr>
            </w:div>
          </w:divsChild>
        </w:div>
        <w:div w:id="570240373">
          <w:marLeft w:val="0"/>
          <w:marRight w:val="0"/>
          <w:marTop w:val="0"/>
          <w:marBottom w:val="0"/>
          <w:divBdr>
            <w:top w:val="none" w:sz="0" w:space="0" w:color="auto"/>
            <w:left w:val="none" w:sz="0" w:space="0" w:color="auto"/>
            <w:bottom w:val="none" w:sz="0" w:space="0" w:color="auto"/>
            <w:right w:val="none" w:sz="0" w:space="0" w:color="auto"/>
          </w:divBdr>
          <w:divsChild>
            <w:div w:id="2087725110">
              <w:marLeft w:val="0"/>
              <w:marRight w:val="0"/>
              <w:marTop w:val="0"/>
              <w:marBottom w:val="0"/>
              <w:divBdr>
                <w:top w:val="none" w:sz="0" w:space="0" w:color="auto"/>
                <w:left w:val="none" w:sz="0" w:space="0" w:color="auto"/>
                <w:bottom w:val="none" w:sz="0" w:space="0" w:color="auto"/>
                <w:right w:val="none" w:sz="0" w:space="0" w:color="auto"/>
              </w:divBdr>
            </w:div>
          </w:divsChild>
        </w:div>
        <w:div w:id="577179350">
          <w:marLeft w:val="0"/>
          <w:marRight w:val="0"/>
          <w:marTop w:val="0"/>
          <w:marBottom w:val="0"/>
          <w:divBdr>
            <w:top w:val="none" w:sz="0" w:space="0" w:color="auto"/>
            <w:left w:val="none" w:sz="0" w:space="0" w:color="auto"/>
            <w:bottom w:val="none" w:sz="0" w:space="0" w:color="auto"/>
            <w:right w:val="none" w:sz="0" w:space="0" w:color="auto"/>
          </w:divBdr>
          <w:divsChild>
            <w:div w:id="675153397">
              <w:marLeft w:val="0"/>
              <w:marRight w:val="0"/>
              <w:marTop w:val="0"/>
              <w:marBottom w:val="0"/>
              <w:divBdr>
                <w:top w:val="none" w:sz="0" w:space="0" w:color="auto"/>
                <w:left w:val="none" w:sz="0" w:space="0" w:color="auto"/>
                <w:bottom w:val="none" w:sz="0" w:space="0" w:color="auto"/>
                <w:right w:val="none" w:sz="0" w:space="0" w:color="auto"/>
              </w:divBdr>
            </w:div>
          </w:divsChild>
        </w:div>
        <w:div w:id="625817792">
          <w:marLeft w:val="0"/>
          <w:marRight w:val="0"/>
          <w:marTop w:val="0"/>
          <w:marBottom w:val="0"/>
          <w:divBdr>
            <w:top w:val="none" w:sz="0" w:space="0" w:color="auto"/>
            <w:left w:val="none" w:sz="0" w:space="0" w:color="auto"/>
            <w:bottom w:val="none" w:sz="0" w:space="0" w:color="auto"/>
            <w:right w:val="none" w:sz="0" w:space="0" w:color="auto"/>
          </w:divBdr>
          <w:divsChild>
            <w:div w:id="363023059">
              <w:marLeft w:val="0"/>
              <w:marRight w:val="0"/>
              <w:marTop w:val="0"/>
              <w:marBottom w:val="0"/>
              <w:divBdr>
                <w:top w:val="none" w:sz="0" w:space="0" w:color="auto"/>
                <w:left w:val="none" w:sz="0" w:space="0" w:color="auto"/>
                <w:bottom w:val="none" w:sz="0" w:space="0" w:color="auto"/>
                <w:right w:val="none" w:sz="0" w:space="0" w:color="auto"/>
              </w:divBdr>
            </w:div>
            <w:div w:id="1312371936">
              <w:marLeft w:val="0"/>
              <w:marRight w:val="0"/>
              <w:marTop w:val="0"/>
              <w:marBottom w:val="0"/>
              <w:divBdr>
                <w:top w:val="none" w:sz="0" w:space="0" w:color="auto"/>
                <w:left w:val="none" w:sz="0" w:space="0" w:color="auto"/>
                <w:bottom w:val="none" w:sz="0" w:space="0" w:color="auto"/>
                <w:right w:val="none" w:sz="0" w:space="0" w:color="auto"/>
              </w:divBdr>
            </w:div>
          </w:divsChild>
        </w:div>
        <w:div w:id="647830495">
          <w:marLeft w:val="0"/>
          <w:marRight w:val="0"/>
          <w:marTop w:val="0"/>
          <w:marBottom w:val="0"/>
          <w:divBdr>
            <w:top w:val="none" w:sz="0" w:space="0" w:color="auto"/>
            <w:left w:val="none" w:sz="0" w:space="0" w:color="auto"/>
            <w:bottom w:val="none" w:sz="0" w:space="0" w:color="auto"/>
            <w:right w:val="none" w:sz="0" w:space="0" w:color="auto"/>
          </w:divBdr>
          <w:divsChild>
            <w:div w:id="60257769">
              <w:marLeft w:val="0"/>
              <w:marRight w:val="0"/>
              <w:marTop w:val="0"/>
              <w:marBottom w:val="0"/>
              <w:divBdr>
                <w:top w:val="none" w:sz="0" w:space="0" w:color="auto"/>
                <w:left w:val="none" w:sz="0" w:space="0" w:color="auto"/>
                <w:bottom w:val="none" w:sz="0" w:space="0" w:color="auto"/>
                <w:right w:val="none" w:sz="0" w:space="0" w:color="auto"/>
              </w:divBdr>
            </w:div>
            <w:div w:id="439303480">
              <w:marLeft w:val="0"/>
              <w:marRight w:val="0"/>
              <w:marTop w:val="0"/>
              <w:marBottom w:val="0"/>
              <w:divBdr>
                <w:top w:val="none" w:sz="0" w:space="0" w:color="auto"/>
                <w:left w:val="none" w:sz="0" w:space="0" w:color="auto"/>
                <w:bottom w:val="none" w:sz="0" w:space="0" w:color="auto"/>
                <w:right w:val="none" w:sz="0" w:space="0" w:color="auto"/>
              </w:divBdr>
            </w:div>
          </w:divsChild>
        </w:div>
        <w:div w:id="669144635">
          <w:marLeft w:val="0"/>
          <w:marRight w:val="0"/>
          <w:marTop w:val="0"/>
          <w:marBottom w:val="0"/>
          <w:divBdr>
            <w:top w:val="none" w:sz="0" w:space="0" w:color="auto"/>
            <w:left w:val="none" w:sz="0" w:space="0" w:color="auto"/>
            <w:bottom w:val="none" w:sz="0" w:space="0" w:color="auto"/>
            <w:right w:val="none" w:sz="0" w:space="0" w:color="auto"/>
          </w:divBdr>
          <w:divsChild>
            <w:div w:id="19745493">
              <w:marLeft w:val="0"/>
              <w:marRight w:val="0"/>
              <w:marTop w:val="0"/>
              <w:marBottom w:val="0"/>
              <w:divBdr>
                <w:top w:val="none" w:sz="0" w:space="0" w:color="auto"/>
                <w:left w:val="none" w:sz="0" w:space="0" w:color="auto"/>
                <w:bottom w:val="none" w:sz="0" w:space="0" w:color="auto"/>
                <w:right w:val="none" w:sz="0" w:space="0" w:color="auto"/>
              </w:divBdr>
            </w:div>
            <w:div w:id="165363490">
              <w:marLeft w:val="0"/>
              <w:marRight w:val="0"/>
              <w:marTop w:val="0"/>
              <w:marBottom w:val="0"/>
              <w:divBdr>
                <w:top w:val="none" w:sz="0" w:space="0" w:color="auto"/>
                <w:left w:val="none" w:sz="0" w:space="0" w:color="auto"/>
                <w:bottom w:val="none" w:sz="0" w:space="0" w:color="auto"/>
                <w:right w:val="none" w:sz="0" w:space="0" w:color="auto"/>
              </w:divBdr>
            </w:div>
            <w:div w:id="1544439306">
              <w:marLeft w:val="0"/>
              <w:marRight w:val="0"/>
              <w:marTop w:val="0"/>
              <w:marBottom w:val="0"/>
              <w:divBdr>
                <w:top w:val="none" w:sz="0" w:space="0" w:color="auto"/>
                <w:left w:val="none" w:sz="0" w:space="0" w:color="auto"/>
                <w:bottom w:val="none" w:sz="0" w:space="0" w:color="auto"/>
                <w:right w:val="none" w:sz="0" w:space="0" w:color="auto"/>
              </w:divBdr>
            </w:div>
          </w:divsChild>
        </w:div>
        <w:div w:id="704990517">
          <w:marLeft w:val="0"/>
          <w:marRight w:val="0"/>
          <w:marTop w:val="0"/>
          <w:marBottom w:val="0"/>
          <w:divBdr>
            <w:top w:val="none" w:sz="0" w:space="0" w:color="auto"/>
            <w:left w:val="none" w:sz="0" w:space="0" w:color="auto"/>
            <w:bottom w:val="none" w:sz="0" w:space="0" w:color="auto"/>
            <w:right w:val="none" w:sz="0" w:space="0" w:color="auto"/>
          </w:divBdr>
          <w:divsChild>
            <w:div w:id="730926112">
              <w:marLeft w:val="0"/>
              <w:marRight w:val="0"/>
              <w:marTop w:val="0"/>
              <w:marBottom w:val="0"/>
              <w:divBdr>
                <w:top w:val="none" w:sz="0" w:space="0" w:color="auto"/>
                <w:left w:val="none" w:sz="0" w:space="0" w:color="auto"/>
                <w:bottom w:val="none" w:sz="0" w:space="0" w:color="auto"/>
                <w:right w:val="none" w:sz="0" w:space="0" w:color="auto"/>
              </w:divBdr>
            </w:div>
          </w:divsChild>
        </w:div>
        <w:div w:id="815802047">
          <w:marLeft w:val="0"/>
          <w:marRight w:val="0"/>
          <w:marTop w:val="0"/>
          <w:marBottom w:val="0"/>
          <w:divBdr>
            <w:top w:val="none" w:sz="0" w:space="0" w:color="auto"/>
            <w:left w:val="none" w:sz="0" w:space="0" w:color="auto"/>
            <w:bottom w:val="none" w:sz="0" w:space="0" w:color="auto"/>
            <w:right w:val="none" w:sz="0" w:space="0" w:color="auto"/>
          </w:divBdr>
          <w:divsChild>
            <w:div w:id="1342658390">
              <w:marLeft w:val="0"/>
              <w:marRight w:val="0"/>
              <w:marTop w:val="0"/>
              <w:marBottom w:val="0"/>
              <w:divBdr>
                <w:top w:val="none" w:sz="0" w:space="0" w:color="auto"/>
                <w:left w:val="none" w:sz="0" w:space="0" w:color="auto"/>
                <w:bottom w:val="none" w:sz="0" w:space="0" w:color="auto"/>
                <w:right w:val="none" w:sz="0" w:space="0" w:color="auto"/>
              </w:divBdr>
            </w:div>
          </w:divsChild>
        </w:div>
        <w:div w:id="818041444">
          <w:marLeft w:val="0"/>
          <w:marRight w:val="0"/>
          <w:marTop w:val="0"/>
          <w:marBottom w:val="0"/>
          <w:divBdr>
            <w:top w:val="none" w:sz="0" w:space="0" w:color="auto"/>
            <w:left w:val="none" w:sz="0" w:space="0" w:color="auto"/>
            <w:bottom w:val="none" w:sz="0" w:space="0" w:color="auto"/>
            <w:right w:val="none" w:sz="0" w:space="0" w:color="auto"/>
          </w:divBdr>
          <w:divsChild>
            <w:div w:id="957219434">
              <w:marLeft w:val="0"/>
              <w:marRight w:val="0"/>
              <w:marTop w:val="0"/>
              <w:marBottom w:val="0"/>
              <w:divBdr>
                <w:top w:val="none" w:sz="0" w:space="0" w:color="auto"/>
                <w:left w:val="none" w:sz="0" w:space="0" w:color="auto"/>
                <w:bottom w:val="none" w:sz="0" w:space="0" w:color="auto"/>
                <w:right w:val="none" w:sz="0" w:space="0" w:color="auto"/>
              </w:divBdr>
            </w:div>
          </w:divsChild>
        </w:div>
        <w:div w:id="846942832">
          <w:marLeft w:val="0"/>
          <w:marRight w:val="0"/>
          <w:marTop w:val="0"/>
          <w:marBottom w:val="0"/>
          <w:divBdr>
            <w:top w:val="none" w:sz="0" w:space="0" w:color="auto"/>
            <w:left w:val="none" w:sz="0" w:space="0" w:color="auto"/>
            <w:bottom w:val="none" w:sz="0" w:space="0" w:color="auto"/>
            <w:right w:val="none" w:sz="0" w:space="0" w:color="auto"/>
          </w:divBdr>
          <w:divsChild>
            <w:div w:id="493645209">
              <w:marLeft w:val="0"/>
              <w:marRight w:val="0"/>
              <w:marTop w:val="0"/>
              <w:marBottom w:val="0"/>
              <w:divBdr>
                <w:top w:val="none" w:sz="0" w:space="0" w:color="auto"/>
                <w:left w:val="none" w:sz="0" w:space="0" w:color="auto"/>
                <w:bottom w:val="none" w:sz="0" w:space="0" w:color="auto"/>
                <w:right w:val="none" w:sz="0" w:space="0" w:color="auto"/>
              </w:divBdr>
            </w:div>
          </w:divsChild>
        </w:div>
        <w:div w:id="866917505">
          <w:marLeft w:val="0"/>
          <w:marRight w:val="0"/>
          <w:marTop w:val="0"/>
          <w:marBottom w:val="0"/>
          <w:divBdr>
            <w:top w:val="none" w:sz="0" w:space="0" w:color="auto"/>
            <w:left w:val="none" w:sz="0" w:space="0" w:color="auto"/>
            <w:bottom w:val="none" w:sz="0" w:space="0" w:color="auto"/>
            <w:right w:val="none" w:sz="0" w:space="0" w:color="auto"/>
          </w:divBdr>
          <w:divsChild>
            <w:div w:id="546188442">
              <w:marLeft w:val="0"/>
              <w:marRight w:val="0"/>
              <w:marTop w:val="0"/>
              <w:marBottom w:val="0"/>
              <w:divBdr>
                <w:top w:val="none" w:sz="0" w:space="0" w:color="auto"/>
                <w:left w:val="none" w:sz="0" w:space="0" w:color="auto"/>
                <w:bottom w:val="none" w:sz="0" w:space="0" w:color="auto"/>
                <w:right w:val="none" w:sz="0" w:space="0" w:color="auto"/>
              </w:divBdr>
            </w:div>
            <w:div w:id="1224609407">
              <w:marLeft w:val="0"/>
              <w:marRight w:val="0"/>
              <w:marTop w:val="0"/>
              <w:marBottom w:val="0"/>
              <w:divBdr>
                <w:top w:val="none" w:sz="0" w:space="0" w:color="auto"/>
                <w:left w:val="none" w:sz="0" w:space="0" w:color="auto"/>
                <w:bottom w:val="none" w:sz="0" w:space="0" w:color="auto"/>
                <w:right w:val="none" w:sz="0" w:space="0" w:color="auto"/>
              </w:divBdr>
            </w:div>
          </w:divsChild>
        </w:div>
        <w:div w:id="878014807">
          <w:marLeft w:val="0"/>
          <w:marRight w:val="0"/>
          <w:marTop w:val="0"/>
          <w:marBottom w:val="0"/>
          <w:divBdr>
            <w:top w:val="none" w:sz="0" w:space="0" w:color="auto"/>
            <w:left w:val="none" w:sz="0" w:space="0" w:color="auto"/>
            <w:bottom w:val="none" w:sz="0" w:space="0" w:color="auto"/>
            <w:right w:val="none" w:sz="0" w:space="0" w:color="auto"/>
          </w:divBdr>
          <w:divsChild>
            <w:div w:id="1435712414">
              <w:marLeft w:val="0"/>
              <w:marRight w:val="0"/>
              <w:marTop w:val="0"/>
              <w:marBottom w:val="0"/>
              <w:divBdr>
                <w:top w:val="none" w:sz="0" w:space="0" w:color="auto"/>
                <w:left w:val="none" w:sz="0" w:space="0" w:color="auto"/>
                <w:bottom w:val="none" w:sz="0" w:space="0" w:color="auto"/>
                <w:right w:val="none" w:sz="0" w:space="0" w:color="auto"/>
              </w:divBdr>
            </w:div>
          </w:divsChild>
        </w:div>
        <w:div w:id="897520264">
          <w:marLeft w:val="0"/>
          <w:marRight w:val="0"/>
          <w:marTop w:val="0"/>
          <w:marBottom w:val="0"/>
          <w:divBdr>
            <w:top w:val="none" w:sz="0" w:space="0" w:color="auto"/>
            <w:left w:val="none" w:sz="0" w:space="0" w:color="auto"/>
            <w:bottom w:val="none" w:sz="0" w:space="0" w:color="auto"/>
            <w:right w:val="none" w:sz="0" w:space="0" w:color="auto"/>
          </w:divBdr>
          <w:divsChild>
            <w:div w:id="798687513">
              <w:marLeft w:val="0"/>
              <w:marRight w:val="0"/>
              <w:marTop w:val="0"/>
              <w:marBottom w:val="0"/>
              <w:divBdr>
                <w:top w:val="none" w:sz="0" w:space="0" w:color="auto"/>
                <w:left w:val="none" w:sz="0" w:space="0" w:color="auto"/>
                <w:bottom w:val="none" w:sz="0" w:space="0" w:color="auto"/>
                <w:right w:val="none" w:sz="0" w:space="0" w:color="auto"/>
              </w:divBdr>
            </w:div>
          </w:divsChild>
        </w:div>
        <w:div w:id="908080015">
          <w:marLeft w:val="0"/>
          <w:marRight w:val="0"/>
          <w:marTop w:val="0"/>
          <w:marBottom w:val="0"/>
          <w:divBdr>
            <w:top w:val="none" w:sz="0" w:space="0" w:color="auto"/>
            <w:left w:val="none" w:sz="0" w:space="0" w:color="auto"/>
            <w:bottom w:val="none" w:sz="0" w:space="0" w:color="auto"/>
            <w:right w:val="none" w:sz="0" w:space="0" w:color="auto"/>
          </w:divBdr>
          <w:divsChild>
            <w:div w:id="1285575200">
              <w:marLeft w:val="0"/>
              <w:marRight w:val="0"/>
              <w:marTop w:val="0"/>
              <w:marBottom w:val="0"/>
              <w:divBdr>
                <w:top w:val="none" w:sz="0" w:space="0" w:color="auto"/>
                <w:left w:val="none" w:sz="0" w:space="0" w:color="auto"/>
                <w:bottom w:val="none" w:sz="0" w:space="0" w:color="auto"/>
                <w:right w:val="none" w:sz="0" w:space="0" w:color="auto"/>
              </w:divBdr>
            </w:div>
            <w:div w:id="1822112617">
              <w:marLeft w:val="0"/>
              <w:marRight w:val="0"/>
              <w:marTop w:val="0"/>
              <w:marBottom w:val="0"/>
              <w:divBdr>
                <w:top w:val="none" w:sz="0" w:space="0" w:color="auto"/>
                <w:left w:val="none" w:sz="0" w:space="0" w:color="auto"/>
                <w:bottom w:val="none" w:sz="0" w:space="0" w:color="auto"/>
                <w:right w:val="none" w:sz="0" w:space="0" w:color="auto"/>
              </w:divBdr>
            </w:div>
          </w:divsChild>
        </w:div>
        <w:div w:id="991786740">
          <w:marLeft w:val="0"/>
          <w:marRight w:val="0"/>
          <w:marTop w:val="0"/>
          <w:marBottom w:val="0"/>
          <w:divBdr>
            <w:top w:val="none" w:sz="0" w:space="0" w:color="auto"/>
            <w:left w:val="none" w:sz="0" w:space="0" w:color="auto"/>
            <w:bottom w:val="none" w:sz="0" w:space="0" w:color="auto"/>
            <w:right w:val="none" w:sz="0" w:space="0" w:color="auto"/>
          </w:divBdr>
          <w:divsChild>
            <w:div w:id="208953502">
              <w:marLeft w:val="0"/>
              <w:marRight w:val="0"/>
              <w:marTop w:val="0"/>
              <w:marBottom w:val="0"/>
              <w:divBdr>
                <w:top w:val="none" w:sz="0" w:space="0" w:color="auto"/>
                <w:left w:val="none" w:sz="0" w:space="0" w:color="auto"/>
                <w:bottom w:val="none" w:sz="0" w:space="0" w:color="auto"/>
                <w:right w:val="none" w:sz="0" w:space="0" w:color="auto"/>
              </w:divBdr>
            </w:div>
            <w:div w:id="1995060765">
              <w:marLeft w:val="0"/>
              <w:marRight w:val="0"/>
              <w:marTop w:val="0"/>
              <w:marBottom w:val="0"/>
              <w:divBdr>
                <w:top w:val="none" w:sz="0" w:space="0" w:color="auto"/>
                <w:left w:val="none" w:sz="0" w:space="0" w:color="auto"/>
                <w:bottom w:val="none" w:sz="0" w:space="0" w:color="auto"/>
                <w:right w:val="none" w:sz="0" w:space="0" w:color="auto"/>
              </w:divBdr>
            </w:div>
          </w:divsChild>
        </w:div>
        <w:div w:id="1013144132">
          <w:marLeft w:val="0"/>
          <w:marRight w:val="0"/>
          <w:marTop w:val="0"/>
          <w:marBottom w:val="0"/>
          <w:divBdr>
            <w:top w:val="none" w:sz="0" w:space="0" w:color="auto"/>
            <w:left w:val="none" w:sz="0" w:space="0" w:color="auto"/>
            <w:bottom w:val="none" w:sz="0" w:space="0" w:color="auto"/>
            <w:right w:val="none" w:sz="0" w:space="0" w:color="auto"/>
          </w:divBdr>
          <w:divsChild>
            <w:div w:id="18162401">
              <w:marLeft w:val="0"/>
              <w:marRight w:val="0"/>
              <w:marTop w:val="0"/>
              <w:marBottom w:val="0"/>
              <w:divBdr>
                <w:top w:val="none" w:sz="0" w:space="0" w:color="auto"/>
                <w:left w:val="none" w:sz="0" w:space="0" w:color="auto"/>
                <w:bottom w:val="none" w:sz="0" w:space="0" w:color="auto"/>
                <w:right w:val="none" w:sz="0" w:space="0" w:color="auto"/>
              </w:divBdr>
            </w:div>
            <w:div w:id="307900975">
              <w:marLeft w:val="0"/>
              <w:marRight w:val="0"/>
              <w:marTop w:val="0"/>
              <w:marBottom w:val="0"/>
              <w:divBdr>
                <w:top w:val="none" w:sz="0" w:space="0" w:color="auto"/>
                <w:left w:val="none" w:sz="0" w:space="0" w:color="auto"/>
                <w:bottom w:val="none" w:sz="0" w:space="0" w:color="auto"/>
                <w:right w:val="none" w:sz="0" w:space="0" w:color="auto"/>
              </w:divBdr>
            </w:div>
            <w:div w:id="727415290">
              <w:marLeft w:val="0"/>
              <w:marRight w:val="0"/>
              <w:marTop w:val="0"/>
              <w:marBottom w:val="0"/>
              <w:divBdr>
                <w:top w:val="none" w:sz="0" w:space="0" w:color="auto"/>
                <w:left w:val="none" w:sz="0" w:space="0" w:color="auto"/>
                <w:bottom w:val="none" w:sz="0" w:space="0" w:color="auto"/>
                <w:right w:val="none" w:sz="0" w:space="0" w:color="auto"/>
              </w:divBdr>
            </w:div>
          </w:divsChild>
        </w:div>
        <w:div w:id="1121726728">
          <w:marLeft w:val="0"/>
          <w:marRight w:val="0"/>
          <w:marTop w:val="0"/>
          <w:marBottom w:val="0"/>
          <w:divBdr>
            <w:top w:val="none" w:sz="0" w:space="0" w:color="auto"/>
            <w:left w:val="none" w:sz="0" w:space="0" w:color="auto"/>
            <w:bottom w:val="none" w:sz="0" w:space="0" w:color="auto"/>
            <w:right w:val="none" w:sz="0" w:space="0" w:color="auto"/>
          </w:divBdr>
          <w:divsChild>
            <w:div w:id="224343268">
              <w:marLeft w:val="0"/>
              <w:marRight w:val="0"/>
              <w:marTop w:val="0"/>
              <w:marBottom w:val="0"/>
              <w:divBdr>
                <w:top w:val="none" w:sz="0" w:space="0" w:color="auto"/>
                <w:left w:val="none" w:sz="0" w:space="0" w:color="auto"/>
                <w:bottom w:val="none" w:sz="0" w:space="0" w:color="auto"/>
                <w:right w:val="none" w:sz="0" w:space="0" w:color="auto"/>
              </w:divBdr>
            </w:div>
            <w:div w:id="415174475">
              <w:marLeft w:val="0"/>
              <w:marRight w:val="0"/>
              <w:marTop w:val="0"/>
              <w:marBottom w:val="0"/>
              <w:divBdr>
                <w:top w:val="none" w:sz="0" w:space="0" w:color="auto"/>
                <w:left w:val="none" w:sz="0" w:space="0" w:color="auto"/>
                <w:bottom w:val="none" w:sz="0" w:space="0" w:color="auto"/>
                <w:right w:val="none" w:sz="0" w:space="0" w:color="auto"/>
              </w:divBdr>
            </w:div>
            <w:div w:id="1154953189">
              <w:marLeft w:val="0"/>
              <w:marRight w:val="0"/>
              <w:marTop w:val="0"/>
              <w:marBottom w:val="0"/>
              <w:divBdr>
                <w:top w:val="none" w:sz="0" w:space="0" w:color="auto"/>
                <w:left w:val="none" w:sz="0" w:space="0" w:color="auto"/>
                <w:bottom w:val="none" w:sz="0" w:space="0" w:color="auto"/>
                <w:right w:val="none" w:sz="0" w:space="0" w:color="auto"/>
              </w:divBdr>
            </w:div>
          </w:divsChild>
        </w:div>
        <w:div w:id="1126700461">
          <w:marLeft w:val="0"/>
          <w:marRight w:val="0"/>
          <w:marTop w:val="0"/>
          <w:marBottom w:val="0"/>
          <w:divBdr>
            <w:top w:val="none" w:sz="0" w:space="0" w:color="auto"/>
            <w:left w:val="none" w:sz="0" w:space="0" w:color="auto"/>
            <w:bottom w:val="none" w:sz="0" w:space="0" w:color="auto"/>
            <w:right w:val="none" w:sz="0" w:space="0" w:color="auto"/>
          </w:divBdr>
          <w:divsChild>
            <w:div w:id="210698435">
              <w:marLeft w:val="0"/>
              <w:marRight w:val="0"/>
              <w:marTop w:val="0"/>
              <w:marBottom w:val="0"/>
              <w:divBdr>
                <w:top w:val="none" w:sz="0" w:space="0" w:color="auto"/>
                <w:left w:val="none" w:sz="0" w:space="0" w:color="auto"/>
                <w:bottom w:val="none" w:sz="0" w:space="0" w:color="auto"/>
                <w:right w:val="none" w:sz="0" w:space="0" w:color="auto"/>
              </w:divBdr>
            </w:div>
          </w:divsChild>
        </w:div>
        <w:div w:id="1144658738">
          <w:marLeft w:val="0"/>
          <w:marRight w:val="0"/>
          <w:marTop w:val="0"/>
          <w:marBottom w:val="0"/>
          <w:divBdr>
            <w:top w:val="none" w:sz="0" w:space="0" w:color="auto"/>
            <w:left w:val="none" w:sz="0" w:space="0" w:color="auto"/>
            <w:bottom w:val="none" w:sz="0" w:space="0" w:color="auto"/>
            <w:right w:val="none" w:sz="0" w:space="0" w:color="auto"/>
          </w:divBdr>
          <w:divsChild>
            <w:div w:id="276452493">
              <w:marLeft w:val="0"/>
              <w:marRight w:val="0"/>
              <w:marTop w:val="0"/>
              <w:marBottom w:val="0"/>
              <w:divBdr>
                <w:top w:val="none" w:sz="0" w:space="0" w:color="auto"/>
                <w:left w:val="none" w:sz="0" w:space="0" w:color="auto"/>
                <w:bottom w:val="none" w:sz="0" w:space="0" w:color="auto"/>
                <w:right w:val="none" w:sz="0" w:space="0" w:color="auto"/>
              </w:divBdr>
            </w:div>
          </w:divsChild>
        </w:div>
        <w:div w:id="1155340473">
          <w:marLeft w:val="0"/>
          <w:marRight w:val="0"/>
          <w:marTop w:val="0"/>
          <w:marBottom w:val="0"/>
          <w:divBdr>
            <w:top w:val="none" w:sz="0" w:space="0" w:color="auto"/>
            <w:left w:val="none" w:sz="0" w:space="0" w:color="auto"/>
            <w:bottom w:val="none" w:sz="0" w:space="0" w:color="auto"/>
            <w:right w:val="none" w:sz="0" w:space="0" w:color="auto"/>
          </w:divBdr>
          <w:divsChild>
            <w:div w:id="2057008">
              <w:marLeft w:val="0"/>
              <w:marRight w:val="0"/>
              <w:marTop w:val="0"/>
              <w:marBottom w:val="0"/>
              <w:divBdr>
                <w:top w:val="none" w:sz="0" w:space="0" w:color="auto"/>
                <w:left w:val="none" w:sz="0" w:space="0" w:color="auto"/>
                <w:bottom w:val="none" w:sz="0" w:space="0" w:color="auto"/>
                <w:right w:val="none" w:sz="0" w:space="0" w:color="auto"/>
              </w:divBdr>
            </w:div>
            <w:div w:id="1061170428">
              <w:marLeft w:val="0"/>
              <w:marRight w:val="0"/>
              <w:marTop w:val="0"/>
              <w:marBottom w:val="0"/>
              <w:divBdr>
                <w:top w:val="none" w:sz="0" w:space="0" w:color="auto"/>
                <w:left w:val="none" w:sz="0" w:space="0" w:color="auto"/>
                <w:bottom w:val="none" w:sz="0" w:space="0" w:color="auto"/>
                <w:right w:val="none" w:sz="0" w:space="0" w:color="auto"/>
              </w:divBdr>
            </w:div>
            <w:div w:id="1253470613">
              <w:marLeft w:val="0"/>
              <w:marRight w:val="0"/>
              <w:marTop w:val="0"/>
              <w:marBottom w:val="0"/>
              <w:divBdr>
                <w:top w:val="none" w:sz="0" w:space="0" w:color="auto"/>
                <w:left w:val="none" w:sz="0" w:space="0" w:color="auto"/>
                <w:bottom w:val="none" w:sz="0" w:space="0" w:color="auto"/>
                <w:right w:val="none" w:sz="0" w:space="0" w:color="auto"/>
              </w:divBdr>
            </w:div>
          </w:divsChild>
        </w:div>
        <w:div w:id="1229684183">
          <w:marLeft w:val="0"/>
          <w:marRight w:val="0"/>
          <w:marTop w:val="0"/>
          <w:marBottom w:val="0"/>
          <w:divBdr>
            <w:top w:val="none" w:sz="0" w:space="0" w:color="auto"/>
            <w:left w:val="none" w:sz="0" w:space="0" w:color="auto"/>
            <w:bottom w:val="none" w:sz="0" w:space="0" w:color="auto"/>
            <w:right w:val="none" w:sz="0" w:space="0" w:color="auto"/>
          </w:divBdr>
          <w:divsChild>
            <w:div w:id="1925138866">
              <w:marLeft w:val="0"/>
              <w:marRight w:val="0"/>
              <w:marTop w:val="0"/>
              <w:marBottom w:val="0"/>
              <w:divBdr>
                <w:top w:val="none" w:sz="0" w:space="0" w:color="auto"/>
                <w:left w:val="none" w:sz="0" w:space="0" w:color="auto"/>
                <w:bottom w:val="none" w:sz="0" w:space="0" w:color="auto"/>
                <w:right w:val="none" w:sz="0" w:space="0" w:color="auto"/>
              </w:divBdr>
            </w:div>
          </w:divsChild>
        </w:div>
        <w:div w:id="1249080104">
          <w:marLeft w:val="0"/>
          <w:marRight w:val="0"/>
          <w:marTop w:val="0"/>
          <w:marBottom w:val="0"/>
          <w:divBdr>
            <w:top w:val="none" w:sz="0" w:space="0" w:color="auto"/>
            <w:left w:val="none" w:sz="0" w:space="0" w:color="auto"/>
            <w:bottom w:val="none" w:sz="0" w:space="0" w:color="auto"/>
            <w:right w:val="none" w:sz="0" w:space="0" w:color="auto"/>
          </w:divBdr>
          <w:divsChild>
            <w:div w:id="948388360">
              <w:marLeft w:val="0"/>
              <w:marRight w:val="0"/>
              <w:marTop w:val="0"/>
              <w:marBottom w:val="0"/>
              <w:divBdr>
                <w:top w:val="none" w:sz="0" w:space="0" w:color="auto"/>
                <w:left w:val="none" w:sz="0" w:space="0" w:color="auto"/>
                <w:bottom w:val="none" w:sz="0" w:space="0" w:color="auto"/>
                <w:right w:val="none" w:sz="0" w:space="0" w:color="auto"/>
              </w:divBdr>
            </w:div>
          </w:divsChild>
        </w:div>
        <w:div w:id="1290235404">
          <w:marLeft w:val="0"/>
          <w:marRight w:val="0"/>
          <w:marTop w:val="0"/>
          <w:marBottom w:val="0"/>
          <w:divBdr>
            <w:top w:val="none" w:sz="0" w:space="0" w:color="auto"/>
            <w:left w:val="none" w:sz="0" w:space="0" w:color="auto"/>
            <w:bottom w:val="none" w:sz="0" w:space="0" w:color="auto"/>
            <w:right w:val="none" w:sz="0" w:space="0" w:color="auto"/>
          </w:divBdr>
          <w:divsChild>
            <w:div w:id="1067726270">
              <w:marLeft w:val="0"/>
              <w:marRight w:val="0"/>
              <w:marTop w:val="0"/>
              <w:marBottom w:val="0"/>
              <w:divBdr>
                <w:top w:val="none" w:sz="0" w:space="0" w:color="auto"/>
                <w:left w:val="none" w:sz="0" w:space="0" w:color="auto"/>
                <w:bottom w:val="none" w:sz="0" w:space="0" w:color="auto"/>
                <w:right w:val="none" w:sz="0" w:space="0" w:color="auto"/>
              </w:divBdr>
            </w:div>
          </w:divsChild>
        </w:div>
        <w:div w:id="1311713951">
          <w:marLeft w:val="0"/>
          <w:marRight w:val="0"/>
          <w:marTop w:val="0"/>
          <w:marBottom w:val="0"/>
          <w:divBdr>
            <w:top w:val="none" w:sz="0" w:space="0" w:color="auto"/>
            <w:left w:val="none" w:sz="0" w:space="0" w:color="auto"/>
            <w:bottom w:val="none" w:sz="0" w:space="0" w:color="auto"/>
            <w:right w:val="none" w:sz="0" w:space="0" w:color="auto"/>
          </w:divBdr>
          <w:divsChild>
            <w:div w:id="2075883977">
              <w:marLeft w:val="0"/>
              <w:marRight w:val="0"/>
              <w:marTop w:val="0"/>
              <w:marBottom w:val="0"/>
              <w:divBdr>
                <w:top w:val="none" w:sz="0" w:space="0" w:color="auto"/>
                <w:left w:val="none" w:sz="0" w:space="0" w:color="auto"/>
                <w:bottom w:val="none" w:sz="0" w:space="0" w:color="auto"/>
                <w:right w:val="none" w:sz="0" w:space="0" w:color="auto"/>
              </w:divBdr>
            </w:div>
          </w:divsChild>
        </w:div>
        <w:div w:id="1353190593">
          <w:marLeft w:val="0"/>
          <w:marRight w:val="0"/>
          <w:marTop w:val="0"/>
          <w:marBottom w:val="0"/>
          <w:divBdr>
            <w:top w:val="none" w:sz="0" w:space="0" w:color="auto"/>
            <w:left w:val="none" w:sz="0" w:space="0" w:color="auto"/>
            <w:bottom w:val="none" w:sz="0" w:space="0" w:color="auto"/>
            <w:right w:val="none" w:sz="0" w:space="0" w:color="auto"/>
          </w:divBdr>
          <w:divsChild>
            <w:div w:id="365327025">
              <w:marLeft w:val="0"/>
              <w:marRight w:val="0"/>
              <w:marTop w:val="0"/>
              <w:marBottom w:val="0"/>
              <w:divBdr>
                <w:top w:val="none" w:sz="0" w:space="0" w:color="auto"/>
                <w:left w:val="none" w:sz="0" w:space="0" w:color="auto"/>
                <w:bottom w:val="none" w:sz="0" w:space="0" w:color="auto"/>
                <w:right w:val="none" w:sz="0" w:space="0" w:color="auto"/>
              </w:divBdr>
            </w:div>
            <w:div w:id="583491456">
              <w:marLeft w:val="0"/>
              <w:marRight w:val="0"/>
              <w:marTop w:val="0"/>
              <w:marBottom w:val="0"/>
              <w:divBdr>
                <w:top w:val="none" w:sz="0" w:space="0" w:color="auto"/>
                <w:left w:val="none" w:sz="0" w:space="0" w:color="auto"/>
                <w:bottom w:val="none" w:sz="0" w:space="0" w:color="auto"/>
                <w:right w:val="none" w:sz="0" w:space="0" w:color="auto"/>
              </w:divBdr>
            </w:div>
          </w:divsChild>
        </w:div>
        <w:div w:id="1393192465">
          <w:marLeft w:val="0"/>
          <w:marRight w:val="0"/>
          <w:marTop w:val="0"/>
          <w:marBottom w:val="0"/>
          <w:divBdr>
            <w:top w:val="none" w:sz="0" w:space="0" w:color="auto"/>
            <w:left w:val="none" w:sz="0" w:space="0" w:color="auto"/>
            <w:bottom w:val="none" w:sz="0" w:space="0" w:color="auto"/>
            <w:right w:val="none" w:sz="0" w:space="0" w:color="auto"/>
          </w:divBdr>
          <w:divsChild>
            <w:div w:id="1586525921">
              <w:marLeft w:val="0"/>
              <w:marRight w:val="0"/>
              <w:marTop w:val="0"/>
              <w:marBottom w:val="0"/>
              <w:divBdr>
                <w:top w:val="none" w:sz="0" w:space="0" w:color="auto"/>
                <w:left w:val="none" w:sz="0" w:space="0" w:color="auto"/>
                <w:bottom w:val="none" w:sz="0" w:space="0" w:color="auto"/>
                <w:right w:val="none" w:sz="0" w:space="0" w:color="auto"/>
              </w:divBdr>
            </w:div>
          </w:divsChild>
        </w:div>
        <w:div w:id="1396977722">
          <w:marLeft w:val="0"/>
          <w:marRight w:val="0"/>
          <w:marTop w:val="0"/>
          <w:marBottom w:val="0"/>
          <w:divBdr>
            <w:top w:val="none" w:sz="0" w:space="0" w:color="auto"/>
            <w:left w:val="none" w:sz="0" w:space="0" w:color="auto"/>
            <w:bottom w:val="none" w:sz="0" w:space="0" w:color="auto"/>
            <w:right w:val="none" w:sz="0" w:space="0" w:color="auto"/>
          </w:divBdr>
          <w:divsChild>
            <w:div w:id="60829892">
              <w:marLeft w:val="0"/>
              <w:marRight w:val="0"/>
              <w:marTop w:val="0"/>
              <w:marBottom w:val="0"/>
              <w:divBdr>
                <w:top w:val="none" w:sz="0" w:space="0" w:color="auto"/>
                <w:left w:val="none" w:sz="0" w:space="0" w:color="auto"/>
                <w:bottom w:val="none" w:sz="0" w:space="0" w:color="auto"/>
                <w:right w:val="none" w:sz="0" w:space="0" w:color="auto"/>
              </w:divBdr>
            </w:div>
            <w:div w:id="189729158">
              <w:marLeft w:val="0"/>
              <w:marRight w:val="0"/>
              <w:marTop w:val="0"/>
              <w:marBottom w:val="0"/>
              <w:divBdr>
                <w:top w:val="none" w:sz="0" w:space="0" w:color="auto"/>
                <w:left w:val="none" w:sz="0" w:space="0" w:color="auto"/>
                <w:bottom w:val="none" w:sz="0" w:space="0" w:color="auto"/>
                <w:right w:val="none" w:sz="0" w:space="0" w:color="auto"/>
              </w:divBdr>
            </w:div>
            <w:div w:id="1969122942">
              <w:marLeft w:val="0"/>
              <w:marRight w:val="0"/>
              <w:marTop w:val="0"/>
              <w:marBottom w:val="0"/>
              <w:divBdr>
                <w:top w:val="none" w:sz="0" w:space="0" w:color="auto"/>
                <w:left w:val="none" w:sz="0" w:space="0" w:color="auto"/>
                <w:bottom w:val="none" w:sz="0" w:space="0" w:color="auto"/>
                <w:right w:val="none" w:sz="0" w:space="0" w:color="auto"/>
              </w:divBdr>
            </w:div>
          </w:divsChild>
        </w:div>
        <w:div w:id="1515880185">
          <w:marLeft w:val="0"/>
          <w:marRight w:val="0"/>
          <w:marTop w:val="0"/>
          <w:marBottom w:val="0"/>
          <w:divBdr>
            <w:top w:val="none" w:sz="0" w:space="0" w:color="auto"/>
            <w:left w:val="none" w:sz="0" w:space="0" w:color="auto"/>
            <w:bottom w:val="none" w:sz="0" w:space="0" w:color="auto"/>
            <w:right w:val="none" w:sz="0" w:space="0" w:color="auto"/>
          </w:divBdr>
          <w:divsChild>
            <w:div w:id="1056974386">
              <w:marLeft w:val="0"/>
              <w:marRight w:val="0"/>
              <w:marTop w:val="0"/>
              <w:marBottom w:val="0"/>
              <w:divBdr>
                <w:top w:val="none" w:sz="0" w:space="0" w:color="auto"/>
                <w:left w:val="none" w:sz="0" w:space="0" w:color="auto"/>
                <w:bottom w:val="none" w:sz="0" w:space="0" w:color="auto"/>
                <w:right w:val="none" w:sz="0" w:space="0" w:color="auto"/>
              </w:divBdr>
            </w:div>
          </w:divsChild>
        </w:div>
        <w:div w:id="1523275989">
          <w:marLeft w:val="0"/>
          <w:marRight w:val="0"/>
          <w:marTop w:val="0"/>
          <w:marBottom w:val="0"/>
          <w:divBdr>
            <w:top w:val="none" w:sz="0" w:space="0" w:color="auto"/>
            <w:left w:val="none" w:sz="0" w:space="0" w:color="auto"/>
            <w:bottom w:val="none" w:sz="0" w:space="0" w:color="auto"/>
            <w:right w:val="none" w:sz="0" w:space="0" w:color="auto"/>
          </w:divBdr>
          <w:divsChild>
            <w:div w:id="241989669">
              <w:marLeft w:val="0"/>
              <w:marRight w:val="0"/>
              <w:marTop w:val="0"/>
              <w:marBottom w:val="0"/>
              <w:divBdr>
                <w:top w:val="none" w:sz="0" w:space="0" w:color="auto"/>
                <w:left w:val="none" w:sz="0" w:space="0" w:color="auto"/>
                <w:bottom w:val="none" w:sz="0" w:space="0" w:color="auto"/>
                <w:right w:val="none" w:sz="0" w:space="0" w:color="auto"/>
              </w:divBdr>
            </w:div>
          </w:divsChild>
        </w:div>
        <w:div w:id="1588493412">
          <w:marLeft w:val="0"/>
          <w:marRight w:val="0"/>
          <w:marTop w:val="0"/>
          <w:marBottom w:val="0"/>
          <w:divBdr>
            <w:top w:val="none" w:sz="0" w:space="0" w:color="auto"/>
            <w:left w:val="none" w:sz="0" w:space="0" w:color="auto"/>
            <w:bottom w:val="none" w:sz="0" w:space="0" w:color="auto"/>
            <w:right w:val="none" w:sz="0" w:space="0" w:color="auto"/>
          </w:divBdr>
          <w:divsChild>
            <w:div w:id="275138591">
              <w:marLeft w:val="0"/>
              <w:marRight w:val="0"/>
              <w:marTop w:val="0"/>
              <w:marBottom w:val="0"/>
              <w:divBdr>
                <w:top w:val="none" w:sz="0" w:space="0" w:color="auto"/>
                <w:left w:val="none" w:sz="0" w:space="0" w:color="auto"/>
                <w:bottom w:val="none" w:sz="0" w:space="0" w:color="auto"/>
                <w:right w:val="none" w:sz="0" w:space="0" w:color="auto"/>
              </w:divBdr>
            </w:div>
            <w:div w:id="1501770452">
              <w:marLeft w:val="0"/>
              <w:marRight w:val="0"/>
              <w:marTop w:val="0"/>
              <w:marBottom w:val="0"/>
              <w:divBdr>
                <w:top w:val="none" w:sz="0" w:space="0" w:color="auto"/>
                <w:left w:val="none" w:sz="0" w:space="0" w:color="auto"/>
                <w:bottom w:val="none" w:sz="0" w:space="0" w:color="auto"/>
                <w:right w:val="none" w:sz="0" w:space="0" w:color="auto"/>
              </w:divBdr>
            </w:div>
          </w:divsChild>
        </w:div>
        <w:div w:id="1598977426">
          <w:marLeft w:val="0"/>
          <w:marRight w:val="0"/>
          <w:marTop w:val="0"/>
          <w:marBottom w:val="0"/>
          <w:divBdr>
            <w:top w:val="none" w:sz="0" w:space="0" w:color="auto"/>
            <w:left w:val="none" w:sz="0" w:space="0" w:color="auto"/>
            <w:bottom w:val="none" w:sz="0" w:space="0" w:color="auto"/>
            <w:right w:val="none" w:sz="0" w:space="0" w:color="auto"/>
          </w:divBdr>
          <w:divsChild>
            <w:div w:id="8918964">
              <w:marLeft w:val="0"/>
              <w:marRight w:val="0"/>
              <w:marTop w:val="0"/>
              <w:marBottom w:val="0"/>
              <w:divBdr>
                <w:top w:val="none" w:sz="0" w:space="0" w:color="auto"/>
                <w:left w:val="none" w:sz="0" w:space="0" w:color="auto"/>
                <w:bottom w:val="none" w:sz="0" w:space="0" w:color="auto"/>
                <w:right w:val="none" w:sz="0" w:space="0" w:color="auto"/>
              </w:divBdr>
            </w:div>
            <w:div w:id="445269515">
              <w:marLeft w:val="0"/>
              <w:marRight w:val="0"/>
              <w:marTop w:val="0"/>
              <w:marBottom w:val="0"/>
              <w:divBdr>
                <w:top w:val="none" w:sz="0" w:space="0" w:color="auto"/>
                <w:left w:val="none" w:sz="0" w:space="0" w:color="auto"/>
                <w:bottom w:val="none" w:sz="0" w:space="0" w:color="auto"/>
                <w:right w:val="none" w:sz="0" w:space="0" w:color="auto"/>
              </w:divBdr>
            </w:div>
            <w:div w:id="499471539">
              <w:marLeft w:val="0"/>
              <w:marRight w:val="0"/>
              <w:marTop w:val="0"/>
              <w:marBottom w:val="0"/>
              <w:divBdr>
                <w:top w:val="none" w:sz="0" w:space="0" w:color="auto"/>
                <w:left w:val="none" w:sz="0" w:space="0" w:color="auto"/>
                <w:bottom w:val="none" w:sz="0" w:space="0" w:color="auto"/>
                <w:right w:val="none" w:sz="0" w:space="0" w:color="auto"/>
              </w:divBdr>
            </w:div>
          </w:divsChild>
        </w:div>
        <w:div w:id="1668051708">
          <w:marLeft w:val="0"/>
          <w:marRight w:val="0"/>
          <w:marTop w:val="0"/>
          <w:marBottom w:val="0"/>
          <w:divBdr>
            <w:top w:val="none" w:sz="0" w:space="0" w:color="auto"/>
            <w:left w:val="none" w:sz="0" w:space="0" w:color="auto"/>
            <w:bottom w:val="none" w:sz="0" w:space="0" w:color="auto"/>
            <w:right w:val="none" w:sz="0" w:space="0" w:color="auto"/>
          </w:divBdr>
          <w:divsChild>
            <w:div w:id="604460921">
              <w:marLeft w:val="0"/>
              <w:marRight w:val="0"/>
              <w:marTop w:val="0"/>
              <w:marBottom w:val="0"/>
              <w:divBdr>
                <w:top w:val="none" w:sz="0" w:space="0" w:color="auto"/>
                <w:left w:val="none" w:sz="0" w:space="0" w:color="auto"/>
                <w:bottom w:val="none" w:sz="0" w:space="0" w:color="auto"/>
                <w:right w:val="none" w:sz="0" w:space="0" w:color="auto"/>
              </w:divBdr>
            </w:div>
          </w:divsChild>
        </w:div>
        <w:div w:id="1669597801">
          <w:marLeft w:val="0"/>
          <w:marRight w:val="0"/>
          <w:marTop w:val="0"/>
          <w:marBottom w:val="0"/>
          <w:divBdr>
            <w:top w:val="none" w:sz="0" w:space="0" w:color="auto"/>
            <w:left w:val="none" w:sz="0" w:space="0" w:color="auto"/>
            <w:bottom w:val="none" w:sz="0" w:space="0" w:color="auto"/>
            <w:right w:val="none" w:sz="0" w:space="0" w:color="auto"/>
          </w:divBdr>
          <w:divsChild>
            <w:div w:id="500853280">
              <w:marLeft w:val="0"/>
              <w:marRight w:val="0"/>
              <w:marTop w:val="0"/>
              <w:marBottom w:val="0"/>
              <w:divBdr>
                <w:top w:val="none" w:sz="0" w:space="0" w:color="auto"/>
                <w:left w:val="none" w:sz="0" w:space="0" w:color="auto"/>
                <w:bottom w:val="none" w:sz="0" w:space="0" w:color="auto"/>
                <w:right w:val="none" w:sz="0" w:space="0" w:color="auto"/>
              </w:divBdr>
            </w:div>
            <w:div w:id="1997755887">
              <w:marLeft w:val="0"/>
              <w:marRight w:val="0"/>
              <w:marTop w:val="0"/>
              <w:marBottom w:val="0"/>
              <w:divBdr>
                <w:top w:val="none" w:sz="0" w:space="0" w:color="auto"/>
                <w:left w:val="none" w:sz="0" w:space="0" w:color="auto"/>
                <w:bottom w:val="none" w:sz="0" w:space="0" w:color="auto"/>
                <w:right w:val="none" w:sz="0" w:space="0" w:color="auto"/>
              </w:divBdr>
            </w:div>
          </w:divsChild>
        </w:div>
        <w:div w:id="1719012368">
          <w:marLeft w:val="0"/>
          <w:marRight w:val="0"/>
          <w:marTop w:val="0"/>
          <w:marBottom w:val="0"/>
          <w:divBdr>
            <w:top w:val="none" w:sz="0" w:space="0" w:color="auto"/>
            <w:left w:val="none" w:sz="0" w:space="0" w:color="auto"/>
            <w:bottom w:val="none" w:sz="0" w:space="0" w:color="auto"/>
            <w:right w:val="none" w:sz="0" w:space="0" w:color="auto"/>
          </w:divBdr>
          <w:divsChild>
            <w:div w:id="742482710">
              <w:marLeft w:val="0"/>
              <w:marRight w:val="0"/>
              <w:marTop w:val="0"/>
              <w:marBottom w:val="0"/>
              <w:divBdr>
                <w:top w:val="none" w:sz="0" w:space="0" w:color="auto"/>
                <w:left w:val="none" w:sz="0" w:space="0" w:color="auto"/>
                <w:bottom w:val="none" w:sz="0" w:space="0" w:color="auto"/>
                <w:right w:val="none" w:sz="0" w:space="0" w:color="auto"/>
              </w:divBdr>
            </w:div>
          </w:divsChild>
        </w:div>
        <w:div w:id="1731615501">
          <w:marLeft w:val="0"/>
          <w:marRight w:val="0"/>
          <w:marTop w:val="0"/>
          <w:marBottom w:val="0"/>
          <w:divBdr>
            <w:top w:val="none" w:sz="0" w:space="0" w:color="auto"/>
            <w:left w:val="none" w:sz="0" w:space="0" w:color="auto"/>
            <w:bottom w:val="none" w:sz="0" w:space="0" w:color="auto"/>
            <w:right w:val="none" w:sz="0" w:space="0" w:color="auto"/>
          </w:divBdr>
          <w:divsChild>
            <w:div w:id="979388330">
              <w:marLeft w:val="0"/>
              <w:marRight w:val="0"/>
              <w:marTop w:val="0"/>
              <w:marBottom w:val="0"/>
              <w:divBdr>
                <w:top w:val="none" w:sz="0" w:space="0" w:color="auto"/>
                <w:left w:val="none" w:sz="0" w:space="0" w:color="auto"/>
                <w:bottom w:val="none" w:sz="0" w:space="0" w:color="auto"/>
                <w:right w:val="none" w:sz="0" w:space="0" w:color="auto"/>
              </w:divBdr>
            </w:div>
            <w:div w:id="1053456995">
              <w:marLeft w:val="0"/>
              <w:marRight w:val="0"/>
              <w:marTop w:val="0"/>
              <w:marBottom w:val="0"/>
              <w:divBdr>
                <w:top w:val="none" w:sz="0" w:space="0" w:color="auto"/>
                <w:left w:val="none" w:sz="0" w:space="0" w:color="auto"/>
                <w:bottom w:val="none" w:sz="0" w:space="0" w:color="auto"/>
                <w:right w:val="none" w:sz="0" w:space="0" w:color="auto"/>
              </w:divBdr>
            </w:div>
            <w:div w:id="1607419193">
              <w:marLeft w:val="0"/>
              <w:marRight w:val="0"/>
              <w:marTop w:val="0"/>
              <w:marBottom w:val="0"/>
              <w:divBdr>
                <w:top w:val="none" w:sz="0" w:space="0" w:color="auto"/>
                <w:left w:val="none" w:sz="0" w:space="0" w:color="auto"/>
                <w:bottom w:val="none" w:sz="0" w:space="0" w:color="auto"/>
                <w:right w:val="none" w:sz="0" w:space="0" w:color="auto"/>
              </w:divBdr>
            </w:div>
          </w:divsChild>
        </w:div>
        <w:div w:id="1733038624">
          <w:marLeft w:val="0"/>
          <w:marRight w:val="0"/>
          <w:marTop w:val="0"/>
          <w:marBottom w:val="0"/>
          <w:divBdr>
            <w:top w:val="none" w:sz="0" w:space="0" w:color="auto"/>
            <w:left w:val="none" w:sz="0" w:space="0" w:color="auto"/>
            <w:bottom w:val="none" w:sz="0" w:space="0" w:color="auto"/>
            <w:right w:val="none" w:sz="0" w:space="0" w:color="auto"/>
          </w:divBdr>
          <w:divsChild>
            <w:div w:id="542668744">
              <w:marLeft w:val="0"/>
              <w:marRight w:val="0"/>
              <w:marTop w:val="0"/>
              <w:marBottom w:val="0"/>
              <w:divBdr>
                <w:top w:val="none" w:sz="0" w:space="0" w:color="auto"/>
                <w:left w:val="none" w:sz="0" w:space="0" w:color="auto"/>
                <w:bottom w:val="none" w:sz="0" w:space="0" w:color="auto"/>
                <w:right w:val="none" w:sz="0" w:space="0" w:color="auto"/>
              </w:divBdr>
            </w:div>
          </w:divsChild>
        </w:div>
        <w:div w:id="1737707253">
          <w:marLeft w:val="0"/>
          <w:marRight w:val="0"/>
          <w:marTop w:val="0"/>
          <w:marBottom w:val="0"/>
          <w:divBdr>
            <w:top w:val="none" w:sz="0" w:space="0" w:color="auto"/>
            <w:left w:val="none" w:sz="0" w:space="0" w:color="auto"/>
            <w:bottom w:val="none" w:sz="0" w:space="0" w:color="auto"/>
            <w:right w:val="none" w:sz="0" w:space="0" w:color="auto"/>
          </w:divBdr>
          <w:divsChild>
            <w:div w:id="1547328201">
              <w:marLeft w:val="0"/>
              <w:marRight w:val="0"/>
              <w:marTop w:val="0"/>
              <w:marBottom w:val="0"/>
              <w:divBdr>
                <w:top w:val="none" w:sz="0" w:space="0" w:color="auto"/>
                <w:left w:val="none" w:sz="0" w:space="0" w:color="auto"/>
                <w:bottom w:val="none" w:sz="0" w:space="0" w:color="auto"/>
                <w:right w:val="none" w:sz="0" w:space="0" w:color="auto"/>
              </w:divBdr>
            </w:div>
          </w:divsChild>
        </w:div>
        <w:div w:id="1768691827">
          <w:marLeft w:val="0"/>
          <w:marRight w:val="0"/>
          <w:marTop w:val="0"/>
          <w:marBottom w:val="0"/>
          <w:divBdr>
            <w:top w:val="none" w:sz="0" w:space="0" w:color="auto"/>
            <w:left w:val="none" w:sz="0" w:space="0" w:color="auto"/>
            <w:bottom w:val="none" w:sz="0" w:space="0" w:color="auto"/>
            <w:right w:val="none" w:sz="0" w:space="0" w:color="auto"/>
          </w:divBdr>
          <w:divsChild>
            <w:div w:id="59253411">
              <w:marLeft w:val="0"/>
              <w:marRight w:val="0"/>
              <w:marTop w:val="0"/>
              <w:marBottom w:val="0"/>
              <w:divBdr>
                <w:top w:val="none" w:sz="0" w:space="0" w:color="auto"/>
                <w:left w:val="none" w:sz="0" w:space="0" w:color="auto"/>
                <w:bottom w:val="none" w:sz="0" w:space="0" w:color="auto"/>
                <w:right w:val="none" w:sz="0" w:space="0" w:color="auto"/>
              </w:divBdr>
            </w:div>
            <w:div w:id="735929901">
              <w:marLeft w:val="0"/>
              <w:marRight w:val="0"/>
              <w:marTop w:val="0"/>
              <w:marBottom w:val="0"/>
              <w:divBdr>
                <w:top w:val="none" w:sz="0" w:space="0" w:color="auto"/>
                <w:left w:val="none" w:sz="0" w:space="0" w:color="auto"/>
                <w:bottom w:val="none" w:sz="0" w:space="0" w:color="auto"/>
                <w:right w:val="none" w:sz="0" w:space="0" w:color="auto"/>
              </w:divBdr>
            </w:div>
          </w:divsChild>
        </w:div>
        <w:div w:id="1895895375">
          <w:marLeft w:val="0"/>
          <w:marRight w:val="0"/>
          <w:marTop w:val="0"/>
          <w:marBottom w:val="0"/>
          <w:divBdr>
            <w:top w:val="none" w:sz="0" w:space="0" w:color="auto"/>
            <w:left w:val="none" w:sz="0" w:space="0" w:color="auto"/>
            <w:bottom w:val="none" w:sz="0" w:space="0" w:color="auto"/>
            <w:right w:val="none" w:sz="0" w:space="0" w:color="auto"/>
          </w:divBdr>
          <w:divsChild>
            <w:div w:id="82260407">
              <w:marLeft w:val="0"/>
              <w:marRight w:val="0"/>
              <w:marTop w:val="0"/>
              <w:marBottom w:val="0"/>
              <w:divBdr>
                <w:top w:val="none" w:sz="0" w:space="0" w:color="auto"/>
                <w:left w:val="none" w:sz="0" w:space="0" w:color="auto"/>
                <w:bottom w:val="none" w:sz="0" w:space="0" w:color="auto"/>
                <w:right w:val="none" w:sz="0" w:space="0" w:color="auto"/>
              </w:divBdr>
            </w:div>
            <w:div w:id="1064336413">
              <w:marLeft w:val="0"/>
              <w:marRight w:val="0"/>
              <w:marTop w:val="0"/>
              <w:marBottom w:val="0"/>
              <w:divBdr>
                <w:top w:val="none" w:sz="0" w:space="0" w:color="auto"/>
                <w:left w:val="none" w:sz="0" w:space="0" w:color="auto"/>
                <w:bottom w:val="none" w:sz="0" w:space="0" w:color="auto"/>
                <w:right w:val="none" w:sz="0" w:space="0" w:color="auto"/>
              </w:divBdr>
            </w:div>
            <w:div w:id="1221677221">
              <w:marLeft w:val="0"/>
              <w:marRight w:val="0"/>
              <w:marTop w:val="0"/>
              <w:marBottom w:val="0"/>
              <w:divBdr>
                <w:top w:val="none" w:sz="0" w:space="0" w:color="auto"/>
                <w:left w:val="none" w:sz="0" w:space="0" w:color="auto"/>
                <w:bottom w:val="none" w:sz="0" w:space="0" w:color="auto"/>
                <w:right w:val="none" w:sz="0" w:space="0" w:color="auto"/>
              </w:divBdr>
            </w:div>
            <w:div w:id="1303539454">
              <w:marLeft w:val="0"/>
              <w:marRight w:val="0"/>
              <w:marTop w:val="0"/>
              <w:marBottom w:val="0"/>
              <w:divBdr>
                <w:top w:val="none" w:sz="0" w:space="0" w:color="auto"/>
                <w:left w:val="none" w:sz="0" w:space="0" w:color="auto"/>
                <w:bottom w:val="none" w:sz="0" w:space="0" w:color="auto"/>
                <w:right w:val="none" w:sz="0" w:space="0" w:color="auto"/>
              </w:divBdr>
            </w:div>
          </w:divsChild>
        </w:div>
        <w:div w:id="1993094122">
          <w:marLeft w:val="0"/>
          <w:marRight w:val="0"/>
          <w:marTop w:val="0"/>
          <w:marBottom w:val="0"/>
          <w:divBdr>
            <w:top w:val="none" w:sz="0" w:space="0" w:color="auto"/>
            <w:left w:val="none" w:sz="0" w:space="0" w:color="auto"/>
            <w:bottom w:val="none" w:sz="0" w:space="0" w:color="auto"/>
            <w:right w:val="none" w:sz="0" w:space="0" w:color="auto"/>
          </w:divBdr>
          <w:divsChild>
            <w:div w:id="1985894663">
              <w:marLeft w:val="0"/>
              <w:marRight w:val="0"/>
              <w:marTop w:val="0"/>
              <w:marBottom w:val="0"/>
              <w:divBdr>
                <w:top w:val="none" w:sz="0" w:space="0" w:color="auto"/>
                <w:left w:val="none" w:sz="0" w:space="0" w:color="auto"/>
                <w:bottom w:val="none" w:sz="0" w:space="0" w:color="auto"/>
                <w:right w:val="none" w:sz="0" w:space="0" w:color="auto"/>
              </w:divBdr>
            </w:div>
          </w:divsChild>
        </w:div>
        <w:div w:id="2009014402">
          <w:marLeft w:val="0"/>
          <w:marRight w:val="0"/>
          <w:marTop w:val="0"/>
          <w:marBottom w:val="0"/>
          <w:divBdr>
            <w:top w:val="none" w:sz="0" w:space="0" w:color="auto"/>
            <w:left w:val="none" w:sz="0" w:space="0" w:color="auto"/>
            <w:bottom w:val="none" w:sz="0" w:space="0" w:color="auto"/>
            <w:right w:val="none" w:sz="0" w:space="0" w:color="auto"/>
          </w:divBdr>
          <w:divsChild>
            <w:div w:id="1574392521">
              <w:marLeft w:val="0"/>
              <w:marRight w:val="0"/>
              <w:marTop w:val="0"/>
              <w:marBottom w:val="0"/>
              <w:divBdr>
                <w:top w:val="none" w:sz="0" w:space="0" w:color="auto"/>
                <w:left w:val="none" w:sz="0" w:space="0" w:color="auto"/>
                <w:bottom w:val="none" w:sz="0" w:space="0" w:color="auto"/>
                <w:right w:val="none" w:sz="0" w:space="0" w:color="auto"/>
              </w:divBdr>
            </w:div>
          </w:divsChild>
        </w:div>
        <w:div w:id="2009169566">
          <w:marLeft w:val="0"/>
          <w:marRight w:val="0"/>
          <w:marTop w:val="0"/>
          <w:marBottom w:val="0"/>
          <w:divBdr>
            <w:top w:val="none" w:sz="0" w:space="0" w:color="auto"/>
            <w:left w:val="none" w:sz="0" w:space="0" w:color="auto"/>
            <w:bottom w:val="none" w:sz="0" w:space="0" w:color="auto"/>
            <w:right w:val="none" w:sz="0" w:space="0" w:color="auto"/>
          </w:divBdr>
          <w:divsChild>
            <w:div w:id="6250225">
              <w:marLeft w:val="0"/>
              <w:marRight w:val="0"/>
              <w:marTop w:val="0"/>
              <w:marBottom w:val="0"/>
              <w:divBdr>
                <w:top w:val="none" w:sz="0" w:space="0" w:color="auto"/>
                <w:left w:val="none" w:sz="0" w:space="0" w:color="auto"/>
                <w:bottom w:val="none" w:sz="0" w:space="0" w:color="auto"/>
                <w:right w:val="none" w:sz="0" w:space="0" w:color="auto"/>
              </w:divBdr>
            </w:div>
            <w:div w:id="103765949">
              <w:marLeft w:val="0"/>
              <w:marRight w:val="0"/>
              <w:marTop w:val="0"/>
              <w:marBottom w:val="0"/>
              <w:divBdr>
                <w:top w:val="none" w:sz="0" w:space="0" w:color="auto"/>
                <w:left w:val="none" w:sz="0" w:space="0" w:color="auto"/>
                <w:bottom w:val="none" w:sz="0" w:space="0" w:color="auto"/>
                <w:right w:val="none" w:sz="0" w:space="0" w:color="auto"/>
              </w:divBdr>
            </w:div>
            <w:div w:id="1712529801">
              <w:marLeft w:val="0"/>
              <w:marRight w:val="0"/>
              <w:marTop w:val="0"/>
              <w:marBottom w:val="0"/>
              <w:divBdr>
                <w:top w:val="none" w:sz="0" w:space="0" w:color="auto"/>
                <w:left w:val="none" w:sz="0" w:space="0" w:color="auto"/>
                <w:bottom w:val="none" w:sz="0" w:space="0" w:color="auto"/>
                <w:right w:val="none" w:sz="0" w:space="0" w:color="auto"/>
              </w:divBdr>
            </w:div>
          </w:divsChild>
        </w:div>
        <w:div w:id="2013216386">
          <w:marLeft w:val="0"/>
          <w:marRight w:val="0"/>
          <w:marTop w:val="0"/>
          <w:marBottom w:val="0"/>
          <w:divBdr>
            <w:top w:val="none" w:sz="0" w:space="0" w:color="auto"/>
            <w:left w:val="none" w:sz="0" w:space="0" w:color="auto"/>
            <w:bottom w:val="none" w:sz="0" w:space="0" w:color="auto"/>
            <w:right w:val="none" w:sz="0" w:space="0" w:color="auto"/>
          </w:divBdr>
          <w:divsChild>
            <w:div w:id="54666442">
              <w:marLeft w:val="0"/>
              <w:marRight w:val="0"/>
              <w:marTop w:val="0"/>
              <w:marBottom w:val="0"/>
              <w:divBdr>
                <w:top w:val="none" w:sz="0" w:space="0" w:color="auto"/>
                <w:left w:val="none" w:sz="0" w:space="0" w:color="auto"/>
                <w:bottom w:val="none" w:sz="0" w:space="0" w:color="auto"/>
                <w:right w:val="none" w:sz="0" w:space="0" w:color="auto"/>
              </w:divBdr>
            </w:div>
            <w:div w:id="188766398">
              <w:marLeft w:val="0"/>
              <w:marRight w:val="0"/>
              <w:marTop w:val="0"/>
              <w:marBottom w:val="0"/>
              <w:divBdr>
                <w:top w:val="none" w:sz="0" w:space="0" w:color="auto"/>
                <w:left w:val="none" w:sz="0" w:space="0" w:color="auto"/>
                <w:bottom w:val="none" w:sz="0" w:space="0" w:color="auto"/>
                <w:right w:val="none" w:sz="0" w:space="0" w:color="auto"/>
              </w:divBdr>
            </w:div>
            <w:div w:id="1885873218">
              <w:marLeft w:val="0"/>
              <w:marRight w:val="0"/>
              <w:marTop w:val="0"/>
              <w:marBottom w:val="0"/>
              <w:divBdr>
                <w:top w:val="none" w:sz="0" w:space="0" w:color="auto"/>
                <w:left w:val="none" w:sz="0" w:space="0" w:color="auto"/>
                <w:bottom w:val="none" w:sz="0" w:space="0" w:color="auto"/>
                <w:right w:val="none" w:sz="0" w:space="0" w:color="auto"/>
              </w:divBdr>
            </w:div>
          </w:divsChild>
        </w:div>
        <w:div w:id="2030789158">
          <w:marLeft w:val="0"/>
          <w:marRight w:val="0"/>
          <w:marTop w:val="0"/>
          <w:marBottom w:val="0"/>
          <w:divBdr>
            <w:top w:val="none" w:sz="0" w:space="0" w:color="auto"/>
            <w:left w:val="none" w:sz="0" w:space="0" w:color="auto"/>
            <w:bottom w:val="none" w:sz="0" w:space="0" w:color="auto"/>
            <w:right w:val="none" w:sz="0" w:space="0" w:color="auto"/>
          </w:divBdr>
          <w:divsChild>
            <w:div w:id="1366757901">
              <w:marLeft w:val="0"/>
              <w:marRight w:val="0"/>
              <w:marTop w:val="0"/>
              <w:marBottom w:val="0"/>
              <w:divBdr>
                <w:top w:val="none" w:sz="0" w:space="0" w:color="auto"/>
                <w:left w:val="none" w:sz="0" w:space="0" w:color="auto"/>
                <w:bottom w:val="none" w:sz="0" w:space="0" w:color="auto"/>
                <w:right w:val="none" w:sz="0" w:space="0" w:color="auto"/>
              </w:divBdr>
            </w:div>
          </w:divsChild>
        </w:div>
        <w:div w:id="2039700789">
          <w:marLeft w:val="0"/>
          <w:marRight w:val="0"/>
          <w:marTop w:val="0"/>
          <w:marBottom w:val="0"/>
          <w:divBdr>
            <w:top w:val="none" w:sz="0" w:space="0" w:color="auto"/>
            <w:left w:val="none" w:sz="0" w:space="0" w:color="auto"/>
            <w:bottom w:val="none" w:sz="0" w:space="0" w:color="auto"/>
            <w:right w:val="none" w:sz="0" w:space="0" w:color="auto"/>
          </w:divBdr>
          <w:divsChild>
            <w:div w:id="695733792">
              <w:marLeft w:val="0"/>
              <w:marRight w:val="0"/>
              <w:marTop w:val="0"/>
              <w:marBottom w:val="0"/>
              <w:divBdr>
                <w:top w:val="none" w:sz="0" w:space="0" w:color="auto"/>
                <w:left w:val="none" w:sz="0" w:space="0" w:color="auto"/>
                <w:bottom w:val="none" w:sz="0" w:space="0" w:color="auto"/>
                <w:right w:val="none" w:sz="0" w:space="0" w:color="auto"/>
              </w:divBdr>
            </w:div>
          </w:divsChild>
        </w:div>
        <w:div w:id="2080706091">
          <w:marLeft w:val="0"/>
          <w:marRight w:val="0"/>
          <w:marTop w:val="0"/>
          <w:marBottom w:val="0"/>
          <w:divBdr>
            <w:top w:val="none" w:sz="0" w:space="0" w:color="auto"/>
            <w:left w:val="none" w:sz="0" w:space="0" w:color="auto"/>
            <w:bottom w:val="none" w:sz="0" w:space="0" w:color="auto"/>
            <w:right w:val="none" w:sz="0" w:space="0" w:color="auto"/>
          </w:divBdr>
          <w:divsChild>
            <w:div w:id="486357443">
              <w:marLeft w:val="0"/>
              <w:marRight w:val="0"/>
              <w:marTop w:val="0"/>
              <w:marBottom w:val="0"/>
              <w:divBdr>
                <w:top w:val="none" w:sz="0" w:space="0" w:color="auto"/>
                <w:left w:val="none" w:sz="0" w:space="0" w:color="auto"/>
                <w:bottom w:val="none" w:sz="0" w:space="0" w:color="auto"/>
                <w:right w:val="none" w:sz="0" w:space="0" w:color="auto"/>
              </w:divBdr>
            </w:div>
            <w:div w:id="534542375">
              <w:marLeft w:val="0"/>
              <w:marRight w:val="0"/>
              <w:marTop w:val="0"/>
              <w:marBottom w:val="0"/>
              <w:divBdr>
                <w:top w:val="none" w:sz="0" w:space="0" w:color="auto"/>
                <w:left w:val="none" w:sz="0" w:space="0" w:color="auto"/>
                <w:bottom w:val="none" w:sz="0" w:space="0" w:color="auto"/>
                <w:right w:val="none" w:sz="0" w:space="0" w:color="auto"/>
              </w:divBdr>
            </w:div>
          </w:divsChild>
        </w:div>
        <w:div w:id="2090156923">
          <w:marLeft w:val="0"/>
          <w:marRight w:val="0"/>
          <w:marTop w:val="0"/>
          <w:marBottom w:val="0"/>
          <w:divBdr>
            <w:top w:val="none" w:sz="0" w:space="0" w:color="auto"/>
            <w:left w:val="none" w:sz="0" w:space="0" w:color="auto"/>
            <w:bottom w:val="none" w:sz="0" w:space="0" w:color="auto"/>
            <w:right w:val="none" w:sz="0" w:space="0" w:color="auto"/>
          </w:divBdr>
          <w:divsChild>
            <w:div w:id="1698844310">
              <w:marLeft w:val="0"/>
              <w:marRight w:val="0"/>
              <w:marTop w:val="0"/>
              <w:marBottom w:val="0"/>
              <w:divBdr>
                <w:top w:val="none" w:sz="0" w:space="0" w:color="auto"/>
                <w:left w:val="none" w:sz="0" w:space="0" w:color="auto"/>
                <w:bottom w:val="none" w:sz="0" w:space="0" w:color="auto"/>
                <w:right w:val="none" w:sz="0" w:space="0" w:color="auto"/>
              </w:divBdr>
            </w:div>
          </w:divsChild>
        </w:div>
        <w:div w:id="2096632720">
          <w:marLeft w:val="0"/>
          <w:marRight w:val="0"/>
          <w:marTop w:val="0"/>
          <w:marBottom w:val="0"/>
          <w:divBdr>
            <w:top w:val="none" w:sz="0" w:space="0" w:color="auto"/>
            <w:left w:val="none" w:sz="0" w:space="0" w:color="auto"/>
            <w:bottom w:val="none" w:sz="0" w:space="0" w:color="auto"/>
            <w:right w:val="none" w:sz="0" w:space="0" w:color="auto"/>
          </w:divBdr>
          <w:divsChild>
            <w:div w:id="1528055746">
              <w:marLeft w:val="0"/>
              <w:marRight w:val="0"/>
              <w:marTop w:val="0"/>
              <w:marBottom w:val="0"/>
              <w:divBdr>
                <w:top w:val="none" w:sz="0" w:space="0" w:color="auto"/>
                <w:left w:val="none" w:sz="0" w:space="0" w:color="auto"/>
                <w:bottom w:val="none" w:sz="0" w:space="0" w:color="auto"/>
                <w:right w:val="none" w:sz="0" w:space="0" w:color="auto"/>
              </w:divBdr>
            </w:div>
          </w:divsChild>
        </w:div>
        <w:div w:id="2131626025">
          <w:marLeft w:val="0"/>
          <w:marRight w:val="0"/>
          <w:marTop w:val="0"/>
          <w:marBottom w:val="0"/>
          <w:divBdr>
            <w:top w:val="none" w:sz="0" w:space="0" w:color="auto"/>
            <w:left w:val="none" w:sz="0" w:space="0" w:color="auto"/>
            <w:bottom w:val="none" w:sz="0" w:space="0" w:color="auto"/>
            <w:right w:val="none" w:sz="0" w:space="0" w:color="auto"/>
          </w:divBdr>
          <w:divsChild>
            <w:div w:id="1893803197">
              <w:marLeft w:val="0"/>
              <w:marRight w:val="0"/>
              <w:marTop w:val="0"/>
              <w:marBottom w:val="0"/>
              <w:divBdr>
                <w:top w:val="none" w:sz="0" w:space="0" w:color="auto"/>
                <w:left w:val="none" w:sz="0" w:space="0" w:color="auto"/>
                <w:bottom w:val="none" w:sz="0" w:space="0" w:color="auto"/>
                <w:right w:val="none" w:sz="0" w:space="0" w:color="auto"/>
              </w:divBdr>
            </w:div>
            <w:div w:id="1924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0003">
      <w:bodyDiv w:val="1"/>
      <w:marLeft w:val="0"/>
      <w:marRight w:val="0"/>
      <w:marTop w:val="0"/>
      <w:marBottom w:val="0"/>
      <w:divBdr>
        <w:top w:val="none" w:sz="0" w:space="0" w:color="auto"/>
        <w:left w:val="none" w:sz="0" w:space="0" w:color="auto"/>
        <w:bottom w:val="none" w:sz="0" w:space="0" w:color="auto"/>
        <w:right w:val="none" w:sz="0" w:space="0" w:color="auto"/>
      </w:divBdr>
    </w:div>
    <w:div w:id="196530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orkcoverqld.sharepoint.com/sites/intranet-policies/SitePages/Cyber-Security-Risk-Management-Policy.aspx" TargetMode="External"/><Relationship Id="rId1" Type="http://schemas.openxmlformats.org/officeDocument/2006/relationships/hyperlink" Target="https://workcoverqld.sharepoint.com/sites/intranet-policies/SitePages/Information-Asset-Classification-Policy.aspx?web=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emf"/><Relationship Id="rId26" Type="http://schemas.openxmlformats.org/officeDocument/2006/relationships/hyperlink" Target="https://datatracker.ietf.org/doc/html/rfc9068" TargetMode="External"/><Relationship Id="rId39" Type="http://schemas.openxmlformats.org/officeDocument/2006/relationships/hyperlink" Target="https://security.okta.com/?product=oktathreatintelligence" TargetMode="External"/><Relationship Id="rId21" Type="http://schemas.openxmlformats.org/officeDocument/2006/relationships/oleObject" Target="embeddings/oleObject2.bin"/><Relationship Id="rId34" Type="http://schemas.openxmlformats.org/officeDocument/2006/relationships/hyperlink" Target="https://workcoverqld.sharepoint.com/sites/intranet-policies/SitePages/Cyber-Security-Risk-Management-Policy.aspx" TargetMode="External"/><Relationship Id="rId42" Type="http://schemas.openxmlformats.org/officeDocument/2006/relationships/image" Target="media/image11.png"/><Relationship Id="rId47" Type="http://schemas.openxmlformats.org/officeDocument/2006/relationships/footer" Target="footer2.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top10proactive.owasp.org/archive/2024/the-top-10/c3-validate-input-and-handle-exceptions/" TargetMode="Externa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yperlink" Target="https://security.okta.com/" TargetMode="External"/><Relationship Id="rId37" Type="http://schemas.openxmlformats.org/officeDocument/2006/relationships/image" Target="media/image9.png"/><Relationship Id="rId40" Type="http://schemas.openxmlformats.org/officeDocument/2006/relationships/hyperlink" Target="https://sec.okta.com/articles" TargetMode="External"/><Relationship Id="rId45" Type="http://schemas.openxmlformats.org/officeDocument/2006/relationships/hyperlink" Target="https://workcoverqld.sharepoint.com/:w:/r/sites/spaces-enterprisearchitecture/EA%20Working/01%20Working/07%20Integrated%20Design/Architecture%20Templates/Temp%20WIP/0x%20-%20Architecture%20Reference%20Manual%20-%20ARM%20-%20v0.0.1%20(DRAFT).docx?d=w976a4361e9884c69af7d3ad49203e7cb&amp;csf=1&amp;web=1&amp;e=iKdIfK"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oleObject" Target="embeddings/oleObject3.bin"/><Relationship Id="rId28" Type="http://schemas.openxmlformats.org/officeDocument/2006/relationships/hyperlink" Target="https://auth0.com/docs/troubleshoot/customer-support/operational-policies/rate-limit-policy/rate-limit-configurations/enterprise-public" TargetMode="External"/><Relationship Id="rId36" Type="http://schemas.openxmlformats.org/officeDocument/2006/relationships/hyperlink" Target="https://workcoverqld.sharepoint.com/sites/intranet-policies/SitePages/Corporate-governance.aspx"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1.bin"/><Relationship Id="rId31" Type="http://schemas.openxmlformats.org/officeDocument/2006/relationships/hyperlink" Target="https://security.okta.com/" TargetMode="External"/><Relationship Id="rId44" Type="http://schemas.openxmlformats.org/officeDocument/2006/relationships/hyperlink" Target="https://workcoverqld.sharepoint.com/:w:/r/sites/spaces-enterprisearchitecture/EA%20Working/01%20Working/07%20Integrated%20Design/Architecture%20Templates/Temp%20WIP/0x%20-%20Architecture%20Reference%20Manual%20-%20ARM%20-%20v0.0.1%20(DRAFT).docx?d=w976a4361e9884c69af7d3ad49203e7cb&amp;csf=1&amp;web=1&amp;e=iKdIf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7.emf"/><Relationship Id="rId27" Type="http://schemas.openxmlformats.org/officeDocument/2006/relationships/hyperlink" Target="https://www.cyber.gov.au/ism/2026-09/guidelines-for-cryptography" TargetMode="External"/><Relationship Id="rId30" Type="http://schemas.openxmlformats.org/officeDocument/2006/relationships/hyperlink" Target="https://workcoverqld.sharepoint.com/sites/intranet-policies/SitePages/Corporate-governance.aspx" TargetMode="External"/><Relationship Id="rId35" Type="http://schemas.openxmlformats.org/officeDocument/2006/relationships/hyperlink" Target="https://workcoverqld.sharepoint.com/sites/intranet-policies/SitePages/1.15.9-ICT-Service-Continuity-and-Disaster-Recovery-Policy.aspx" TargetMode="External"/><Relationship Id="rId43" Type="http://schemas.openxmlformats.org/officeDocument/2006/relationships/image" Target="media/image12.png"/><Relationship Id="rId48"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hyperlink" Target="https://www.rfc-editor.org/info/rfc9700/" TargetMode="External"/><Relationship Id="rId33" Type="http://schemas.openxmlformats.org/officeDocument/2006/relationships/hyperlink" Target="https://www.rfc-editor.org/info/rfc8725/" TargetMode="External"/><Relationship Id="rId38" Type="http://schemas.openxmlformats.org/officeDocument/2006/relationships/hyperlink" Target="https://security.okta.com/" TargetMode="External"/><Relationship Id="rId46" Type="http://schemas.openxmlformats.org/officeDocument/2006/relationships/header" Target="header3.xml"/><Relationship Id="rId20" Type="http://schemas.openxmlformats.org/officeDocument/2006/relationships/image" Target="media/image6.emf"/><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13.jpeg"/></Relationships>
</file>

<file path=word/_rels/header4.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https://workcoverqld.sharepoint.com/sites/spaces-brandcentre/Templates/Word%20templates/Document_Detailed_Colourful.dotx" TargetMode="External"/></Relationships>
</file>

<file path=word/theme/theme1.xml><?xml version="1.0" encoding="utf-8"?>
<a:theme xmlns:a="http://schemas.openxmlformats.org/drawingml/2006/main" name="Office Theme">
  <a:themeElements>
    <a:clrScheme name="WCQ 2030 Palette">
      <a:dk1>
        <a:srgbClr val="0E2841"/>
      </a:dk1>
      <a:lt1>
        <a:srgbClr val="FFFFFF"/>
      </a:lt1>
      <a:dk2>
        <a:srgbClr val="006AF5"/>
      </a:dk2>
      <a:lt2>
        <a:srgbClr val="F2F2F2"/>
      </a:lt2>
      <a:accent1>
        <a:srgbClr val="F58021"/>
      </a:accent1>
      <a:accent2>
        <a:srgbClr val="006AF5"/>
      </a:accent2>
      <a:accent3>
        <a:srgbClr val="FFCA00"/>
      </a:accent3>
      <a:accent4>
        <a:srgbClr val="40C1AC"/>
      </a:accent4>
      <a:accent5>
        <a:srgbClr val="7839EE"/>
      </a:accent5>
      <a:accent6>
        <a:srgbClr val="B8D7FF"/>
      </a:accent6>
      <a:hlink>
        <a:srgbClr val="006AF5"/>
      </a:hlink>
      <a:folHlink>
        <a:srgbClr val="7839EE"/>
      </a:folHlink>
    </a:clrScheme>
    <a:fontScheme name="WCQ">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efb055-99e8-4cee-afdc-a6d8ddf88da5">
      <Terms xmlns="http://schemas.microsoft.com/office/infopath/2007/PartnerControls"/>
    </lcf76f155ced4ddcb4097134ff3c332f>
    <TaxCatchAll xmlns="acbbcb36-fea2-439f-8c35-0b6cf8c032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21889B9EEA00940945D6D3CD1C88620" ma:contentTypeVersion="10" ma:contentTypeDescription="Create a new document." ma:contentTypeScope="" ma:versionID="591a74c8b249257e42644c375abcb3f5">
  <xsd:schema xmlns:xsd="http://www.w3.org/2001/XMLSchema" xmlns:xs="http://www.w3.org/2001/XMLSchema" xmlns:p="http://schemas.microsoft.com/office/2006/metadata/properties" xmlns:ns2="50efb055-99e8-4cee-afdc-a6d8ddf88da5" xmlns:ns3="acbbcb36-fea2-439f-8c35-0b6cf8c032f2" targetNamespace="http://schemas.microsoft.com/office/2006/metadata/properties" ma:root="true" ma:fieldsID="7a54d41dec1f9ecac78a07125fdac38b" ns2:_="" ns3:_="">
    <xsd:import namespace="50efb055-99e8-4cee-afdc-a6d8ddf88da5"/>
    <xsd:import namespace="acbbcb36-fea2-439f-8c35-0b6cf8c032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fb055-99e8-4cee-afdc-a6d8ddf88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fd61f80-93db-41ad-98ea-63cb614f32f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cbbcb36-fea2-439f-8c35-0b6cf8c032f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eca512c-c8f6-42b7-83ff-8cd69206defa}" ma:internalName="TaxCatchAll" ma:showField="CatchAllData" ma:web="acbbcb36-fea2-439f-8c35-0b6cf8c03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C21518-6CD9-4D67-A0DA-943A937BE18A}">
  <ds:schemaRefs>
    <ds:schemaRef ds:uri="http://schemas.microsoft.com/office/2006/metadata/properties"/>
    <ds:schemaRef ds:uri="http://schemas.microsoft.com/office/infopath/2007/PartnerControls"/>
    <ds:schemaRef ds:uri="50efb055-99e8-4cee-afdc-a6d8ddf88da5"/>
    <ds:schemaRef ds:uri="acbbcb36-fea2-439f-8c35-0b6cf8c032f2"/>
  </ds:schemaRefs>
</ds:datastoreItem>
</file>

<file path=customXml/itemProps2.xml><?xml version="1.0" encoding="utf-8"?>
<ds:datastoreItem xmlns:ds="http://schemas.openxmlformats.org/officeDocument/2006/customXml" ds:itemID="{6A501721-1C9C-4399-B0D6-9B0C4BDFA803}">
  <ds:schemaRefs>
    <ds:schemaRef ds:uri="http://schemas.microsoft.com/sharepoint/v3/contenttype/forms"/>
  </ds:schemaRefs>
</ds:datastoreItem>
</file>

<file path=customXml/itemProps3.xml><?xml version="1.0" encoding="utf-8"?>
<ds:datastoreItem xmlns:ds="http://schemas.openxmlformats.org/officeDocument/2006/customXml" ds:itemID="{6BA2F548-802B-1A48-8C7D-0E08947B4F56}">
  <ds:schemaRefs>
    <ds:schemaRef ds:uri="http://schemas.openxmlformats.org/officeDocument/2006/bibliography"/>
  </ds:schemaRefs>
</ds:datastoreItem>
</file>

<file path=customXml/itemProps4.xml><?xml version="1.0" encoding="utf-8"?>
<ds:datastoreItem xmlns:ds="http://schemas.openxmlformats.org/officeDocument/2006/customXml" ds:itemID="{64C04C96-6948-48B6-A4E8-3E495973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fb055-99e8-4cee-afdc-a6d8ddf88da5"/>
    <ds:schemaRef ds:uri="acbbcb36-fea2-439f-8c35-0b6cf8c03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Document_Detailed_Colourful.dotx</Template>
  <TotalTime>3212</TotalTime>
  <Pages>1</Pages>
  <Words>18857</Words>
  <Characters>107490</Characters>
  <Application>Microsoft Office Word</Application>
  <DocSecurity>4</DocSecurity>
  <Lines>895</Lines>
  <Paragraphs>252</Paragraphs>
  <ScaleCrop>false</ScaleCrop>
  <HeadingPairs>
    <vt:vector size="2" baseType="variant">
      <vt:variant>
        <vt:lpstr>Title</vt:lpstr>
      </vt:variant>
      <vt:variant>
        <vt:i4>1</vt:i4>
      </vt:variant>
    </vt:vector>
  </HeadingPairs>
  <TitlesOfParts>
    <vt:vector size="1" baseType="lpstr">
      <vt:lpstr>Customer Identity Access Management (CIAM), Core platform implementation design</vt:lpstr>
    </vt:vector>
  </TitlesOfParts>
  <Company/>
  <LinksUpToDate>false</LinksUpToDate>
  <CharactersWithSpaces>126095</CharactersWithSpaces>
  <SharedDoc>false</SharedDoc>
  <HLinks>
    <vt:vector size="1134" baseType="variant">
      <vt:variant>
        <vt:i4>2818158</vt:i4>
      </vt:variant>
      <vt:variant>
        <vt:i4>1320</vt:i4>
      </vt:variant>
      <vt:variant>
        <vt:i4>0</vt:i4>
      </vt:variant>
      <vt:variant>
        <vt:i4>5</vt:i4>
      </vt:variant>
      <vt:variant>
        <vt:lpwstr>https://workcoverqld.sharepoint.com/:w:/r/sites/spaces-enterprisearchitecture/EA Working/01 Working/07 Integrated Design/Architecture Templates/Temp WIP/0x - Architecture Reference Manual - ARM - v0.0.1 (DRAFT).docx?d=w976a4361e9884c69af7d3ad49203e7cb&amp;csf=1&amp;web=1&amp;e=iKdIfK</vt:lpwstr>
      </vt:variant>
      <vt:variant>
        <vt:lpwstr/>
      </vt:variant>
      <vt:variant>
        <vt:i4>2818158</vt:i4>
      </vt:variant>
      <vt:variant>
        <vt:i4>1317</vt:i4>
      </vt:variant>
      <vt:variant>
        <vt:i4>0</vt:i4>
      </vt:variant>
      <vt:variant>
        <vt:i4>5</vt:i4>
      </vt:variant>
      <vt:variant>
        <vt:lpwstr>https://workcoverqld.sharepoint.com/:w:/r/sites/spaces-enterprisearchitecture/EA Working/01 Working/07 Integrated Design/Architecture Templates/Temp WIP/0x - Architecture Reference Manual - ARM - v0.0.1 (DRAFT).docx?d=w976a4361e9884c69af7d3ad49203e7cb&amp;csf=1&amp;web=1&amp;e=iKdIfK</vt:lpwstr>
      </vt:variant>
      <vt:variant>
        <vt:lpwstr/>
      </vt:variant>
      <vt:variant>
        <vt:i4>5046354</vt:i4>
      </vt:variant>
      <vt:variant>
        <vt:i4>1191</vt:i4>
      </vt:variant>
      <vt:variant>
        <vt:i4>0</vt:i4>
      </vt:variant>
      <vt:variant>
        <vt:i4>5</vt:i4>
      </vt:variant>
      <vt:variant>
        <vt:lpwstr>https://sec.okta.com/articles</vt:lpwstr>
      </vt:variant>
      <vt:variant>
        <vt:lpwstr/>
      </vt:variant>
      <vt:variant>
        <vt:i4>1572886</vt:i4>
      </vt:variant>
      <vt:variant>
        <vt:i4>1188</vt:i4>
      </vt:variant>
      <vt:variant>
        <vt:i4>0</vt:i4>
      </vt:variant>
      <vt:variant>
        <vt:i4>5</vt:i4>
      </vt:variant>
      <vt:variant>
        <vt:lpwstr>https://security.okta.com/?product=oktathreatintelligence</vt:lpwstr>
      </vt:variant>
      <vt:variant>
        <vt:lpwstr/>
      </vt:variant>
      <vt:variant>
        <vt:i4>6553724</vt:i4>
      </vt:variant>
      <vt:variant>
        <vt:i4>1185</vt:i4>
      </vt:variant>
      <vt:variant>
        <vt:i4>0</vt:i4>
      </vt:variant>
      <vt:variant>
        <vt:i4>5</vt:i4>
      </vt:variant>
      <vt:variant>
        <vt:lpwstr>https://security.okta.com/</vt:lpwstr>
      </vt:variant>
      <vt:variant>
        <vt:lpwstr/>
      </vt:variant>
      <vt:variant>
        <vt:i4>7274592</vt:i4>
      </vt:variant>
      <vt:variant>
        <vt:i4>1170</vt:i4>
      </vt:variant>
      <vt:variant>
        <vt:i4>0</vt:i4>
      </vt:variant>
      <vt:variant>
        <vt:i4>5</vt:i4>
      </vt:variant>
      <vt:variant>
        <vt:lpwstr>https://workcoverqld.sharepoint.com/sites/intranet-policies/SitePages/Corporate-governance.aspx</vt:lpwstr>
      </vt:variant>
      <vt:variant>
        <vt:lpwstr/>
      </vt:variant>
      <vt:variant>
        <vt:i4>4456526</vt:i4>
      </vt:variant>
      <vt:variant>
        <vt:i4>1167</vt:i4>
      </vt:variant>
      <vt:variant>
        <vt:i4>0</vt:i4>
      </vt:variant>
      <vt:variant>
        <vt:i4>5</vt:i4>
      </vt:variant>
      <vt:variant>
        <vt:lpwstr>https://workcoverqld.sharepoint.com/sites/intranet-policies/SitePages/1.15.9-ICT-Service-Continuity-and-Disaster-Recovery-Policy.aspx</vt:lpwstr>
      </vt:variant>
      <vt:variant>
        <vt:lpwstr/>
      </vt:variant>
      <vt:variant>
        <vt:i4>1441864</vt:i4>
      </vt:variant>
      <vt:variant>
        <vt:i4>1164</vt:i4>
      </vt:variant>
      <vt:variant>
        <vt:i4>0</vt:i4>
      </vt:variant>
      <vt:variant>
        <vt:i4>5</vt:i4>
      </vt:variant>
      <vt:variant>
        <vt:lpwstr>https://workcoverqld.sharepoint.com/sites/intranet-policies/SitePages/Cyber-Security-Risk-Management-Policy.aspx</vt:lpwstr>
      </vt:variant>
      <vt:variant>
        <vt:lpwstr/>
      </vt:variant>
      <vt:variant>
        <vt:i4>655443</vt:i4>
      </vt:variant>
      <vt:variant>
        <vt:i4>1161</vt:i4>
      </vt:variant>
      <vt:variant>
        <vt:i4>0</vt:i4>
      </vt:variant>
      <vt:variant>
        <vt:i4>5</vt:i4>
      </vt:variant>
      <vt:variant>
        <vt:lpwstr>https://www.rfc-editor.org/info/rfc8725/</vt:lpwstr>
      </vt:variant>
      <vt:variant>
        <vt:lpwstr/>
      </vt:variant>
      <vt:variant>
        <vt:i4>6553724</vt:i4>
      </vt:variant>
      <vt:variant>
        <vt:i4>1158</vt:i4>
      </vt:variant>
      <vt:variant>
        <vt:i4>0</vt:i4>
      </vt:variant>
      <vt:variant>
        <vt:i4>5</vt:i4>
      </vt:variant>
      <vt:variant>
        <vt:lpwstr>https://security.okta.com/</vt:lpwstr>
      </vt:variant>
      <vt:variant>
        <vt:lpwstr/>
      </vt:variant>
      <vt:variant>
        <vt:i4>6553724</vt:i4>
      </vt:variant>
      <vt:variant>
        <vt:i4>1155</vt:i4>
      </vt:variant>
      <vt:variant>
        <vt:i4>0</vt:i4>
      </vt:variant>
      <vt:variant>
        <vt:i4>5</vt:i4>
      </vt:variant>
      <vt:variant>
        <vt:lpwstr>https://security.okta.com/</vt:lpwstr>
      </vt:variant>
      <vt:variant>
        <vt:lpwstr/>
      </vt:variant>
      <vt:variant>
        <vt:i4>7274592</vt:i4>
      </vt:variant>
      <vt:variant>
        <vt:i4>1152</vt:i4>
      </vt:variant>
      <vt:variant>
        <vt:i4>0</vt:i4>
      </vt:variant>
      <vt:variant>
        <vt:i4>5</vt:i4>
      </vt:variant>
      <vt:variant>
        <vt:lpwstr>https://workcoverqld.sharepoint.com/sites/intranet-policies/SitePages/Corporate-governance.aspx</vt:lpwstr>
      </vt:variant>
      <vt:variant>
        <vt:lpwstr/>
      </vt:variant>
      <vt:variant>
        <vt:i4>4653056</vt:i4>
      </vt:variant>
      <vt:variant>
        <vt:i4>1122</vt:i4>
      </vt:variant>
      <vt:variant>
        <vt:i4>0</vt:i4>
      </vt:variant>
      <vt:variant>
        <vt:i4>5</vt:i4>
      </vt:variant>
      <vt:variant>
        <vt:lpwstr>https://top10proactive.owasp.org/archive/2024/the-top-10/c3-validate-input-and-handle-exceptions/</vt:lpwstr>
      </vt:variant>
      <vt:variant>
        <vt:lpwstr/>
      </vt:variant>
      <vt:variant>
        <vt:i4>8192059</vt:i4>
      </vt:variant>
      <vt:variant>
        <vt:i4>1113</vt:i4>
      </vt:variant>
      <vt:variant>
        <vt:i4>0</vt:i4>
      </vt:variant>
      <vt:variant>
        <vt:i4>5</vt:i4>
      </vt:variant>
      <vt:variant>
        <vt:lpwstr>https://auth0.com/docs/troubleshoot/customer-support/operational-policies/rate-limit-policy/rate-limit-configurations/enterprise-public</vt:lpwstr>
      </vt:variant>
      <vt:variant>
        <vt:lpwstr/>
      </vt:variant>
      <vt:variant>
        <vt:i4>4194397</vt:i4>
      </vt:variant>
      <vt:variant>
        <vt:i4>1095</vt:i4>
      </vt:variant>
      <vt:variant>
        <vt:i4>0</vt:i4>
      </vt:variant>
      <vt:variant>
        <vt:i4>5</vt:i4>
      </vt:variant>
      <vt:variant>
        <vt:lpwstr>https://www.cyber.gov.au/ism/2026-09/guidelines-for-cryptography</vt:lpwstr>
      </vt:variant>
      <vt:variant>
        <vt:lpwstr/>
      </vt:variant>
      <vt:variant>
        <vt:i4>262219</vt:i4>
      </vt:variant>
      <vt:variant>
        <vt:i4>1092</vt:i4>
      </vt:variant>
      <vt:variant>
        <vt:i4>0</vt:i4>
      </vt:variant>
      <vt:variant>
        <vt:i4>5</vt:i4>
      </vt:variant>
      <vt:variant>
        <vt:lpwstr>https://datatracker.ietf.org/doc/html/rfc9068</vt:lpwstr>
      </vt:variant>
      <vt:variant>
        <vt:lpwstr/>
      </vt:variant>
      <vt:variant>
        <vt:i4>589910</vt:i4>
      </vt:variant>
      <vt:variant>
        <vt:i4>1089</vt:i4>
      </vt:variant>
      <vt:variant>
        <vt:i4>0</vt:i4>
      </vt:variant>
      <vt:variant>
        <vt:i4>5</vt:i4>
      </vt:variant>
      <vt:variant>
        <vt:lpwstr>https://www.rfc-editor.org/info/rfc9700/</vt:lpwstr>
      </vt:variant>
      <vt:variant>
        <vt:lpwstr/>
      </vt:variant>
      <vt:variant>
        <vt:i4>1441842</vt:i4>
      </vt:variant>
      <vt:variant>
        <vt:i4>1022</vt:i4>
      </vt:variant>
      <vt:variant>
        <vt:i4>0</vt:i4>
      </vt:variant>
      <vt:variant>
        <vt:i4>5</vt:i4>
      </vt:variant>
      <vt:variant>
        <vt:lpwstr/>
      </vt:variant>
      <vt:variant>
        <vt:lpwstr>_Toc242170546</vt:lpwstr>
      </vt:variant>
      <vt:variant>
        <vt:i4>1441842</vt:i4>
      </vt:variant>
      <vt:variant>
        <vt:i4>1016</vt:i4>
      </vt:variant>
      <vt:variant>
        <vt:i4>0</vt:i4>
      </vt:variant>
      <vt:variant>
        <vt:i4>5</vt:i4>
      </vt:variant>
      <vt:variant>
        <vt:lpwstr/>
      </vt:variant>
      <vt:variant>
        <vt:lpwstr>_Toc242170545</vt:lpwstr>
      </vt:variant>
      <vt:variant>
        <vt:i4>1441842</vt:i4>
      </vt:variant>
      <vt:variant>
        <vt:i4>1010</vt:i4>
      </vt:variant>
      <vt:variant>
        <vt:i4>0</vt:i4>
      </vt:variant>
      <vt:variant>
        <vt:i4>5</vt:i4>
      </vt:variant>
      <vt:variant>
        <vt:lpwstr/>
      </vt:variant>
      <vt:variant>
        <vt:lpwstr>_Toc242170544</vt:lpwstr>
      </vt:variant>
      <vt:variant>
        <vt:i4>1441842</vt:i4>
      </vt:variant>
      <vt:variant>
        <vt:i4>1004</vt:i4>
      </vt:variant>
      <vt:variant>
        <vt:i4>0</vt:i4>
      </vt:variant>
      <vt:variant>
        <vt:i4>5</vt:i4>
      </vt:variant>
      <vt:variant>
        <vt:lpwstr/>
      </vt:variant>
      <vt:variant>
        <vt:lpwstr>_Toc242170543</vt:lpwstr>
      </vt:variant>
      <vt:variant>
        <vt:i4>1441842</vt:i4>
      </vt:variant>
      <vt:variant>
        <vt:i4>998</vt:i4>
      </vt:variant>
      <vt:variant>
        <vt:i4>0</vt:i4>
      </vt:variant>
      <vt:variant>
        <vt:i4>5</vt:i4>
      </vt:variant>
      <vt:variant>
        <vt:lpwstr/>
      </vt:variant>
      <vt:variant>
        <vt:lpwstr>_Toc242170542</vt:lpwstr>
      </vt:variant>
      <vt:variant>
        <vt:i4>1441842</vt:i4>
      </vt:variant>
      <vt:variant>
        <vt:i4>992</vt:i4>
      </vt:variant>
      <vt:variant>
        <vt:i4>0</vt:i4>
      </vt:variant>
      <vt:variant>
        <vt:i4>5</vt:i4>
      </vt:variant>
      <vt:variant>
        <vt:lpwstr/>
      </vt:variant>
      <vt:variant>
        <vt:lpwstr>_Toc242170541</vt:lpwstr>
      </vt:variant>
      <vt:variant>
        <vt:i4>1441842</vt:i4>
      </vt:variant>
      <vt:variant>
        <vt:i4>986</vt:i4>
      </vt:variant>
      <vt:variant>
        <vt:i4>0</vt:i4>
      </vt:variant>
      <vt:variant>
        <vt:i4>5</vt:i4>
      </vt:variant>
      <vt:variant>
        <vt:lpwstr/>
      </vt:variant>
      <vt:variant>
        <vt:lpwstr>_Toc242170540</vt:lpwstr>
      </vt:variant>
      <vt:variant>
        <vt:i4>1114162</vt:i4>
      </vt:variant>
      <vt:variant>
        <vt:i4>980</vt:i4>
      </vt:variant>
      <vt:variant>
        <vt:i4>0</vt:i4>
      </vt:variant>
      <vt:variant>
        <vt:i4>5</vt:i4>
      </vt:variant>
      <vt:variant>
        <vt:lpwstr/>
      </vt:variant>
      <vt:variant>
        <vt:lpwstr>_Toc242170539</vt:lpwstr>
      </vt:variant>
      <vt:variant>
        <vt:i4>1114162</vt:i4>
      </vt:variant>
      <vt:variant>
        <vt:i4>974</vt:i4>
      </vt:variant>
      <vt:variant>
        <vt:i4>0</vt:i4>
      </vt:variant>
      <vt:variant>
        <vt:i4>5</vt:i4>
      </vt:variant>
      <vt:variant>
        <vt:lpwstr/>
      </vt:variant>
      <vt:variant>
        <vt:lpwstr>_Toc242170538</vt:lpwstr>
      </vt:variant>
      <vt:variant>
        <vt:i4>1114162</vt:i4>
      </vt:variant>
      <vt:variant>
        <vt:i4>968</vt:i4>
      </vt:variant>
      <vt:variant>
        <vt:i4>0</vt:i4>
      </vt:variant>
      <vt:variant>
        <vt:i4>5</vt:i4>
      </vt:variant>
      <vt:variant>
        <vt:lpwstr/>
      </vt:variant>
      <vt:variant>
        <vt:lpwstr>_Toc242170537</vt:lpwstr>
      </vt:variant>
      <vt:variant>
        <vt:i4>1114162</vt:i4>
      </vt:variant>
      <vt:variant>
        <vt:i4>962</vt:i4>
      </vt:variant>
      <vt:variant>
        <vt:i4>0</vt:i4>
      </vt:variant>
      <vt:variant>
        <vt:i4>5</vt:i4>
      </vt:variant>
      <vt:variant>
        <vt:lpwstr/>
      </vt:variant>
      <vt:variant>
        <vt:lpwstr>_Toc242170536</vt:lpwstr>
      </vt:variant>
      <vt:variant>
        <vt:i4>1114162</vt:i4>
      </vt:variant>
      <vt:variant>
        <vt:i4>956</vt:i4>
      </vt:variant>
      <vt:variant>
        <vt:i4>0</vt:i4>
      </vt:variant>
      <vt:variant>
        <vt:i4>5</vt:i4>
      </vt:variant>
      <vt:variant>
        <vt:lpwstr/>
      </vt:variant>
      <vt:variant>
        <vt:lpwstr>_Toc242170535</vt:lpwstr>
      </vt:variant>
      <vt:variant>
        <vt:i4>1114162</vt:i4>
      </vt:variant>
      <vt:variant>
        <vt:i4>950</vt:i4>
      </vt:variant>
      <vt:variant>
        <vt:i4>0</vt:i4>
      </vt:variant>
      <vt:variant>
        <vt:i4>5</vt:i4>
      </vt:variant>
      <vt:variant>
        <vt:lpwstr/>
      </vt:variant>
      <vt:variant>
        <vt:lpwstr>_Toc242170534</vt:lpwstr>
      </vt:variant>
      <vt:variant>
        <vt:i4>1114162</vt:i4>
      </vt:variant>
      <vt:variant>
        <vt:i4>944</vt:i4>
      </vt:variant>
      <vt:variant>
        <vt:i4>0</vt:i4>
      </vt:variant>
      <vt:variant>
        <vt:i4>5</vt:i4>
      </vt:variant>
      <vt:variant>
        <vt:lpwstr/>
      </vt:variant>
      <vt:variant>
        <vt:lpwstr>_Toc242170533</vt:lpwstr>
      </vt:variant>
      <vt:variant>
        <vt:i4>1114162</vt:i4>
      </vt:variant>
      <vt:variant>
        <vt:i4>938</vt:i4>
      </vt:variant>
      <vt:variant>
        <vt:i4>0</vt:i4>
      </vt:variant>
      <vt:variant>
        <vt:i4>5</vt:i4>
      </vt:variant>
      <vt:variant>
        <vt:lpwstr/>
      </vt:variant>
      <vt:variant>
        <vt:lpwstr>_Toc242170532</vt:lpwstr>
      </vt:variant>
      <vt:variant>
        <vt:i4>1114162</vt:i4>
      </vt:variant>
      <vt:variant>
        <vt:i4>932</vt:i4>
      </vt:variant>
      <vt:variant>
        <vt:i4>0</vt:i4>
      </vt:variant>
      <vt:variant>
        <vt:i4>5</vt:i4>
      </vt:variant>
      <vt:variant>
        <vt:lpwstr/>
      </vt:variant>
      <vt:variant>
        <vt:lpwstr>_Toc242170531</vt:lpwstr>
      </vt:variant>
      <vt:variant>
        <vt:i4>1114162</vt:i4>
      </vt:variant>
      <vt:variant>
        <vt:i4>926</vt:i4>
      </vt:variant>
      <vt:variant>
        <vt:i4>0</vt:i4>
      </vt:variant>
      <vt:variant>
        <vt:i4>5</vt:i4>
      </vt:variant>
      <vt:variant>
        <vt:lpwstr/>
      </vt:variant>
      <vt:variant>
        <vt:lpwstr>_Toc242170530</vt:lpwstr>
      </vt:variant>
      <vt:variant>
        <vt:i4>1048626</vt:i4>
      </vt:variant>
      <vt:variant>
        <vt:i4>920</vt:i4>
      </vt:variant>
      <vt:variant>
        <vt:i4>0</vt:i4>
      </vt:variant>
      <vt:variant>
        <vt:i4>5</vt:i4>
      </vt:variant>
      <vt:variant>
        <vt:lpwstr/>
      </vt:variant>
      <vt:variant>
        <vt:lpwstr>_Toc242170529</vt:lpwstr>
      </vt:variant>
      <vt:variant>
        <vt:i4>1048626</vt:i4>
      </vt:variant>
      <vt:variant>
        <vt:i4>914</vt:i4>
      </vt:variant>
      <vt:variant>
        <vt:i4>0</vt:i4>
      </vt:variant>
      <vt:variant>
        <vt:i4>5</vt:i4>
      </vt:variant>
      <vt:variant>
        <vt:lpwstr/>
      </vt:variant>
      <vt:variant>
        <vt:lpwstr>_Toc242170528</vt:lpwstr>
      </vt:variant>
      <vt:variant>
        <vt:i4>1048626</vt:i4>
      </vt:variant>
      <vt:variant>
        <vt:i4>908</vt:i4>
      </vt:variant>
      <vt:variant>
        <vt:i4>0</vt:i4>
      </vt:variant>
      <vt:variant>
        <vt:i4>5</vt:i4>
      </vt:variant>
      <vt:variant>
        <vt:lpwstr/>
      </vt:variant>
      <vt:variant>
        <vt:lpwstr>_Toc242170527</vt:lpwstr>
      </vt:variant>
      <vt:variant>
        <vt:i4>1048626</vt:i4>
      </vt:variant>
      <vt:variant>
        <vt:i4>902</vt:i4>
      </vt:variant>
      <vt:variant>
        <vt:i4>0</vt:i4>
      </vt:variant>
      <vt:variant>
        <vt:i4>5</vt:i4>
      </vt:variant>
      <vt:variant>
        <vt:lpwstr/>
      </vt:variant>
      <vt:variant>
        <vt:lpwstr>_Toc242170526</vt:lpwstr>
      </vt:variant>
      <vt:variant>
        <vt:i4>1048626</vt:i4>
      </vt:variant>
      <vt:variant>
        <vt:i4>896</vt:i4>
      </vt:variant>
      <vt:variant>
        <vt:i4>0</vt:i4>
      </vt:variant>
      <vt:variant>
        <vt:i4>5</vt:i4>
      </vt:variant>
      <vt:variant>
        <vt:lpwstr/>
      </vt:variant>
      <vt:variant>
        <vt:lpwstr>_Toc242170525</vt:lpwstr>
      </vt:variant>
      <vt:variant>
        <vt:i4>1048626</vt:i4>
      </vt:variant>
      <vt:variant>
        <vt:i4>887</vt:i4>
      </vt:variant>
      <vt:variant>
        <vt:i4>0</vt:i4>
      </vt:variant>
      <vt:variant>
        <vt:i4>5</vt:i4>
      </vt:variant>
      <vt:variant>
        <vt:lpwstr/>
      </vt:variant>
      <vt:variant>
        <vt:lpwstr>_Toc242170524</vt:lpwstr>
      </vt:variant>
      <vt:variant>
        <vt:i4>1048626</vt:i4>
      </vt:variant>
      <vt:variant>
        <vt:i4>881</vt:i4>
      </vt:variant>
      <vt:variant>
        <vt:i4>0</vt:i4>
      </vt:variant>
      <vt:variant>
        <vt:i4>5</vt:i4>
      </vt:variant>
      <vt:variant>
        <vt:lpwstr/>
      </vt:variant>
      <vt:variant>
        <vt:lpwstr>_Toc242170523</vt:lpwstr>
      </vt:variant>
      <vt:variant>
        <vt:i4>1048626</vt:i4>
      </vt:variant>
      <vt:variant>
        <vt:i4>875</vt:i4>
      </vt:variant>
      <vt:variant>
        <vt:i4>0</vt:i4>
      </vt:variant>
      <vt:variant>
        <vt:i4>5</vt:i4>
      </vt:variant>
      <vt:variant>
        <vt:lpwstr/>
      </vt:variant>
      <vt:variant>
        <vt:lpwstr>_Toc242170522</vt:lpwstr>
      </vt:variant>
      <vt:variant>
        <vt:i4>1048626</vt:i4>
      </vt:variant>
      <vt:variant>
        <vt:i4>869</vt:i4>
      </vt:variant>
      <vt:variant>
        <vt:i4>0</vt:i4>
      </vt:variant>
      <vt:variant>
        <vt:i4>5</vt:i4>
      </vt:variant>
      <vt:variant>
        <vt:lpwstr/>
      </vt:variant>
      <vt:variant>
        <vt:lpwstr>_Toc242170521</vt:lpwstr>
      </vt:variant>
      <vt:variant>
        <vt:i4>1048626</vt:i4>
      </vt:variant>
      <vt:variant>
        <vt:i4>863</vt:i4>
      </vt:variant>
      <vt:variant>
        <vt:i4>0</vt:i4>
      </vt:variant>
      <vt:variant>
        <vt:i4>5</vt:i4>
      </vt:variant>
      <vt:variant>
        <vt:lpwstr/>
      </vt:variant>
      <vt:variant>
        <vt:lpwstr>_Toc242170520</vt:lpwstr>
      </vt:variant>
      <vt:variant>
        <vt:i4>1245234</vt:i4>
      </vt:variant>
      <vt:variant>
        <vt:i4>857</vt:i4>
      </vt:variant>
      <vt:variant>
        <vt:i4>0</vt:i4>
      </vt:variant>
      <vt:variant>
        <vt:i4>5</vt:i4>
      </vt:variant>
      <vt:variant>
        <vt:lpwstr/>
      </vt:variant>
      <vt:variant>
        <vt:lpwstr>_Toc242170519</vt:lpwstr>
      </vt:variant>
      <vt:variant>
        <vt:i4>1245234</vt:i4>
      </vt:variant>
      <vt:variant>
        <vt:i4>851</vt:i4>
      </vt:variant>
      <vt:variant>
        <vt:i4>0</vt:i4>
      </vt:variant>
      <vt:variant>
        <vt:i4>5</vt:i4>
      </vt:variant>
      <vt:variant>
        <vt:lpwstr/>
      </vt:variant>
      <vt:variant>
        <vt:lpwstr>_Toc242170518</vt:lpwstr>
      </vt:variant>
      <vt:variant>
        <vt:i4>1245234</vt:i4>
      </vt:variant>
      <vt:variant>
        <vt:i4>845</vt:i4>
      </vt:variant>
      <vt:variant>
        <vt:i4>0</vt:i4>
      </vt:variant>
      <vt:variant>
        <vt:i4>5</vt:i4>
      </vt:variant>
      <vt:variant>
        <vt:lpwstr/>
      </vt:variant>
      <vt:variant>
        <vt:lpwstr>_Toc242170517</vt:lpwstr>
      </vt:variant>
      <vt:variant>
        <vt:i4>1245234</vt:i4>
      </vt:variant>
      <vt:variant>
        <vt:i4>839</vt:i4>
      </vt:variant>
      <vt:variant>
        <vt:i4>0</vt:i4>
      </vt:variant>
      <vt:variant>
        <vt:i4>5</vt:i4>
      </vt:variant>
      <vt:variant>
        <vt:lpwstr/>
      </vt:variant>
      <vt:variant>
        <vt:lpwstr>_Toc242170516</vt:lpwstr>
      </vt:variant>
      <vt:variant>
        <vt:i4>1245234</vt:i4>
      </vt:variant>
      <vt:variant>
        <vt:i4>833</vt:i4>
      </vt:variant>
      <vt:variant>
        <vt:i4>0</vt:i4>
      </vt:variant>
      <vt:variant>
        <vt:i4>5</vt:i4>
      </vt:variant>
      <vt:variant>
        <vt:lpwstr/>
      </vt:variant>
      <vt:variant>
        <vt:lpwstr>_Toc242170515</vt:lpwstr>
      </vt:variant>
      <vt:variant>
        <vt:i4>1245234</vt:i4>
      </vt:variant>
      <vt:variant>
        <vt:i4>827</vt:i4>
      </vt:variant>
      <vt:variant>
        <vt:i4>0</vt:i4>
      </vt:variant>
      <vt:variant>
        <vt:i4>5</vt:i4>
      </vt:variant>
      <vt:variant>
        <vt:lpwstr/>
      </vt:variant>
      <vt:variant>
        <vt:lpwstr>_Toc242170514</vt:lpwstr>
      </vt:variant>
      <vt:variant>
        <vt:i4>1245234</vt:i4>
      </vt:variant>
      <vt:variant>
        <vt:i4>821</vt:i4>
      </vt:variant>
      <vt:variant>
        <vt:i4>0</vt:i4>
      </vt:variant>
      <vt:variant>
        <vt:i4>5</vt:i4>
      </vt:variant>
      <vt:variant>
        <vt:lpwstr/>
      </vt:variant>
      <vt:variant>
        <vt:lpwstr>_Toc242170513</vt:lpwstr>
      </vt:variant>
      <vt:variant>
        <vt:i4>1245234</vt:i4>
      </vt:variant>
      <vt:variant>
        <vt:i4>815</vt:i4>
      </vt:variant>
      <vt:variant>
        <vt:i4>0</vt:i4>
      </vt:variant>
      <vt:variant>
        <vt:i4>5</vt:i4>
      </vt:variant>
      <vt:variant>
        <vt:lpwstr/>
      </vt:variant>
      <vt:variant>
        <vt:lpwstr>_Toc242170512</vt:lpwstr>
      </vt:variant>
      <vt:variant>
        <vt:i4>1245234</vt:i4>
      </vt:variant>
      <vt:variant>
        <vt:i4>809</vt:i4>
      </vt:variant>
      <vt:variant>
        <vt:i4>0</vt:i4>
      </vt:variant>
      <vt:variant>
        <vt:i4>5</vt:i4>
      </vt:variant>
      <vt:variant>
        <vt:lpwstr/>
      </vt:variant>
      <vt:variant>
        <vt:lpwstr>_Toc242170511</vt:lpwstr>
      </vt:variant>
      <vt:variant>
        <vt:i4>1245234</vt:i4>
      </vt:variant>
      <vt:variant>
        <vt:i4>803</vt:i4>
      </vt:variant>
      <vt:variant>
        <vt:i4>0</vt:i4>
      </vt:variant>
      <vt:variant>
        <vt:i4>5</vt:i4>
      </vt:variant>
      <vt:variant>
        <vt:lpwstr/>
      </vt:variant>
      <vt:variant>
        <vt:lpwstr>_Toc242170510</vt:lpwstr>
      </vt:variant>
      <vt:variant>
        <vt:i4>1179698</vt:i4>
      </vt:variant>
      <vt:variant>
        <vt:i4>797</vt:i4>
      </vt:variant>
      <vt:variant>
        <vt:i4>0</vt:i4>
      </vt:variant>
      <vt:variant>
        <vt:i4>5</vt:i4>
      </vt:variant>
      <vt:variant>
        <vt:lpwstr/>
      </vt:variant>
      <vt:variant>
        <vt:lpwstr>_Toc242170509</vt:lpwstr>
      </vt:variant>
      <vt:variant>
        <vt:i4>1179698</vt:i4>
      </vt:variant>
      <vt:variant>
        <vt:i4>791</vt:i4>
      </vt:variant>
      <vt:variant>
        <vt:i4>0</vt:i4>
      </vt:variant>
      <vt:variant>
        <vt:i4>5</vt:i4>
      </vt:variant>
      <vt:variant>
        <vt:lpwstr/>
      </vt:variant>
      <vt:variant>
        <vt:lpwstr>_Toc242170508</vt:lpwstr>
      </vt:variant>
      <vt:variant>
        <vt:i4>1179698</vt:i4>
      </vt:variant>
      <vt:variant>
        <vt:i4>785</vt:i4>
      </vt:variant>
      <vt:variant>
        <vt:i4>0</vt:i4>
      </vt:variant>
      <vt:variant>
        <vt:i4>5</vt:i4>
      </vt:variant>
      <vt:variant>
        <vt:lpwstr/>
      </vt:variant>
      <vt:variant>
        <vt:lpwstr>_Toc242170507</vt:lpwstr>
      </vt:variant>
      <vt:variant>
        <vt:i4>1179698</vt:i4>
      </vt:variant>
      <vt:variant>
        <vt:i4>779</vt:i4>
      </vt:variant>
      <vt:variant>
        <vt:i4>0</vt:i4>
      </vt:variant>
      <vt:variant>
        <vt:i4>5</vt:i4>
      </vt:variant>
      <vt:variant>
        <vt:lpwstr/>
      </vt:variant>
      <vt:variant>
        <vt:lpwstr>_Toc242170506</vt:lpwstr>
      </vt:variant>
      <vt:variant>
        <vt:i4>1179698</vt:i4>
      </vt:variant>
      <vt:variant>
        <vt:i4>773</vt:i4>
      </vt:variant>
      <vt:variant>
        <vt:i4>0</vt:i4>
      </vt:variant>
      <vt:variant>
        <vt:i4>5</vt:i4>
      </vt:variant>
      <vt:variant>
        <vt:lpwstr/>
      </vt:variant>
      <vt:variant>
        <vt:lpwstr>_Toc242170505</vt:lpwstr>
      </vt:variant>
      <vt:variant>
        <vt:i4>1179698</vt:i4>
      </vt:variant>
      <vt:variant>
        <vt:i4>767</vt:i4>
      </vt:variant>
      <vt:variant>
        <vt:i4>0</vt:i4>
      </vt:variant>
      <vt:variant>
        <vt:i4>5</vt:i4>
      </vt:variant>
      <vt:variant>
        <vt:lpwstr/>
      </vt:variant>
      <vt:variant>
        <vt:lpwstr>_Toc242170504</vt:lpwstr>
      </vt:variant>
      <vt:variant>
        <vt:i4>1179698</vt:i4>
      </vt:variant>
      <vt:variant>
        <vt:i4>761</vt:i4>
      </vt:variant>
      <vt:variant>
        <vt:i4>0</vt:i4>
      </vt:variant>
      <vt:variant>
        <vt:i4>5</vt:i4>
      </vt:variant>
      <vt:variant>
        <vt:lpwstr/>
      </vt:variant>
      <vt:variant>
        <vt:lpwstr>_Toc242170503</vt:lpwstr>
      </vt:variant>
      <vt:variant>
        <vt:i4>1179698</vt:i4>
      </vt:variant>
      <vt:variant>
        <vt:i4>755</vt:i4>
      </vt:variant>
      <vt:variant>
        <vt:i4>0</vt:i4>
      </vt:variant>
      <vt:variant>
        <vt:i4>5</vt:i4>
      </vt:variant>
      <vt:variant>
        <vt:lpwstr/>
      </vt:variant>
      <vt:variant>
        <vt:lpwstr>_Toc242170502</vt:lpwstr>
      </vt:variant>
      <vt:variant>
        <vt:i4>1179698</vt:i4>
      </vt:variant>
      <vt:variant>
        <vt:i4>749</vt:i4>
      </vt:variant>
      <vt:variant>
        <vt:i4>0</vt:i4>
      </vt:variant>
      <vt:variant>
        <vt:i4>5</vt:i4>
      </vt:variant>
      <vt:variant>
        <vt:lpwstr/>
      </vt:variant>
      <vt:variant>
        <vt:lpwstr>_Toc242170501</vt:lpwstr>
      </vt:variant>
      <vt:variant>
        <vt:i4>1179698</vt:i4>
      </vt:variant>
      <vt:variant>
        <vt:i4>743</vt:i4>
      </vt:variant>
      <vt:variant>
        <vt:i4>0</vt:i4>
      </vt:variant>
      <vt:variant>
        <vt:i4>5</vt:i4>
      </vt:variant>
      <vt:variant>
        <vt:lpwstr/>
      </vt:variant>
      <vt:variant>
        <vt:lpwstr>_Toc242170500</vt:lpwstr>
      </vt:variant>
      <vt:variant>
        <vt:i4>1769523</vt:i4>
      </vt:variant>
      <vt:variant>
        <vt:i4>737</vt:i4>
      </vt:variant>
      <vt:variant>
        <vt:i4>0</vt:i4>
      </vt:variant>
      <vt:variant>
        <vt:i4>5</vt:i4>
      </vt:variant>
      <vt:variant>
        <vt:lpwstr/>
      </vt:variant>
      <vt:variant>
        <vt:lpwstr>_Toc242170499</vt:lpwstr>
      </vt:variant>
      <vt:variant>
        <vt:i4>1769523</vt:i4>
      </vt:variant>
      <vt:variant>
        <vt:i4>731</vt:i4>
      </vt:variant>
      <vt:variant>
        <vt:i4>0</vt:i4>
      </vt:variant>
      <vt:variant>
        <vt:i4>5</vt:i4>
      </vt:variant>
      <vt:variant>
        <vt:lpwstr/>
      </vt:variant>
      <vt:variant>
        <vt:lpwstr>_Toc242170498</vt:lpwstr>
      </vt:variant>
      <vt:variant>
        <vt:i4>1769523</vt:i4>
      </vt:variant>
      <vt:variant>
        <vt:i4>725</vt:i4>
      </vt:variant>
      <vt:variant>
        <vt:i4>0</vt:i4>
      </vt:variant>
      <vt:variant>
        <vt:i4>5</vt:i4>
      </vt:variant>
      <vt:variant>
        <vt:lpwstr/>
      </vt:variant>
      <vt:variant>
        <vt:lpwstr>_Toc242170497</vt:lpwstr>
      </vt:variant>
      <vt:variant>
        <vt:i4>1769523</vt:i4>
      </vt:variant>
      <vt:variant>
        <vt:i4>719</vt:i4>
      </vt:variant>
      <vt:variant>
        <vt:i4>0</vt:i4>
      </vt:variant>
      <vt:variant>
        <vt:i4>5</vt:i4>
      </vt:variant>
      <vt:variant>
        <vt:lpwstr/>
      </vt:variant>
      <vt:variant>
        <vt:lpwstr>_Toc242170496</vt:lpwstr>
      </vt:variant>
      <vt:variant>
        <vt:i4>1769523</vt:i4>
      </vt:variant>
      <vt:variant>
        <vt:i4>713</vt:i4>
      </vt:variant>
      <vt:variant>
        <vt:i4>0</vt:i4>
      </vt:variant>
      <vt:variant>
        <vt:i4>5</vt:i4>
      </vt:variant>
      <vt:variant>
        <vt:lpwstr/>
      </vt:variant>
      <vt:variant>
        <vt:lpwstr>_Toc242170495</vt:lpwstr>
      </vt:variant>
      <vt:variant>
        <vt:i4>1769523</vt:i4>
      </vt:variant>
      <vt:variant>
        <vt:i4>707</vt:i4>
      </vt:variant>
      <vt:variant>
        <vt:i4>0</vt:i4>
      </vt:variant>
      <vt:variant>
        <vt:i4>5</vt:i4>
      </vt:variant>
      <vt:variant>
        <vt:lpwstr/>
      </vt:variant>
      <vt:variant>
        <vt:lpwstr>_Toc242170494</vt:lpwstr>
      </vt:variant>
      <vt:variant>
        <vt:i4>1769523</vt:i4>
      </vt:variant>
      <vt:variant>
        <vt:i4>701</vt:i4>
      </vt:variant>
      <vt:variant>
        <vt:i4>0</vt:i4>
      </vt:variant>
      <vt:variant>
        <vt:i4>5</vt:i4>
      </vt:variant>
      <vt:variant>
        <vt:lpwstr/>
      </vt:variant>
      <vt:variant>
        <vt:lpwstr>_Toc242170493</vt:lpwstr>
      </vt:variant>
      <vt:variant>
        <vt:i4>1769523</vt:i4>
      </vt:variant>
      <vt:variant>
        <vt:i4>695</vt:i4>
      </vt:variant>
      <vt:variant>
        <vt:i4>0</vt:i4>
      </vt:variant>
      <vt:variant>
        <vt:i4>5</vt:i4>
      </vt:variant>
      <vt:variant>
        <vt:lpwstr/>
      </vt:variant>
      <vt:variant>
        <vt:lpwstr>_Toc242170492</vt:lpwstr>
      </vt:variant>
      <vt:variant>
        <vt:i4>1769523</vt:i4>
      </vt:variant>
      <vt:variant>
        <vt:i4>689</vt:i4>
      </vt:variant>
      <vt:variant>
        <vt:i4>0</vt:i4>
      </vt:variant>
      <vt:variant>
        <vt:i4>5</vt:i4>
      </vt:variant>
      <vt:variant>
        <vt:lpwstr/>
      </vt:variant>
      <vt:variant>
        <vt:lpwstr>_Toc242170491</vt:lpwstr>
      </vt:variant>
      <vt:variant>
        <vt:i4>1769523</vt:i4>
      </vt:variant>
      <vt:variant>
        <vt:i4>683</vt:i4>
      </vt:variant>
      <vt:variant>
        <vt:i4>0</vt:i4>
      </vt:variant>
      <vt:variant>
        <vt:i4>5</vt:i4>
      </vt:variant>
      <vt:variant>
        <vt:lpwstr/>
      </vt:variant>
      <vt:variant>
        <vt:lpwstr>_Toc242170490</vt:lpwstr>
      </vt:variant>
      <vt:variant>
        <vt:i4>1703987</vt:i4>
      </vt:variant>
      <vt:variant>
        <vt:i4>677</vt:i4>
      </vt:variant>
      <vt:variant>
        <vt:i4>0</vt:i4>
      </vt:variant>
      <vt:variant>
        <vt:i4>5</vt:i4>
      </vt:variant>
      <vt:variant>
        <vt:lpwstr/>
      </vt:variant>
      <vt:variant>
        <vt:lpwstr>_Toc242170489</vt:lpwstr>
      </vt:variant>
      <vt:variant>
        <vt:i4>1703987</vt:i4>
      </vt:variant>
      <vt:variant>
        <vt:i4>671</vt:i4>
      </vt:variant>
      <vt:variant>
        <vt:i4>0</vt:i4>
      </vt:variant>
      <vt:variant>
        <vt:i4>5</vt:i4>
      </vt:variant>
      <vt:variant>
        <vt:lpwstr/>
      </vt:variant>
      <vt:variant>
        <vt:lpwstr>_Toc242170488</vt:lpwstr>
      </vt:variant>
      <vt:variant>
        <vt:i4>1703987</vt:i4>
      </vt:variant>
      <vt:variant>
        <vt:i4>665</vt:i4>
      </vt:variant>
      <vt:variant>
        <vt:i4>0</vt:i4>
      </vt:variant>
      <vt:variant>
        <vt:i4>5</vt:i4>
      </vt:variant>
      <vt:variant>
        <vt:lpwstr/>
      </vt:variant>
      <vt:variant>
        <vt:lpwstr>_Toc242170487</vt:lpwstr>
      </vt:variant>
      <vt:variant>
        <vt:i4>1703987</vt:i4>
      </vt:variant>
      <vt:variant>
        <vt:i4>659</vt:i4>
      </vt:variant>
      <vt:variant>
        <vt:i4>0</vt:i4>
      </vt:variant>
      <vt:variant>
        <vt:i4>5</vt:i4>
      </vt:variant>
      <vt:variant>
        <vt:lpwstr/>
      </vt:variant>
      <vt:variant>
        <vt:lpwstr>_Toc242170486</vt:lpwstr>
      </vt:variant>
      <vt:variant>
        <vt:i4>1703987</vt:i4>
      </vt:variant>
      <vt:variant>
        <vt:i4>653</vt:i4>
      </vt:variant>
      <vt:variant>
        <vt:i4>0</vt:i4>
      </vt:variant>
      <vt:variant>
        <vt:i4>5</vt:i4>
      </vt:variant>
      <vt:variant>
        <vt:lpwstr/>
      </vt:variant>
      <vt:variant>
        <vt:lpwstr>_Toc242170485</vt:lpwstr>
      </vt:variant>
      <vt:variant>
        <vt:i4>1703987</vt:i4>
      </vt:variant>
      <vt:variant>
        <vt:i4>647</vt:i4>
      </vt:variant>
      <vt:variant>
        <vt:i4>0</vt:i4>
      </vt:variant>
      <vt:variant>
        <vt:i4>5</vt:i4>
      </vt:variant>
      <vt:variant>
        <vt:lpwstr/>
      </vt:variant>
      <vt:variant>
        <vt:lpwstr>_Toc242170484</vt:lpwstr>
      </vt:variant>
      <vt:variant>
        <vt:i4>1703987</vt:i4>
      </vt:variant>
      <vt:variant>
        <vt:i4>641</vt:i4>
      </vt:variant>
      <vt:variant>
        <vt:i4>0</vt:i4>
      </vt:variant>
      <vt:variant>
        <vt:i4>5</vt:i4>
      </vt:variant>
      <vt:variant>
        <vt:lpwstr/>
      </vt:variant>
      <vt:variant>
        <vt:lpwstr>_Toc242170483</vt:lpwstr>
      </vt:variant>
      <vt:variant>
        <vt:i4>1703987</vt:i4>
      </vt:variant>
      <vt:variant>
        <vt:i4>635</vt:i4>
      </vt:variant>
      <vt:variant>
        <vt:i4>0</vt:i4>
      </vt:variant>
      <vt:variant>
        <vt:i4>5</vt:i4>
      </vt:variant>
      <vt:variant>
        <vt:lpwstr/>
      </vt:variant>
      <vt:variant>
        <vt:lpwstr>_Toc242170482</vt:lpwstr>
      </vt:variant>
      <vt:variant>
        <vt:i4>1703987</vt:i4>
      </vt:variant>
      <vt:variant>
        <vt:i4>629</vt:i4>
      </vt:variant>
      <vt:variant>
        <vt:i4>0</vt:i4>
      </vt:variant>
      <vt:variant>
        <vt:i4>5</vt:i4>
      </vt:variant>
      <vt:variant>
        <vt:lpwstr/>
      </vt:variant>
      <vt:variant>
        <vt:lpwstr>_Toc242170481</vt:lpwstr>
      </vt:variant>
      <vt:variant>
        <vt:i4>1703987</vt:i4>
      </vt:variant>
      <vt:variant>
        <vt:i4>623</vt:i4>
      </vt:variant>
      <vt:variant>
        <vt:i4>0</vt:i4>
      </vt:variant>
      <vt:variant>
        <vt:i4>5</vt:i4>
      </vt:variant>
      <vt:variant>
        <vt:lpwstr/>
      </vt:variant>
      <vt:variant>
        <vt:lpwstr>_Toc242170480</vt:lpwstr>
      </vt:variant>
      <vt:variant>
        <vt:i4>1376307</vt:i4>
      </vt:variant>
      <vt:variant>
        <vt:i4>617</vt:i4>
      </vt:variant>
      <vt:variant>
        <vt:i4>0</vt:i4>
      </vt:variant>
      <vt:variant>
        <vt:i4>5</vt:i4>
      </vt:variant>
      <vt:variant>
        <vt:lpwstr/>
      </vt:variant>
      <vt:variant>
        <vt:lpwstr>_Toc242170479</vt:lpwstr>
      </vt:variant>
      <vt:variant>
        <vt:i4>1376307</vt:i4>
      </vt:variant>
      <vt:variant>
        <vt:i4>611</vt:i4>
      </vt:variant>
      <vt:variant>
        <vt:i4>0</vt:i4>
      </vt:variant>
      <vt:variant>
        <vt:i4>5</vt:i4>
      </vt:variant>
      <vt:variant>
        <vt:lpwstr/>
      </vt:variant>
      <vt:variant>
        <vt:lpwstr>_Toc242170478</vt:lpwstr>
      </vt:variant>
      <vt:variant>
        <vt:i4>1376307</vt:i4>
      </vt:variant>
      <vt:variant>
        <vt:i4>605</vt:i4>
      </vt:variant>
      <vt:variant>
        <vt:i4>0</vt:i4>
      </vt:variant>
      <vt:variant>
        <vt:i4>5</vt:i4>
      </vt:variant>
      <vt:variant>
        <vt:lpwstr/>
      </vt:variant>
      <vt:variant>
        <vt:lpwstr>_Toc242170477</vt:lpwstr>
      </vt:variant>
      <vt:variant>
        <vt:i4>1376307</vt:i4>
      </vt:variant>
      <vt:variant>
        <vt:i4>599</vt:i4>
      </vt:variant>
      <vt:variant>
        <vt:i4>0</vt:i4>
      </vt:variant>
      <vt:variant>
        <vt:i4>5</vt:i4>
      </vt:variant>
      <vt:variant>
        <vt:lpwstr/>
      </vt:variant>
      <vt:variant>
        <vt:lpwstr>_Toc242170476</vt:lpwstr>
      </vt:variant>
      <vt:variant>
        <vt:i4>1376307</vt:i4>
      </vt:variant>
      <vt:variant>
        <vt:i4>593</vt:i4>
      </vt:variant>
      <vt:variant>
        <vt:i4>0</vt:i4>
      </vt:variant>
      <vt:variant>
        <vt:i4>5</vt:i4>
      </vt:variant>
      <vt:variant>
        <vt:lpwstr/>
      </vt:variant>
      <vt:variant>
        <vt:lpwstr>_Toc242170475</vt:lpwstr>
      </vt:variant>
      <vt:variant>
        <vt:i4>1376307</vt:i4>
      </vt:variant>
      <vt:variant>
        <vt:i4>587</vt:i4>
      </vt:variant>
      <vt:variant>
        <vt:i4>0</vt:i4>
      </vt:variant>
      <vt:variant>
        <vt:i4>5</vt:i4>
      </vt:variant>
      <vt:variant>
        <vt:lpwstr/>
      </vt:variant>
      <vt:variant>
        <vt:lpwstr>_Toc242170474</vt:lpwstr>
      </vt:variant>
      <vt:variant>
        <vt:i4>1376307</vt:i4>
      </vt:variant>
      <vt:variant>
        <vt:i4>581</vt:i4>
      </vt:variant>
      <vt:variant>
        <vt:i4>0</vt:i4>
      </vt:variant>
      <vt:variant>
        <vt:i4>5</vt:i4>
      </vt:variant>
      <vt:variant>
        <vt:lpwstr/>
      </vt:variant>
      <vt:variant>
        <vt:lpwstr>_Toc242170473</vt:lpwstr>
      </vt:variant>
      <vt:variant>
        <vt:i4>1376307</vt:i4>
      </vt:variant>
      <vt:variant>
        <vt:i4>575</vt:i4>
      </vt:variant>
      <vt:variant>
        <vt:i4>0</vt:i4>
      </vt:variant>
      <vt:variant>
        <vt:i4>5</vt:i4>
      </vt:variant>
      <vt:variant>
        <vt:lpwstr/>
      </vt:variant>
      <vt:variant>
        <vt:lpwstr>_Toc242170472</vt:lpwstr>
      </vt:variant>
      <vt:variant>
        <vt:i4>1376307</vt:i4>
      </vt:variant>
      <vt:variant>
        <vt:i4>569</vt:i4>
      </vt:variant>
      <vt:variant>
        <vt:i4>0</vt:i4>
      </vt:variant>
      <vt:variant>
        <vt:i4>5</vt:i4>
      </vt:variant>
      <vt:variant>
        <vt:lpwstr/>
      </vt:variant>
      <vt:variant>
        <vt:lpwstr>_Toc242170471</vt:lpwstr>
      </vt:variant>
      <vt:variant>
        <vt:i4>1376307</vt:i4>
      </vt:variant>
      <vt:variant>
        <vt:i4>563</vt:i4>
      </vt:variant>
      <vt:variant>
        <vt:i4>0</vt:i4>
      </vt:variant>
      <vt:variant>
        <vt:i4>5</vt:i4>
      </vt:variant>
      <vt:variant>
        <vt:lpwstr/>
      </vt:variant>
      <vt:variant>
        <vt:lpwstr>_Toc242170470</vt:lpwstr>
      </vt:variant>
      <vt:variant>
        <vt:i4>1310771</vt:i4>
      </vt:variant>
      <vt:variant>
        <vt:i4>557</vt:i4>
      </vt:variant>
      <vt:variant>
        <vt:i4>0</vt:i4>
      </vt:variant>
      <vt:variant>
        <vt:i4>5</vt:i4>
      </vt:variant>
      <vt:variant>
        <vt:lpwstr/>
      </vt:variant>
      <vt:variant>
        <vt:lpwstr>_Toc242170469</vt:lpwstr>
      </vt:variant>
      <vt:variant>
        <vt:i4>1114161</vt:i4>
      </vt:variant>
      <vt:variant>
        <vt:i4>548</vt:i4>
      </vt:variant>
      <vt:variant>
        <vt:i4>0</vt:i4>
      </vt:variant>
      <vt:variant>
        <vt:i4>5</vt:i4>
      </vt:variant>
      <vt:variant>
        <vt:lpwstr/>
      </vt:variant>
      <vt:variant>
        <vt:lpwstr>_Toc242170638</vt:lpwstr>
      </vt:variant>
      <vt:variant>
        <vt:i4>1114161</vt:i4>
      </vt:variant>
      <vt:variant>
        <vt:i4>542</vt:i4>
      </vt:variant>
      <vt:variant>
        <vt:i4>0</vt:i4>
      </vt:variant>
      <vt:variant>
        <vt:i4>5</vt:i4>
      </vt:variant>
      <vt:variant>
        <vt:lpwstr/>
      </vt:variant>
      <vt:variant>
        <vt:lpwstr>_Toc242170637</vt:lpwstr>
      </vt:variant>
      <vt:variant>
        <vt:i4>1114161</vt:i4>
      </vt:variant>
      <vt:variant>
        <vt:i4>536</vt:i4>
      </vt:variant>
      <vt:variant>
        <vt:i4>0</vt:i4>
      </vt:variant>
      <vt:variant>
        <vt:i4>5</vt:i4>
      </vt:variant>
      <vt:variant>
        <vt:lpwstr/>
      </vt:variant>
      <vt:variant>
        <vt:lpwstr>_Toc242170636</vt:lpwstr>
      </vt:variant>
      <vt:variant>
        <vt:i4>1114161</vt:i4>
      </vt:variant>
      <vt:variant>
        <vt:i4>530</vt:i4>
      </vt:variant>
      <vt:variant>
        <vt:i4>0</vt:i4>
      </vt:variant>
      <vt:variant>
        <vt:i4>5</vt:i4>
      </vt:variant>
      <vt:variant>
        <vt:lpwstr/>
      </vt:variant>
      <vt:variant>
        <vt:lpwstr>_Toc242170635</vt:lpwstr>
      </vt:variant>
      <vt:variant>
        <vt:i4>1114161</vt:i4>
      </vt:variant>
      <vt:variant>
        <vt:i4>524</vt:i4>
      </vt:variant>
      <vt:variant>
        <vt:i4>0</vt:i4>
      </vt:variant>
      <vt:variant>
        <vt:i4>5</vt:i4>
      </vt:variant>
      <vt:variant>
        <vt:lpwstr/>
      </vt:variant>
      <vt:variant>
        <vt:lpwstr>_Toc242170634</vt:lpwstr>
      </vt:variant>
      <vt:variant>
        <vt:i4>1114161</vt:i4>
      </vt:variant>
      <vt:variant>
        <vt:i4>518</vt:i4>
      </vt:variant>
      <vt:variant>
        <vt:i4>0</vt:i4>
      </vt:variant>
      <vt:variant>
        <vt:i4>5</vt:i4>
      </vt:variant>
      <vt:variant>
        <vt:lpwstr/>
      </vt:variant>
      <vt:variant>
        <vt:lpwstr>_Toc242170633</vt:lpwstr>
      </vt:variant>
      <vt:variant>
        <vt:i4>1114161</vt:i4>
      </vt:variant>
      <vt:variant>
        <vt:i4>512</vt:i4>
      </vt:variant>
      <vt:variant>
        <vt:i4>0</vt:i4>
      </vt:variant>
      <vt:variant>
        <vt:i4>5</vt:i4>
      </vt:variant>
      <vt:variant>
        <vt:lpwstr/>
      </vt:variant>
      <vt:variant>
        <vt:lpwstr>_Toc242170632</vt:lpwstr>
      </vt:variant>
      <vt:variant>
        <vt:i4>1114161</vt:i4>
      </vt:variant>
      <vt:variant>
        <vt:i4>506</vt:i4>
      </vt:variant>
      <vt:variant>
        <vt:i4>0</vt:i4>
      </vt:variant>
      <vt:variant>
        <vt:i4>5</vt:i4>
      </vt:variant>
      <vt:variant>
        <vt:lpwstr/>
      </vt:variant>
      <vt:variant>
        <vt:lpwstr>_Toc242170631</vt:lpwstr>
      </vt:variant>
      <vt:variant>
        <vt:i4>1114161</vt:i4>
      </vt:variant>
      <vt:variant>
        <vt:i4>500</vt:i4>
      </vt:variant>
      <vt:variant>
        <vt:i4>0</vt:i4>
      </vt:variant>
      <vt:variant>
        <vt:i4>5</vt:i4>
      </vt:variant>
      <vt:variant>
        <vt:lpwstr/>
      </vt:variant>
      <vt:variant>
        <vt:lpwstr>_Toc242170630</vt:lpwstr>
      </vt:variant>
      <vt:variant>
        <vt:i4>1048625</vt:i4>
      </vt:variant>
      <vt:variant>
        <vt:i4>494</vt:i4>
      </vt:variant>
      <vt:variant>
        <vt:i4>0</vt:i4>
      </vt:variant>
      <vt:variant>
        <vt:i4>5</vt:i4>
      </vt:variant>
      <vt:variant>
        <vt:lpwstr/>
      </vt:variant>
      <vt:variant>
        <vt:lpwstr>_Toc242170629</vt:lpwstr>
      </vt:variant>
      <vt:variant>
        <vt:i4>1048625</vt:i4>
      </vt:variant>
      <vt:variant>
        <vt:i4>488</vt:i4>
      </vt:variant>
      <vt:variant>
        <vt:i4>0</vt:i4>
      </vt:variant>
      <vt:variant>
        <vt:i4>5</vt:i4>
      </vt:variant>
      <vt:variant>
        <vt:lpwstr/>
      </vt:variant>
      <vt:variant>
        <vt:lpwstr>_Toc242170628</vt:lpwstr>
      </vt:variant>
      <vt:variant>
        <vt:i4>1048625</vt:i4>
      </vt:variant>
      <vt:variant>
        <vt:i4>482</vt:i4>
      </vt:variant>
      <vt:variant>
        <vt:i4>0</vt:i4>
      </vt:variant>
      <vt:variant>
        <vt:i4>5</vt:i4>
      </vt:variant>
      <vt:variant>
        <vt:lpwstr/>
      </vt:variant>
      <vt:variant>
        <vt:lpwstr>_Toc242170627</vt:lpwstr>
      </vt:variant>
      <vt:variant>
        <vt:i4>1048625</vt:i4>
      </vt:variant>
      <vt:variant>
        <vt:i4>476</vt:i4>
      </vt:variant>
      <vt:variant>
        <vt:i4>0</vt:i4>
      </vt:variant>
      <vt:variant>
        <vt:i4>5</vt:i4>
      </vt:variant>
      <vt:variant>
        <vt:lpwstr/>
      </vt:variant>
      <vt:variant>
        <vt:lpwstr>_Toc242170626</vt:lpwstr>
      </vt:variant>
      <vt:variant>
        <vt:i4>1048625</vt:i4>
      </vt:variant>
      <vt:variant>
        <vt:i4>470</vt:i4>
      </vt:variant>
      <vt:variant>
        <vt:i4>0</vt:i4>
      </vt:variant>
      <vt:variant>
        <vt:i4>5</vt:i4>
      </vt:variant>
      <vt:variant>
        <vt:lpwstr/>
      </vt:variant>
      <vt:variant>
        <vt:lpwstr>_Toc242170625</vt:lpwstr>
      </vt:variant>
      <vt:variant>
        <vt:i4>1048625</vt:i4>
      </vt:variant>
      <vt:variant>
        <vt:i4>464</vt:i4>
      </vt:variant>
      <vt:variant>
        <vt:i4>0</vt:i4>
      </vt:variant>
      <vt:variant>
        <vt:i4>5</vt:i4>
      </vt:variant>
      <vt:variant>
        <vt:lpwstr/>
      </vt:variant>
      <vt:variant>
        <vt:lpwstr>_Toc242170624</vt:lpwstr>
      </vt:variant>
      <vt:variant>
        <vt:i4>1048625</vt:i4>
      </vt:variant>
      <vt:variant>
        <vt:i4>458</vt:i4>
      </vt:variant>
      <vt:variant>
        <vt:i4>0</vt:i4>
      </vt:variant>
      <vt:variant>
        <vt:i4>5</vt:i4>
      </vt:variant>
      <vt:variant>
        <vt:lpwstr/>
      </vt:variant>
      <vt:variant>
        <vt:lpwstr>_Toc242170623</vt:lpwstr>
      </vt:variant>
      <vt:variant>
        <vt:i4>1048625</vt:i4>
      </vt:variant>
      <vt:variant>
        <vt:i4>452</vt:i4>
      </vt:variant>
      <vt:variant>
        <vt:i4>0</vt:i4>
      </vt:variant>
      <vt:variant>
        <vt:i4>5</vt:i4>
      </vt:variant>
      <vt:variant>
        <vt:lpwstr/>
      </vt:variant>
      <vt:variant>
        <vt:lpwstr>_Toc242170622</vt:lpwstr>
      </vt:variant>
      <vt:variant>
        <vt:i4>1048625</vt:i4>
      </vt:variant>
      <vt:variant>
        <vt:i4>446</vt:i4>
      </vt:variant>
      <vt:variant>
        <vt:i4>0</vt:i4>
      </vt:variant>
      <vt:variant>
        <vt:i4>5</vt:i4>
      </vt:variant>
      <vt:variant>
        <vt:lpwstr/>
      </vt:variant>
      <vt:variant>
        <vt:lpwstr>_Toc242170621</vt:lpwstr>
      </vt:variant>
      <vt:variant>
        <vt:i4>1048625</vt:i4>
      </vt:variant>
      <vt:variant>
        <vt:i4>440</vt:i4>
      </vt:variant>
      <vt:variant>
        <vt:i4>0</vt:i4>
      </vt:variant>
      <vt:variant>
        <vt:i4>5</vt:i4>
      </vt:variant>
      <vt:variant>
        <vt:lpwstr/>
      </vt:variant>
      <vt:variant>
        <vt:lpwstr>_Toc242170620</vt:lpwstr>
      </vt:variant>
      <vt:variant>
        <vt:i4>1245233</vt:i4>
      </vt:variant>
      <vt:variant>
        <vt:i4>434</vt:i4>
      </vt:variant>
      <vt:variant>
        <vt:i4>0</vt:i4>
      </vt:variant>
      <vt:variant>
        <vt:i4>5</vt:i4>
      </vt:variant>
      <vt:variant>
        <vt:lpwstr/>
      </vt:variant>
      <vt:variant>
        <vt:lpwstr>_Toc242170619</vt:lpwstr>
      </vt:variant>
      <vt:variant>
        <vt:i4>1245233</vt:i4>
      </vt:variant>
      <vt:variant>
        <vt:i4>428</vt:i4>
      </vt:variant>
      <vt:variant>
        <vt:i4>0</vt:i4>
      </vt:variant>
      <vt:variant>
        <vt:i4>5</vt:i4>
      </vt:variant>
      <vt:variant>
        <vt:lpwstr/>
      </vt:variant>
      <vt:variant>
        <vt:lpwstr>_Toc242170618</vt:lpwstr>
      </vt:variant>
      <vt:variant>
        <vt:i4>1245233</vt:i4>
      </vt:variant>
      <vt:variant>
        <vt:i4>422</vt:i4>
      </vt:variant>
      <vt:variant>
        <vt:i4>0</vt:i4>
      </vt:variant>
      <vt:variant>
        <vt:i4>5</vt:i4>
      </vt:variant>
      <vt:variant>
        <vt:lpwstr/>
      </vt:variant>
      <vt:variant>
        <vt:lpwstr>_Toc242170617</vt:lpwstr>
      </vt:variant>
      <vt:variant>
        <vt:i4>1245233</vt:i4>
      </vt:variant>
      <vt:variant>
        <vt:i4>416</vt:i4>
      </vt:variant>
      <vt:variant>
        <vt:i4>0</vt:i4>
      </vt:variant>
      <vt:variant>
        <vt:i4>5</vt:i4>
      </vt:variant>
      <vt:variant>
        <vt:lpwstr/>
      </vt:variant>
      <vt:variant>
        <vt:lpwstr>_Toc242170616</vt:lpwstr>
      </vt:variant>
      <vt:variant>
        <vt:i4>1245233</vt:i4>
      </vt:variant>
      <vt:variant>
        <vt:i4>410</vt:i4>
      </vt:variant>
      <vt:variant>
        <vt:i4>0</vt:i4>
      </vt:variant>
      <vt:variant>
        <vt:i4>5</vt:i4>
      </vt:variant>
      <vt:variant>
        <vt:lpwstr/>
      </vt:variant>
      <vt:variant>
        <vt:lpwstr>_Toc242170615</vt:lpwstr>
      </vt:variant>
      <vt:variant>
        <vt:i4>1245233</vt:i4>
      </vt:variant>
      <vt:variant>
        <vt:i4>404</vt:i4>
      </vt:variant>
      <vt:variant>
        <vt:i4>0</vt:i4>
      </vt:variant>
      <vt:variant>
        <vt:i4>5</vt:i4>
      </vt:variant>
      <vt:variant>
        <vt:lpwstr/>
      </vt:variant>
      <vt:variant>
        <vt:lpwstr>_Toc242170614</vt:lpwstr>
      </vt:variant>
      <vt:variant>
        <vt:i4>1245233</vt:i4>
      </vt:variant>
      <vt:variant>
        <vt:i4>398</vt:i4>
      </vt:variant>
      <vt:variant>
        <vt:i4>0</vt:i4>
      </vt:variant>
      <vt:variant>
        <vt:i4>5</vt:i4>
      </vt:variant>
      <vt:variant>
        <vt:lpwstr/>
      </vt:variant>
      <vt:variant>
        <vt:lpwstr>_Toc242170613</vt:lpwstr>
      </vt:variant>
      <vt:variant>
        <vt:i4>1245233</vt:i4>
      </vt:variant>
      <vt:variant>
        <vt:i4>392</vt:i4>
      </vt:variant>
      <vt:variant>
        <vt:i4>0</vt:i4>
      </vt:variant>
      <vt:variant>
        <vt:i4>5</vt:i4>
      </vt:variant>
      <vt:variant>
        <vt:lpwstr/>
      </vt:variant>
      <vt:variant>
        <vt:lpwstr>_Toc242170612</vt:lpwstr>
      </vt:variant>
      <vt:variant>
        <vt:i4>1245233</vt:i4>
      </vt:variant>
      <vt:variant>
        <vt:i4>386</vt:i4>
      </vt:variant>
      <vt:variant>
        <vt:i4>0</vt:i4>
      </vt:variant>
      <vt:variant>
        <vt:i4>5</vt:i4>
      </vt:variant>
      <vt:variant>
        <vt:lpwstr/>
      </vt:variant>
      <vt:variant>
        <vt:lpwstr>_Toc242170611</vt:lpwstr>
      </vt:variant>
      <vt:variant>
        <vt:i4>1245233</vt:i4>
      </vt:variant>
      <vt:variant>
        <vt:i4>380</vt:i4>
      </vt:variant>
      <vt:variant>
        <vt:i4>0</vt:i4>
      </vt:variant>
      <vt:variant>
        <vt:i4>5</vt:i4>
      </vt:variant>
      <vt:variant>
        <vt:lpwstr/>
      </vt:variant>
      <vt:variant>
        <vt:lpwstr>_Toc242170610</vt:lpwstr>
      </vt:variant>
      <vt:variant>
        <vt:i4>1179697</vt:i4>
      </vt:variant>
      <vt:variant>
        <vt:i4>374</vt:i4>
      </vt:variant>
      <vt:variant>
        <vt:i4>0</vt:i4>
      </vt:variant>
      <vt:variant>
        <vt:i4>5</vt:i4>
      </vt:variant>
      <vt:variant>
        <vt:lpwstr/>
      </vt:variant>
      <vt:variant>
        <vt:lpwstr>_Toc242170609</vt:lpwstr>
      </vt:variant>
      <vt:variant>
        <vt:i4>1179697</vt:i4>
      </vt:variant>
      <vt:variant>
        <vt:i4>368</vt:i4>
      </vt:variant>
      <vt:variant>
        <vt:i4>0</vt:i4>
      </vt:variant>
      <vt:variant>
        <vt:i4>5</vt:i4>
      </vt:variant>
      <vt:variant>
        <vt:lpwstr/>
      </vt:variant>
      <vt:variant>
        <vt:lpwstr>_Toc242170608</vt:lpwstr>
      </vt:variant>
      <vt:variant>
        <vt:i4>1179697</vt:i4>
      </vt:variant>
      <vt:variant>
        <vt:i4>362</vt:i4>
      </vt:variant>
      <vt:variant>
        <vt:i4>0</vt:i4>
      </vt:variant>
      <vt:variant>
        <vt:i4>5</vt:i4>
      </vt:variant>
      <vt:variant>
        <vt:lpwstr/>
      </vt:variant>
      <vt:variant>
        <vt:lpwstr>_Toc242170607</vt:lpwstr>
      </vt:variant>
      <vt:variant>
        <vt:i4>1179697</vt:i4>
      </vt:variant>
      <vt:variant>
        <vt:i4>356</vt:i4>
      </vt:variant>
      <vt:variant>
        <vt:i4>0</vt:i4>
      </vt:variant>
      <vt:variant>
        <vt:i4>5</vt:i4>
      </vt:variant>
      <vt:variant>
        <vt:lpwstr/>
      </vt:variant>
      <vt:variant>
        <vt:lpwstr>_Toc242170606</vt:lpwstr>
      </vt:variant>
      <vt:variant>
        <vt:i4>1179697</vt:i4>
      </vt:variant>
      <vt:variant>
        <vt:i4>350</vt:i4>
      </vt:variant>
      <vt:variant>
        <vt:i4>0</vt:i4>
      </vt:variant>
      <vt:variant>
        <vt:i4>5</vt:i4>
      </vt:variant>
      <vt:variant>
        <vt:lpwstr/>
      </vt:variant>
      <vt:variant>
        <vt:lpwstr>_Toc242170605</vt:lpwstr>
      </vt:variant>
      <vt:variant>
        <vt:i4>1179697</vt:i4>
      </vt:variant>
      <vt:variant>
        <vt:i4>344</vt:i4>
      </vt:variant>
      <vt:variant>
        <vt:i4>0</vt:i4>
      </vt:variant>
      <vt:variant>
        <vt:i4>5</vt:i4>
      </vt:variant>
      <vt:variant>
        <vt:lpwstr/>
      </vt:variant>
      <vt:variant>
        <vt:lpwstr>_Toc242170604</vt:lpwstr>
      </vt:variant>
      <vt:variant>
        <vt:i4>1179697</vt:i4>
      </vt:variant>
      <vt:variant>
        <vt:i4>338</vt:i4>
      </vt:variant>
      <vt:variant>
        <vt:i4>0</vt:i4>
      </vt:variant>
      <vt:variant>
        <vt:i4>5</vt:i4>
      </vt:variant>
      <vt:variant>
        <vt:lpwstr/>
      </vt:variant>
      <vt:variant>
        <vt:lpwstr>_Toc242170603</vt:lpwstr>
      </vt:variant>
      <vt:variant>
        <vt:i4>1179697</vt:i4>
      </vt:variant>
      <vt:variant>
        <vt:i4>332</vt:i4>
      </vt:variant>
      <vt:variant>
        <vt:i4>0</vt:i4>
      </vt:variant>
      <vt:variant>
        <vt:i4>5</vt:i4>
      </vt:variant>
      <vt:variant>
        <vt:lpwstr/>
      </vt:variant>
      <vt:variant>
        <vt:lpwstr>_Toc242170602</vt:lpwstr>
      </vt:variant>
      <vt:variant>
        <vt:i4>1179697</vt:i4>
      </vt:variant>
      <vt:variant>
        <vt:i4>326</vt:i4>
      </vt:variant>
      <vt:variant>
        <vt:i4>0</vt:i4>
      </vt:variant>
      <vt:variant>
        <vt:i4>5</vt:i4>
      </vt:variant>
      <vt:variant>
        <vt:lpwstr/>
      </vt:variant>
      <vt:variant>
        <vt:lpwstr>_Toc242170601</vt:lpwstr>
      </vt:variant>
      <vt:variant>
        <vt:i4>1179697</vt:i4>
      </vt:variant>
      <vt:variant>
        <vt:i4>320</vt:i4>
      </vt:variant>
      <vt:variant>
        <vt:i4>0</vt:i4>
      </vt:variant>
      <vt:variant>
        <vt:i4>5</vt:i4>
      </vt:variant>
      <vt:variant>
        <vt:lpwstr/>
      </vt:variant>
      <vt:variant>
        <vt:lpwstr>_Toc242170600</vt:lpwstr>
      </vt:variant>
      <vt:variant>
        <vt:i4>1769522</vt:i4>
      </vt:variant>
      <vt:variant>
        <vt:i4>314</vt:i4>
      </vt:variant>
      <vt:variant>
        <vt:i4>0</vt:i4>
      </vt:variant>
      <vt:variant>
        <vt:i4>5</vt:i4>
      </vt:variant>
      <vt:variant>
        <vt:lpwstr/>
      </vt:variant>
      <vt:variant>
        <vt:lpwstr>_Toc242170599</vt:lpwstr>
      </vt:variant>
      <vt:variant>
        <vt:i4>1769522</vt:i4>
      </vt:variant>
      <vt:variant>
        <vt:i4>308</vt:i4>
      </vt:variant>
      <vt:variant>
        <vt:i4>0</vt:i4>
      </vt:variant>
      <vt:variant>
        <vt:i4>5</vt:i4>
      </vt:variant>
      <vt:variant>
        <vt:lpwstr/>
      </vt:variant>
      <vt:variant>
        <vt:lpwstr>_Toc242170598</vt:lpwstr>
      </vt:variant>
      <vt:variant>
        <vt:i4>1769522</vt:i4>
      </vt:variant>
      <vt:variant>
        <vt:i4>302</vt:i4>
      </vt:variant>
      <vt:variant>
        <vt:i4>0</vt:i4>
      </vt:variant>
      <vt:variant>
        <vt:i4>5</vt:i4>
      </vt:variant>
      <vt:variant>
        <vt:lpwstr/>
      </vt:variant>
      <vt:variant>
        <vt:lpwstr>_Toc242170597</vt:lpwstr>
      </vt:variant>
      <vt:variant>
        <vt:i4>1769522</vt:i4>
      </vt:variant>
      <vt:variant>
        <vt:i4>296</vt:i4>
      </vt:variant>
      <vt:variant>
        <vt:i4>0</vt:i4>
      </vt:variant>
      <vt:variant>
        <vt:i4>5</vt:i4>
      </vt:variant>
      <vt:variant>
        <vt:lpwstr/>
      </vt:variant>
      <vt:variant>
        <vt:lpwstr>_Toc242170596</vt:lpwstr>
      </vt:variant>
      <vt:variant>
        <vt:i4>1769522</vt:i4>
      </vt:variant>
      <vt:variant>
        <vt:i4>290</vt:i4>
      </vt:variant>
      <vt:variant>
        <vt:i4>0</vt:i4>
      </vt:variant>
      <vt:variant>
        <vt:i4>5</vt:i4>
      </vt:variant>
      <vt:variant>
        <vt:lpwstr/>
      </vt:variant>
      <vt:variant>
        <vt:lpwstr>_Toc242170595</vt:lpwstr>
      </vt:variant>
      <vt:variant>
        <vt:i4>1769522</vt:i4>
      </vt:variant>
      <vt:variant>
        <vt:i4>284</vt:i4>
      </vt:variant>
      <vt:variant>
        <vt:i4>0</vt:i4>
      </vt:variant>
      <vt:variant>
        <vt:i4>5</vt:i4>
      </vt:variant>
      <vt:variant>
        <vt:lpwstr/>
      </vt:variant>
      <vt:variant>
        <vt:lpwstr>_Toc242170594</vt:lpwstr>
      </vt:variant>
      <vt:variant>
        <vt:i4>1769522</vt:i4>
      </vt:variant>
      <vt:variant>
        <vt:i4>278</vt:i4>
      </vt:variant>
      <vt:variant>
        <vt:i4>0</vt:i4>
      </vt:variant>
      <vt:variant>
        <vt:i4>5</vt:i4>
      </vt:variant>
      <vt:variant>
        <vt:lpwstr/>
      </vt:variant>
      <vt:variant>
        <vt:lpwstr>_Toc242170593</vt:lpwstr>
      </vt:variant>
      <vt:variant>
        <vt:i4>1769522</vt:i4>
      </vt:variant>
      <vt:variant>
        <vt:i4>272</vt:i4>
      </vt:variant>
      <vt:variant>
        <vt:i4>0</vt:i4>
      </vt:variant>
      <vt:variant>
        <vt:i4>5</vt:i4>
      </vt:variant>
      <vt:variant>
        <vt:lpwstr/>
      </vt:variant>
      <vt:variant>
        <vt:lpwstr>_Toc242170592</vt:lpwstr>
      </vt:variant>
      <vt:variant>
        <vt:i4>1769522</vt:i4>
      </vt:variant>
      <vt:variant>
        <vt:i4>266</vt:i4>
      </vt:variant>
      <vt:variant>
        <vt:i4>0</vt:i4>
      </vt:variant>
      <vt:variant>
        <vt:i4>5</vt:i4>
      </vt:variant>
      <vt:variant>
        <vt:lpwstr/>
      </vt:variant>
      <vt:variant>
        <vt:lpwstr>_Toc242170591</vt:lpwstr>
      </vt:variant>
      <vt:variant>
        <vt:i4>1769522</vt:i4>
      </vt:variant>
      <vt:variant>
        <vt:i4>260</vt:i4>
      </vt:variant>
      <vt:variant>
        <vt:i4>0</vt:i4>
      </vt:variant>
      <vt:variant>
        <vt:i4>5</vt:i4>
      </vt:variant>
      <vt:variant>
        <vt:lpwstr/>
      </vt:variant>
      <vt:variant>
        <vt:lpwstr>_Toc242170590</vt:lpwstr>
      </vt:variant>
      <vt:variant>
        <vt:i4>1703986</vt:i4>
      </vt:variant>
      <vt:variant>
        <vt:i4>254</vt:i4>
      </vt:variant>
      <vt:variant>
        <vt:i4>0</vt:i4>
      </vt:variant>
      <vt:variant>
        <vt:i4>5</vt:i4>
      </vt:variant>
      <vt:variant>
        <vt:lpwstr/>
      </vt:variant>
      <vt:variant>
        <vt:lpwstr>_Toc242170589</vt:lpwstr>
      </vt:variant>
      <vt:variant>
        <vt:i4>1703986</vt:i4>
      </vt:variant>
      <vt:variant>
        <vt:i4>248</vt:i4>
      </vt:variant>
      <vt:variant>
        <vt:i4>0</vt:i4>
      </vt:variant>
      <vt:variant>
        <vt:i4>5</vt:i4>
      </vt:variant>
      <vt:variant>
        <vt:lpwstr/>
      </vt:variant>
      <vt:variant>
        <vt:lpwstr>_Toc242170588</vt:lpwstr>
      </vt:variant>
      <vt:variant>
        <vt:i4>1703986</vt:i4>
      </vt:variant>
      <vt:variant>
        <vt:i4>242</vt:i4>
      </vt:variant>
      <vt:variant>
        <vt:i4>0</vt:i4>
      </vt:variant>
      <vt:variant>
        <vt:i4>5</vt:i4>
      </vt:variant>
      <vt:variant>
        <vt:lpwstr/>
      </vt:variant>
      <vt:variant>
        <vt:lpwstr>_Toc242170587</vt:lpwstr>
      </vt:variant>
      <vt:variant>
        <vt:i4>1703986</vt:i4>
      </vt:variant>
      <vt:variant>
        <vt:i4>236</vt:i4>
      </vt:variant>
      <vt:variant>
        <vt:i4>0</vt:i4>
      </vt:variant>
      <vt:variant>
        <vt:i4>5</vt:i4>
      </vt:variant>
      <vt:variant>
        <vt:lpwstr/>
      </vt:variant>
      <vt:variant>
        <vt:lpwstr>_Toc242170586</vt:lpwstr>
      </vt:variant>
      <vt:variant>
        <vt:i4>1703986</vt:i4>
      </vt:variant>
      <vt:variant>
        <vt:i4>230</vt:i4>
      </vt:variant>
      <vt:variant>
        <vt:i4>0</vt:i4>
      </vt:variant>
      <vt:variant>
        <vt:i4>5</vt:i4>
      </vt:variant>
      <vt:variant>
        <vt:lpwstr/>
      </vt:variant>
      <vt:variant>
        <vt:lpwstr>_Toc242170585</vt:lpwstr>
      </vt:variant>
      <vt:variant>
        <vt:i4>1703986</vt:i4>
      </vt:variant>
      <vt:variant>
        <vt:i4>224</vt:i4>
      </vt:variant>
      <vt:variant>
        <vt:i4>0</vt:i4>
      </vt:variant>
      <vt:variant>
        <vt:i4>5</vt:i4>
      </vt:variant>
      <vt:variant>
        <vt:lpwstr/>
      </vt:variant>
      <vt:variant>
        <vt:lpwstr>_Toc242170584</vt:lpwstr>
      </vt:variant>
      <vt:variant>
        <vt:i4>1703986</vt:i4>
      </vt:variant>
      <vt:variant>
        <vt:i4>218</vt:i4>
      </vt:variant>
      <vt:variant>
        <vt:i4>0</vt:i4>
      </vt:variant>
      <vt:variant>
        <vt:i4>5</vt:i4>
      </vt:variant>
      <vt:variant>
        <vt:lpwstr/>
      </vt:variant>
      <vt:variant>
        <vt:lpwstr>_Toc242170583</vt:lpwstr>
      </vt:variant>
      <vt:variant>
        <vt:i4>1703986</vt:i4>
      </vt:variant>
      <vt:variant>
        <vt:i4>212</vt:i4>
      </vt:variant>
      <vt:variant>
        <vt:i4>0</vt:i4>
      </vt:variant>
      <vt:variant>
        <vt:i4>5</vt:i4>
      </vt:variant>
      <vt:variant>
        <vt:lpwstr/>
      </vt:variant>
      <vt:variant>
        <vt:lpwstr>_Toc242170582</vt:lpwstr>
      </vt:variant>
      <vt:variant>
        <vt:i4>1703986</vt:i4>
      </vt:variant>
      <vt:variant>
        <vt:i4>206</vt:i4>
      </vt:variant>
      <vt:variant>
        <vt:i4>0</vt:i4>
      </vt:variant>
      <vt:variant>
        <vt:i4>5</vt:i4>
      </vt:variant>
      <vt:variant>
        <vt:lpwstr/>
      </vt:variant>
      <vt:variant>
        <vt:lpwstr>_Toc242170581</vt:lpwstr>
      </vt:variant>
      <vt:variant>
        <vt:i4>1703986</vt:i4>
      </vt:variant>
      <vt:variant>
        <vt:i4>200</vt:i4>
      </vt:variant>
      <vt:variant>
        <vt:i4>0</vt:i4>
      </vt:variant>
      <vt:variant>
        <vt:i4>5</vt:i4>
      </vt:variant>
      <vt:variant>
        <vt:lpwstr/>
      </vt:variant>
      <vt:variant>
        <vt:lpwstr>_Toc242170580</vt:lpwstr>
      </vt:variant>
      <vt:variant>
        <vt:i4>1376306</vt:i4>
      </vt:variant>
      <vt:variant>
        <vt:i4>194</vt:i4>
      </vt:variant>
      <vt:variant>
        <vt:i4>0</vt:i4>
      </vt:variant>
      <vt:variant>
        <vt:i4>5</vt:i4>
      </vt:variant>
      <vt:variant>
        <vt:lpwstr/>
      </vt:variant>
      <vt:variant>
        <vt:lpwstr>_Toc242170579</vt:lpwstr>
      </vt:variant>
      <vt:variant>
        <vt:i4>1376306</vt:i4>
      </vt:variant>
      <vt:variant>
        <vt:i4>188</vt:i4>
      </vt:variant>
      <vt:variant>
        <vt:i4>0</vt:i4>
      </vt:variant>
      <vt:variant>
        <vt:i4>5</vt:i4>
      </vt:variant>
      <vt:variant>
        <vt:lpwstr/>
      </vt:variant>
      <vt:variant>
        <vt:lpwstr>_Toc242170578</vt:lpwstr>
      </vt:variant>
      <vt:variant>
        <vt:i4>1376306</vt:i4>
      </vt:variant>
      <vt:variant>
        <vt:i4>182</vt:i4>
      </vt:variant>
      <vt:variant>
        <vt:i4>0</vt:i4>
      </vt:variant>
      <vt:variant>
        <vt:i4>5</vt:i4>
      </vt:variant>
      <vt:variant>
        <vt:lpwstr/>
      </vt:variant>
      <vt:variant>
        <vt:lpwstr>_Toc242170577</vt:lpwstr>
      </vt:variant>
      <vt:variant>
        <vt:i4>1376306</vt:i4>
      </vt:variant>
      <vt:variant>
        <vt:i4>176</vt:i4>
      </vt:variant>
      <vt:variant>
        <vt:i4>0</vt:i4>
      </vt:variant>
      <vt:variant>
        <vt:i4>5</vt:i4>
      </vt:variant>
      <vt:variant>
        <vt:lpwstr/>
      </vt:variant>
      <vt:variant>
        <vt:lpwstr>_Toc242170576</vt:lpwstr>
      </vt:variant>
      <vt:variant>
        <vt:i4>1376306</vt:i4>
      </vt:variant>
      <vt:variant>
        <vt:i4>170</vt:i4>
      </vt:variant>
      <vt:variant>
        <vt:i4>0</vt:i4>
      </vt:variant>
      <vt:variant>
        <vt:i4>5</vt:i4>
      </vt:variant>
      <vt:variant>
        <vt:lpwstr/>
      </vt:variant>
      <vt:variant>
        <vt:lpwstr>_Toc242170575</vt:lpwstr>
      </vt:variant>
      <vt:variant>
        <vt:i4>1376306</vt:i4>
      </vt:variant>
      <vt:variant>
        <vt:i4>164</vt:i4>
      </vt:variant>
      <vt:variant>
        <vt:i4>0</vt:i4>
      </vt:variant>
      <vt:variant>
        <vt:i4>5</vt:i4>
      </vt:variant>
      <vt:variant>
        <vt:lpwstr/>
      </vt:variant>
      <vt:variant>
        <vt:lpwstr>_Toc242170574</vt:lpwstr>
      </vt:variant>
      <vt:variant>
        <vt:i4>1376306</vt:i4>
      </vt:variant>
      <vt:variant>
        <vt:i4>158</vt:i4>
      </vt:variant>
      <vt:variant>
        <vt:i4>0</vt:i4>
      </vt:variant>
      <vt:variant>
        <vt:i4>5</vt:i4>
      </vt:variant>
      <vt:variant>
        <vt:lpwstr/>
      </vt:variant>
      <vt:variant>
        <vt:lpwstr>_Toc242170573</vt:lpwstr>
      </vt:variant>
      <vt:variant>
        <vt:i4>1376306</vt:i4>
      </vt:variant>
      <vt:variant>
        <vt:i4>152</vt:i4>
      </vt:variant>
      <vt:variant>
        <vt:i4>0</vt:i4>
      </vt:variant>
      <vt:variant>
        <vt:i4>5</vt:i4>
      </vt:variant>
      <vt:variant>
        <vt:lpwstr/>
      </vt:variant>
      <vt:variant>
        <vt:lpwstr>_Toc242170572</vt:lpwstr>
      </vt:variant>
      <vt:variant>
        <vt:i4>1376306</vt:i4>
      </vt:variant>
      <vt:variant>
        <vt:i4>146</vt:i4>
      </vt:variant>
      <vt:variant>
        <vt:i4>0</vt:i4>
      </vt:variant>
      <vt:variant>
        <vt:i4>5</vt:i4>
      </vt:variant>
      <vt:variant>
        <vt:lpwstr/>
      </vt:variant>
      <vt:variant>
        <vt:lpwstr>_Toc242170571</vt:lpwstr>
      </vt:variant>
      <vt:variant>
        <vt:i4>1376306</vt:i4>
      </vt:variant>
      <vt:variant>
        <vt:i4>140</vt:i4>
      </vt:variant>
      <vt:variant>
        <vt:i4>0</vt:i4>
      </vt:variant>
      <vt:variant>
        <vt:i4>5</vt:i4>
      </vt:variant>
      <vt:variant>
        <vt:lpwstr/>
      </vt:variant>
      <vt:variant>
        <vt:lpwstr>_Toc242170570</vt:lpwstr>
      </vt:variant>
      <vt:variant>
        <vt:i4>1310770</vt:i4>
      </vt:variant>
      <vt:variant>
        <vt:i4>134</vt:i4>
      </vt:variant>
      <vt:variant>
        <vt:i4>0</vt:i4>
      </vt:variant>
      <vt:variant>
        <vt:i4>5</vt:i4>
      </vt:variant>
      <vt:variant>
        <vt:lpwstr/>
      </vt:variant>
      <vt:variant>
        <vt:lpwstr>_Toc242170569</vt:lpwstr>
      </vt:variant>
      <vt:variant>
        <vt:i4>1310770</vt:i4>
      </vt:variant>
      <vt:variant>
        <vt:i4>128</vt:i4>
      </vt:variant>
      <vt:variant>
        <vt:i4>0</vt:i4>
      </vt:variant>
      <vt:variant>
        <vt:i4>5</vt:i4>
      </vt:variant>
      <vt:variant>
        <vt:lpwstr/>
      </vt:variant>
      <vt:variant>
        <vt:lpwstr>_Toc242170568</vt:lpwstr>
      </vt:variant>
      <vt:variant>
        <vt:i4>1310770</vt:i4>
      </vt:variant>
      <vt:variant>
        <vt:i4>122</vt:i4>
      </vt:variant>
      <vt:variant>
        <vt:i4>0</vt:i4>
      </vt:variant>
      <vt:variant>
        <vt:i4>5</vt:i4>
      </vt:variant>
      <vt:variant>
        <vt:lpwstr/>
      </vt:variant>
      <vt:variant>
        <vt:lpwstr>_Toc242170567</vt:lpwstr>
      </vt:variant>
      <vt:variant>
        <vt:i4>1310770</vt:i4>
      </vt:variant>
      <vt:variant>
        <vt:i4>116</vt:i4>
      </vt:variant>
      <vt:variant>
        <vt:i4>0</vt:i4>
      </vt:variant>
      <vt:variant>
        <vt:i4>5</vt:i4>
      </vt:variant>
      <vt:variant>
        <vt:lpwstr/>
      </vt:variant>
      <vt:variant>
        <vt:lpwstr>_Toc242170566</vt:lpwstr>
      </vt:variant>
      <vt:variant>
        <vt:i4>1310770</vt:i4>
      </vt:variant>
      <vt:variant>
        <vt:i4>110</vt:i4>
      </vt:variant>
      <vt:variant>
        <vt:i4>0</vt:i4>
      </vt:variant>
      <vt:variant>
        <vt:i4>5</vt:i4>
      </vt:variant>
      <vt:variant>
        <vt:lpwstr/>
      </vt:variant>
      <vt:variant>
        <vt:lpwstr>_Toc242170565</vt:lpwstr>
      </vt:variant>
      <vt:variant>
        <vt:i4>1310770</vt:i4>
      </vt:variant>
      <vt:variant>
        <vt:i4>104</vt:i4>
      </vt:variant>
      <vt:variant>
        <vt:i4>0</vt:i4>
      </vt:variant>
      <vt:variant>
        <vt:i4>5</vt:i4>
      </vt:variant>
      <vt:variant>
        <vt:lpwstr/>
      </vt:variant>
      <vt:variant>
        <vt:lpwstr>_Toc242170564</vt:lpwstr>
      </vt:variant>
      <vt:variant>
        <vt:i4>1310770</vt:i4>
      </vt:variant>
      <vt:variant>
        <vt:i4>98</vt:i4>
      </vt:variant>
      <vt:variant>
        <vt:i4>0</vt:i4>
      </vt:variant>
      <vt:variant>
        <vt:i4>5</vt:i4>
      </vt:variant>
      <vt:variant>
        <vt:lpwstr/>
      </vt:variant>
      <vt:variant>
        <vt:lpwstr>_Toc242170563</vt:lpwstr>
      </vt:variant>
      <vt:variant>
        <vt:i4>1310770</vt:i4>
      </vt:variant>
      <vt:variant>
        <vt:i4>92</vt:i4>
      </vt:variant>
      <vt:variant>
        <vt:i4>0</vt:i4>
      </vt:variant>
      <vt:variant>
        <vt:i4>5</vt:i4>
      </vt:variant>
      <vt:variant>
        <vt:lpwstr/>
      </vt:variant>
      <vt:variant>
        <vt:lpwstr>_Toc242170562</vt:lpwstr>
      </vt:variant>
      <vt:variant>
        <vt:i4>1310770</vt:i4>
      </vt:variant>
      <vt:variant>
        <vt:i4>86</vt:i4>
      </vt:variant>
      <vt:variant>
        <vt:i4>0</vt:i4>
      </vt:variant>
      <vt:variant>
        <vt:i4>5</vt:i4>
      </vt:variant>
      <vt:variant>
        <vt:lpwstr/>
      </vt:variant>
      <vt:variant>
        <vt:lpwstr>_Toc242170561</vt:lpwstr>
      </vt:variant>
      <vt:variant>
        <vt:i4>1310770</vt:i4>
      </vt:variant>
      <vt:variant>
        <vt:i4>80</vt:i4>
      </vt:variant>
      <vt:variant>
        <vt:i4>0</vt:i4>
      </vt:variant>
      <vt:variant>
        <vt:i4>5</vt:i4>
      </vt:variant>
      <vt:variant>
        <vt:lpwstr/>
      </vt:variant>
      <vt:variant>
        <vt:lpwstr>_Toc242170560</vt:lpwstr>
      </vt:variant>
      <vt:variant>
        <vt:i4>1507378</vt:i4>
      </vt:variant>
      <vt:variant>
        <vt:i4>74</vt:i4>
      </vt:variant>
      <vt:variant>
        <vt:i4>0</vt:i4>
      </vt:variant>
      <vt:variant>
        <vt:i4>5</vt:i4>
      </vt:variant>
      <vt:variant>
        <vt:lpwstr/>
      </vt:variant>
      <vt:variant>
        <vt:lpwstr>_Toc242170559</vt:lpwstr>
      </vt:variant>
      <vt:variant>
        <vt:i4>1507378</vt:i4>
      </vt:variant>
      <vt:variant>
        <vt:i4>68</vt:i4>
      </vt:variant>
      <vt:variant>
        <vt:i4>0</vt:i4>
      </vt:variant>
      <vt:variant>
        <vt:i4>5</vt:i4>
      </vt:variant>
      <vt:variant>
        <vt:lpwstr/>
      </vt:variant>
      <vt:variant>
        <vt:lpwstr>_Toc242170558</vt:lpwstr>
      </vt:variant>
      <vt:variant>
        <vt:i4>1507378</vt:i4>
      </vt:variant>
      <vt:variant>
        <vt:i4>62</vt:i4>
      </vt:variant>
      <vt:variant>
        <vt:i4>0</vt:i4>
      </vt:variant>
      <vt:variant>
        <vt:i4>5</vt:i4>
      </vt:variant>
      <vt:variant>
        <vt:lpwstr/>
      </vt:variant>
      <vt:variant>
        <vt:lpwstr>_Toc242170557</vt:lpwstr>
      </vt:variant>
      <vt:variant>
        <vt:i4>1507378</vt:i4>
      </vt:variant>
      <vt:variant>
        <vt:i4>56</vt:i4>
      </vt:variant>
      <vt:variant>
        <vt:i4>0</vt:i4>
      </vt:variant>
      <vt:variant>
        <vt:i4>5</vt:i4>
      </vt:variant>
      <vt:variant>
        <vt:lpwstr/>
      </vt:variant>
      <vt:variant>
        <vt:lpwstr>_Toc242170556</vt:lpwstr>
      </vt:variant>
      <vt:variant>
        <vt:i4>1507378</vt:i4>
      </vt:variant>
      <vt:variant>
        <vt:i4>50</vt:i4>
      </vt:variant>
      <vt:variant>
        <vt:i4>0</vt:i4>
      </vt:variant>
      <vt:variant>
        <vt:i4>5</vt:i4>
      </vt:variant>
      <vt:variant>
        <vt:lpwstr/>
      </vt:variant>
      <vt:variant>
        <vt:lpwstr>_Toc242170555</vt:lpwstr>
      </vt:variant>
      <vt:variant>
        <vt:i4>1507378</vt:i4>
      </vt:variant>
      <vt:variant>
        <vt:i4>44</vt:i4>
      </vt:variant>
      <vt:variant>
        <vt:i4>0</vt:i4>
      </vt:variant>
      <vt:variant>
        <vt:i4>5</vt:i4>
      </vt:variant>
      <vt:variant>
        <vt:lpwstr/>
      </vt:variant>
      <vt:variant>
        <vt:lpwstr>_Toc242170554</vt:lpwstr>
      </vt:variant>
      <vt:variant>
        <vt:i4>1507378</vt:i4>
      </vt:variant>
      <vt:variant>
        <vt:i4>38</vt:i4>
      </vt:variant>
      <vt:variant>
        <vt:i4>0</vt:i4>
      </vt:variant>
      <vt:variant>
        <vt:i4>5</vt:i4>
      </vt:variant>
      <vt:variant>
        <vt:lpwstr/>
      </vt:variant>
      <vt:variant>
        <vt:lpwstr>_Toc242170553</vt:lpwstr>
      </vt:variant>
      <vt:variant>
        <vt:i4>1507378</vt:i4>
      </vt:variant>
      <vt:variant>
        <vt:i4>32</vt:i4>
      </vt:variant>
      <vt:variant>
        <vt:i4>0</vt:i4>
      </vt:variant>
      <vt:variant>
        <vt:i4>5</vt:i4>
      </vt:variant>
      <vt:variant>
        <vt:lpwstr/>
      </vt:variant>
      <vt:variant>
        <vt:lpwstr>_Toc242170552</vt:lpwstr>
      </vt:variant>
      <vt:variant>
        <vt:i4>1507378</vt:i4>
      </vt:variant>
      <vt:variant>
        <vt:i4>26</vt:i4>
      </vt:variant>
      <vt:variant>
        <vt:i4>0</vt:i4>
      </vt:variant>
      <vt:variant>
        <vt:i4>5</vt:i4>
      </vt:variant>
      <vt:variant>
        <vt:lpwstr/>
      </vt:variant>
      <vt:variant>
        <vt:lpwstr>_Toc242170551</vt:lpwstr>
      </vt:variant>
      <vt:variant>
        <vt:i4>1507378</vt:i4>
      </vt:variant>
      <vt:variant>
        <vt:i4>20</vt:i4>
      </vt:variant>
      <vt:variant>
        <vt:i4>0</vt:i4>
      </vt:variant>
      <vt:variant>
        <vt:i4>5</vt:i4>
      </vt:variant>
      <vt:variant>
        <vt:lpwstr/>
      </vt:variant>
      <vt:variant>
        <vt:lpwstr>_Toc242170550</vt:lpwstr>
      </vt:variant>
      <vt:variant>
        <vt:i4>1441842</vt:i4>
      </vt:variant>
      <vt:variant>
        <vt:i4>14</vt:i4>
      </vt:variant>
      <vt:variant>
        <vt:i4>0</vt:i4>
      </vt:variant>
      <vt:variant>
        <vt:i4>5</vt:i4>
      </vt:variant>
      <vt:variant>
        <vt:lpwstr/>
      </vt:variant>
      <vt:variant>
        <vt:lpwstr>_Toc242170549</vt:lpwstr>
      </vt:variant>
      <vt:variant>
        <vt:i4>1441842</vt:i4>
      </vt:variant>
      <vt:variant>
        <vt:i4>8</vt:i4>
      </vt:variant>
      <vt:variant>
        <vt:i4>0</vt:i4>
      </vt:variant>
      <vt:variant>
        <vt:i4>5</vt:i4>
      </vt:variant>
      <vt:variant>
        <vt:lpwstr/>
      </vt:variant>
      <vt:variant>
        <vt:lpwstr>_Toc242170548</vt:lpwstr>
      </vt:variant>
      <vt:variant>
        <vt:i4>1441842</vt:i4>
      </vt:variant>
      <vt:variant>
        <vt:i4>2</vt:i4>
      </vt:variant>
      <vt:variant>
        <vt:i4>0</vt:i4>
      </vt:variant>
      <vt:variant>
        <vt:i4>5</vt:i4>
      </vt:variant>
      <vt:variant>
        <vt:lpwstr/>
      </vt:variant>
      <vt:variant>
        <vt:lpwstr>_Toc242170547</vt:lpwstr>
      </vt:variant>
      <vt:variant>
        <vt:i4>1441864</vt:i4>
      </vt:variant>
      <vt:variant>
        <vt:i4>3</vt:i4>
      </vt:variant>
      <vt:variant>
        <vt:i4>0</vt:i4>
      </vt:variant>
      <vt:variant>
        <vt:i4>5</vt:i4>
      </vt:variant>
      <vt:variant>
        <vt:lpwstr>https://workcoverqld.sharepoint.com/sites/intranet-policies/SitePages/Cyber-Security-Risk-Management-Policy.aspx</vt:lpwstr>
      </vt:variant>
      <vt:variant>
        <vt:lpwstr/>
      </vt:variant>
      <vt:variant>
        <vt:i4>4390928</vt:i4>
      </vt:variant>
      <vt:variant>
        <vt:i4>0</vt:i4>
      </vt:variant>
      <vt:variant>
        <vt:i4>0</vt:i4>
      </vt:variant>
      <vt:variant>
        <vt:i4>5</vt:i4>
      </vt:variant>
      <vt:variant>
        <vt:lpwstr>https://workcoverqld.sharepoint.com/sites/intranet-policies/SitePages/Information-Asset-Classification-Policy.aspx?web=1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Identity Access Management (CIAM), Core platform implementation design</dc:title>
  <dc:subject/>
  <dc:creator>Miranda Patten</dc:creator>
  <cp:keywords>Customer Identity Auth0 CIAM</cp:keywords>
  <dc:description/>
  <cp:lastModifiedBy>Mark Trory-Davies</cp:lastModifiedBy>
  <cp:revision>1566</cp:revision>
  <cp:lastPrinted>2026-08-20T07:04:00Z</cp:lastPrinted>
  <dcterms:created xsi:type="dcterms:W3CDTF">2026-09-05T09:00:00Z</dcterms:created>
  <dcterms:modified xsi:type="dcterms:W3CDTF">2026-10-28T01:10:00Z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cq_sdgdocumenttype">
    <vt:lpwstr/>
  </property>
  <property fmtid="{D5CDD505-2E9C-101B-9397-08002B2CF9AE}" pid="3" name="MediaServiceImageTags">
    <vt:lpwstr/>
  </property>
  <property fmtid="{D5CDD505-2E9C-101B-9397-08002B2CF9AE}" pid="4" name="wcq_sdgtopics">
    <vt:lpwstr/>
  </property>
  <property fmtid="{D5CDD505-2E9C-101B-9397-08002B2CF9AE}" pid="5" name="wcq_organisation">
    <vt:lpwstr>1;#Communications|20e8035e-7164-430f-b396-070c739fc7cf</vt:lpwstr>
  </property>
  <property fmtid="{D5CDD505-2E9C-101B-9397-08002B2CF9AE}" pid="6" name="StakeholderKeywords">
    <vt:lpwstr/>
  </property>
  <property fmtid="{D5CDD505-2E9C-101B-9397-08002B2CF9AE}" pid="7" name="lcf76f155ced4ddcb4097134ff3c332f">
    <vt:lpwstr/>
  </property>
  <property fmtid="{D5CDD505-2E9C-101B-9397-08002B2CF9AE}" pid="8" name="bed168a1364d452fb7949914c62deb1d0">
    <vt:lpwstr/>
  </property>
  <property fmtid="{D5CDD505-2E9C-101B-9397-08002B2CF9AE}" pid="9" name="TaxCatchAll">
    <vt:lpwstr/>
  </property>
  <property fmtid="{D5CDD505-2E9C-101B-9397-08002B2CF9AE}" pid="10" name="kfbde67efc3e400f839bfae33964299c0">
    <vt:lpwstr/>
  </property>
  <property fmtid="{D5CDD505-2E9C-101B-9397-08002B2CF9AE}" pid="11" name="StakeholdersAndVendors">
    <vt:lpwstr/>
  </property>
  <property fmtid="{D5CDD505-2E9C-101B-9397-08002B2CF9AE}" pid="12" name="ContentTypeId">
    <vt:lpwstr>0x010100F21889B9EEA00940945D6D3CD1C88620</vt:lpwstr>
  </property>
  <property fmtid="{D5CDD505-2E9C-101B-9397-08002B2CF9AE}" pid="13" name="docLang">
    <vt:lpwstr>en</vt:lpwstr>
  </property>
  <property fmtid="{D5CDD505-2E9C-101B-9397-08002B2CF9AE}" pid="14" name="_dlc_DocIdItemGuid">
    <vt:lpwstr>97df9005-1699-40d1-956d-bd34485f07a9</vt:lpwstr>
  </property>
  <property fmtid="{D5CDD505-2E9C-101B-9397-08002B2CF9AE}" pid="15" name="Order">
    <vt:r8>149500</vt:r8>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xd_Signature">
    <vt:bool>false</vt:bool>
  </property>
</Properties>
</file>